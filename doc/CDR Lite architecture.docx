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D5B" w:rsidRPr="00FF14DD" w:rsidRDefault="00D31D5B" w:rsidP="000048CF">
      <w:pPr>
        <w:pStyle w:val="TitleCover"/>
        <w:spacing w:after="240"/>
        <w:rPr>
          <w:rFonts w:ascii="Arial" w:hAnsi="Arial" w:cs="Arial"/>
          <w:sz w:val="52"/>
        </w:rPr>
      </w:pPr>
      <w:bookmarkStart w:id="0" w:name="_Toc523878296"/>
      <w:bookmarkStart w:id="1" w:name="_Toc521978636"/>
    </w:p>
    <w:p w:rsidR="00D31D5B" w:rsidRPr="00FF14DD" w:rsidRDefault="00D31D5B">
      <w:pPr>
        <w:pStyle w:val="TitleCover"/>
        <w:spacing w:after="240"/>
        <w:jc w:val="right"/>
        <w:rPr>
          <w:rFonts w:ascii="Arial" w:hAnsi="Arial" w:cs="Arial"/>
          <w:sz w:val="52"/>
        </w:rPr>
      </w:pPr>
    </w:p>
    <w:p w:rsidR="00D31D5B" w:rsidRPr="00FF14DD" w:rsidRDefault="00D31D5B">
      <w:pPr>
        <w:rPr>
          <w:rFonts w:ascii="Arial" w:hAnsi="Arial" w:cs="Arial"/>
        </w:rPr>
      </w:pPr>
    </w:p>
    <w:p w:rsidR="00D34EC0" w:rsidRPr="009C20DD" w:rsidRDefault="007C03DC" w:rsidP="003E2FB5">
      <w:pPr>
        <w:pStyle w:val="Title"/>
        <w:jc w:val="right"/>
        <w:rPr>
          <w:rFonts w:ascii="Arial" w:hAnsi="Arial" w:cs="Arial"/>
          <w:sz w:val="40"/>
          <w:szCs w:val="40"/>
        </w:rPr>
      </w:pPr>
      <w:r w:rsidRPr="00080DD8">
        <w:rPr>
          <w:rFonts w:ascii="Arial" w:hAnsi="Arial" w:cs="Arial"/>
          <w:i/>
          <w:sz w:val="40"/>
          <w:szCs w:val="40"/>
        </w:rPr>
        <w:t>Comprehensive Data Resource (CDR</w:t>
      </w:r>
      <w:r w:rsidRPr="003E2FB5">
        <w:rPr>
          <w:rFonts w:ascii="Arial" w:hAnsi="Arial" w:cs="Arial"/>
          <w:sz w:val="40"/>
          <w:szCs w:val="40"/>
        </w:rPr>
        <w:t>)</w:t>
      </w:r>
      <w:r w:rsidR="003E2FB5" w:rsidRPr="003E2FB5">
        <w:rPr>
          <w:rFonts w:ascii="Arial" w:hAnsi="Arial" w:cs="Arial"/>
          <w:sz w:val="40"/>
          <w:szCs w:val="40"/>
        </w:rPr>
        <w:t xml:space="preserve"> Design</w:t>
      </w:r>
      <w:r w:rsidR="003E2FB5" w:rsidRPr="00080DD8" w:rsidDel="003E2FB5">
        <w:rPr>
          <w:rFonts w:ascii="Arial" w:hAnsi="Arial" w:cs="Arial"/>
          <w:i/>
          <w:sz w:val="40"/>
          <w:szCs w:val="40"/>
        </w:rPr>
        <w:t xml:space="preserve"> </w:t>
      </w:r>
    </w:p>
    <w:p w:rsidR="0016596E" w:rsidRPr="005D7042" w:rsidRDefault="00D31D5B">
      <w:pPr>
        <w:pStyle w:val="StyleSubtitleCover2TopNoborder"/>
        <w:rPr>
          <w:rFonts w:ascii="Arial" w:hAnsi="Arial" w:cs="Arial"/>
        </w:rPr>
      </w:pPr>
      <w:r w:rsidRPr="006C6B75">
        <w:rPr>
          <w:rFonts w:ascii="Arial" w:hAnsi="Arial" w:cs="Arial"/>
        </w:rPr>
        <w:t xml:space="preserve">Version </w:t>
      </w:r>
      <w:r w:rsidR="006537C8" w:rsidRPr="005D7042">
        <w:rPr>
          <w:rFonts w:ascii="Arial" w:hAnsi="Arial" w:cs="Arial"/>
        </w:rPr>
        <w:t>1.0.</w:t>
      </w:r>
      <w:r w:rsidR="00EB37D3">
        <w:rPr>
          <w:rFonts w:ascii="Arial" w:hAnsi="Arial" w:cs="Arial"/>
        </w:rPr>
        <w:t>2</w:t>
      </w:r>
    </w:p>
    <w:p w:rsidR="00D31D5B" w:rsidRPr="006C6B75" w:rsidRDefault="003E2FB5">
      <w:pPr>
        <w:pStyle w:val="StyleSubtitleCover2TopNoborder"/>
        <w:rPr>
          <w:rFonts w:ascii="Arial" w:hAnsi="Arial" w:cs="Arial"/>
        </w:rPr>
      </w:pPr>
      <w:r w:rsidRPr="00992E0B">
        <w:rPr>
          <w:rFonts w:ascii="Arial" w:hAnsi="Arial" w:cs="Arial"/>
          <w:strike/>
        </w:rPr>
        <w:t>7</w:t>
      </w:r>
      <w:r w:rsidR="006537C8" w:rsidRPr="00992E0B">
        <w:rPr>
          <w:rFonts w:ascii="Arial" w:hAnsi="Arial" w:cs="Arial"/>
          <w:strike/>
        </w:rPr>
        <w:t>/</w:t>
      </w:r>
      <w:r w:rsidRPr="00992E0B">
        <w:rPr>
          <w:rFonts w:ascii="Arial" w:hAnsi="Arial" w:cs="Arial"/>
          <w:strike/>
        </w:rPr>
        <w:t>20</w:t>
      </w:r>
      <w:r w:rsidR="006537C8" w:rsidRPr="00992E0B">
        <w:rPr>
          <w:rFonts w:ascii="Arial" w:hAnsi="Arial" w:cs="Arial"/>
          <w:strike/>
        </w:rPr>
        <w:t>/</w:t>
      </w:r>
      <w:r w:rsidR="006537C8" w:rsidRPr="005D7042">
        <w:rPr>
          <w:rFonts w:ascii="Arial" w:hAnsi="Arial" w:cs="Arial"/>
        </w:rPr>
        <w:t>2015</w:t>
      </w:r>
    </w:p>
    <w:p w:rsidR="00D31D5B" w:rsidRDefault="00D31D5B">
      <w:pPr>
        <w:rPr>
          <w:rFonts w:ascii="Arial" w:hAnsi="Arial" w:cs="Arial"/>
        </w:rPr>
      </w:pPr>
    </w:p>
    <w:p w:rsidR="00101BB7" w:rsidRPr="006C6B75" w:rsidRDefault="00101BB7">
      <w:pPr>
        <w:rPr>
          <w:rFonts w:ascii="Arial" w:hAnsi="Arial" w:cs="Arial"/>
        </w:rPr>
      </w:pPr>
    </w:p>
    <w:p w:rsidR="00D31D5B" w:rsidRPr="006C6B75" w:rsidRDefault="00353AD7">
      <w:pPr>
        <w:rPr>
          <w:rFonts w:ascii="Arial" w:hAnsi="Arial" w:cs="Arial"/>
        </w:rPr>
        <w:sectPr w:rsidR="00D31D5B" w:rsidRPr="006C6B75" w:rsidSect="00353AD7">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pgNumType w:fmt="lowerRoman"/>
          <w:cols w:space="720"/>
          <w:titlePg/>
          <w:docGrid w:linePitch="360"/>
        </w:sectPr>
      </w:pPr>
      <w:r>
        <w:rPr>
          <w:rFonts w:ascii="Arial" w:hAnsi="Arial" w:cs="Arial"/>
        </w:rPr>
        <w:br w:type="page"/>
      </w:r>
    </w:p>
    <w:p w:rsidR="00000D73" w:rsidRPr="00000D73" w:rsidRDefault="00000D73" w:rsidP="00000D73">
      <w:pPr>
        <w:pStyle w:val="InfoBlue"/>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rsidR="00D34EC0" w:rsidRPr="009C20DD" w:rsidRDefault="006E3ED8" w:rsidP="00080DD8">
      <w:r>
        <w:t xml:space="preserve">This document combines information from a variety of existing sources in describing the design and context under which the Comprehensive Data </w:t>
      </w:r>
      <w:r w:rsidR="00E6582C">
        <w:t>Resource</w:t>
      </w:r>
      <w:r w:rsidR="00660D0C">
        <w:t xml:space="preserve"> o</w:t>
      </w:r>
      <w:r>
        <w:t xml:space="preserve">perates.  This document is consistent with version </w:t>
      </w:r>
      <w:r w:rsidR="00F5533E">
        <w:t>1.0</w:t>
      </w:r>
      <w:r>
        <w:t xml:space="preserve"> of the CDR</w:t>
      </w:r>
      <w:r w:rsidR="00F5533E">
        <w:t xml:space="preserve"> Lite</w:t>
      </w:r>
      <w:r>
        <w:t>.</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rsidTr="0080666F">
        <w:trPr>
          <w:trHeight w:val="528"/>
        </w:trPr>
        <w:tc>
          <w:tcPr>
            <w:tcW w:w="914"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Implemented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Revision</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Approval</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rsidTr="0080666F">
        <w:trPr>
          <w:trHeight w:val="70"/>
        </w:trPr>
        <w:tc>
          <w:tcPr>
            <w:tcW w:w="914" w:type="dxa"/>
          </w:tcPr>
          <w:p w:rsidR="00D34EC0" w:rsidRPr="009C20DD" w:rsidRDefault="006E3ED8" w:rsidP="0080666F">
            <w:pPr>
              <w:pStyle w:val="Tabletext"/>
              <w:jc w:val="center"/>
              <w:rPr>
                <w:rFonts w:cs="Arial"/>
              </w:rPr>
            </w:pPr>
            <w:r>
              <w:rPr>
                <w:rFonts w:cs="Arial"/>
              </w:rPr>
              <w:t>0.1</w:t>
            </w:r>
          </w:p>
        </w:tc>
        <w:tc>
          <w:tcPr>
            <w:tcW w:w="1440" w:type="dxa"/>
          </w:tcPr>
          <w:p w:rsidR="00D34EC0" w:rsidRPr="009A2F20" w:rsidRDefault="006E3ED8" w:rsidP="0080666F">
            <w:pPr>
              <w:pStyle w:val="Tabletext"/>
              <w:rPr>
                <w:rFonts w:cs="Arial"/>
              </w:rPr>
            </w:pPr>
            <w:r w:rsidRPr="009A2F20">
              <w:rPr>
                <w:rFonts w:cs="Arial"/>
                <w:i/>
              </w:rPr>
              <w:t>William Brent Lander, Jeff McLean</w:t>
            </w:r>
          </w:p>
        </w:tc>
        <w:tc>
          <w:tcPr>
            <w:tcW w:w="1260" w:type="dxa"/>
          </w:tcPr>
          <w:p w:rsidR="00D34EC0" w:rsidRPr="009A2F20" w:rsidRDefault="006E3ED8" w:rsidP="00547EC2">
            <w:pPr>
              <w:pStyle w:val="Tabletext"/>
              <w:jc w:val="center"/>
              <w:rPr>
                <w:rFonts w:cs="Arial"/>
              </w:rPr>
            </w:pPr>
            <w:r w:rsidRPr="009A2F20">
              <w:rPr>
                <w:rFonts w:cs="Arial"/>
                <w:i/>
              </w:rPr>
              <w:t>07/0</w:t>
            </w:r>
            <w:r w:rsidR="00547EC2" w:rsidRPr="009A2F20">
              <w:rPr>
                <w:rFonts w:cs="Arial"/>
                <w:i/>
              </w:rPr>
              <w:t>6</w:t>
            </w:r>
            <w:r w:rsidRPr="009A2F20">
              <w:rPr>
                <w:rFonts w:cs="Arial"/>
                <w:i/>
              </w:rPr>
              <w:t>/2014</w:t>
            </w:r>
          </w:p>
        </w:tc>
        <w:tc>
          <w:tcPr>
            <w:tcW w:w="1678" w:type="dxa"/>
          </w:tcPr>
          <w:p w:rsidR="00D34EC0" w:rsidRPr="009A2F20" w:rsidRDefault="00D34EC0" w:rsidP="0080666F">
            <w:pPr>
              <w:pStyle w:val="Tabletext"/>
              <w:rPr>
                <w:rFonts w:cs="Arial"/>
              </w:rPr>
            </w:pPr>
          </w:p>
        </w:tc>
        <w:tc>
          <w:tcPr>
            <w:tcW w:w="1202" w:type="dxa"/>
          </w:tcPr>
          <w:p w:rsidR="00D34EC0" w:rsidRPr="009A2F20" w:rsidRDefault="00D34EC0" w:rsidP="0080666F">
            <w:pPr>
              <w:pStyle w:val="Tabletext"/>
              <w:jc w:val="center"/>
              <w:rPr>
                <w:rFonts w:cs="Arial"/>
              </w:rPr>
            </w:pPr>
          </w:p>
        </w:tc>
        <w:tc>
          <w:tcPr>
            <w:tcW w:w="2808" w:type="dxa"/>
          </w:tcPr>
          <w:p w:rsidR="00D34EC0" w:rsidRPr="009A2F20" w:rsidRDefault="006E3ED8" w:rsidP="009A2F20">
            <w:pPr>
              <w:pStyle w:val="Tabletext"/>
              <w:jc w:val="center"/>
              <w:rPr>
                <w:rFonts w:cs="Arial"/>
              </w:rPr>
            </w:pPr>
            <w:r w:rsidRPr="009A2F20">
              <w:rPr>
                <w:rFonts w:cs="Arial"/>
                <w:i/>
              </w:rPr>
              <w:t>Working initial draft.</w:t>
            </w:r>
          </w:p>
        </w:tc>
      </w:tr>
      <w:tr w:rsidR="00D34EC0" w:rsidRPr="009C20DD" w:rsidTr="0080666F">
        <w:trPr>
          <w:trHeight w:val="248"/>
        </w:trPr>
        <w:tc>
          <w:tcPr>
            <w:tcW w:w="914" w:type="dxa"/>
          </w:tcPr>
          <w:p w:rsidR="00D34EC0" w:rsidRPr="00FD02FA" w:rsidRDefault="007D1848" w:rsidP="0080666F">
            <w:pPr>
              <w:pStyle w:val="Tabletext"/>
              <w:jc w:val="center"/>
            </w:pPr>
            <w:r w:rsidRPr="00FD02FA">
              <w:t>0.</w:t>
            </w:r>
            <w:r w:rsidR="00C47B9A" w:rsidRPr="00FD02FA">
              <w:rPr>
                <w:rFonts w:cs="Arial"/>
                <w:i/>
              </w:rPr>
              <w:t>2</w:t>
            </w:r>
          </w:p>
        </w:tc>
        <w:tc>
          <w:tcPr>
            <w:tcW w:w="1440" w:type="dxa"/>
          </w:tcPr>
          <w:p w:rsidR="00D34EC0" w:rsidRPr="00FD02FA" w:rsidRDefault="00C47B9A" w:rsidP="0080666F">
            <w:pPr>
              <w:pStyle w:val="Tabletext"/>
            </w:pPr>
            <w:r w:rsidRPr="00FD02FA">
              <w:rPr>
                <w:rFonts w:cs="Arial"/>
                <w:i/>
              </w:rPr>
              <w:t>David Tabor</w:t>
            </w:r>
          </w:p>
        </w:tc>
        <w:tc>
          <w:tcPr>
            <w:tcW w:w="1260" w:type="dxa"/>
          </w:tcPr>
          <w:p w:rsidR="00D34EC0" w:rsidRPr="00FD02FA" w:rsidRDefault="00ED1985" w:rsidP="0080666F">
            <w:pPr>
              <w:pStyle w:val="Tabletext"/>
              <w:jc w:val="center"/>
            </w:pPr>
            <w:r>
              <w:t xml:space="preserve"> 06-Aug-2014</w:t>
            </w:r>
          </w:p>
        </w:tc>
        <w:tc>
          <w:tcPr>
            <w:tcW w:w="1678" w:type="dxa"/>
          </w:tcPr>
          <w:p w:rsidR="00D34EC0" w:rsidRPr="00FD02FA" w:rsidRDefault="00D34EC0" w:rsidP="0080666F">
            <w:pPr>
              <w:pStyle w:val="Tabletext"/>
              <w:jc w:val="center"/>
            </w:pPr>
          </w:p>
        </w:tc>
        <w:tc>
          <w:tcPr>
            <w:tcW w:w="1202" w:type="dxa"/>
          </w:tcPr>
          <w:p w:rsidR="00D34EC0" w:rsidRPr="00FD02FA" w:rsidRDefault="00D34EC0" w:rsidP="0080666F">
            <w:pPr>
              <w:pStyle w:val="Tabletext"/>
              <w:jc w:val="center"/>
            </w:pPr>
          </w:p>
        </w:tc>
        <w:tc>
          <w:tcPr>
            <w:tcW w:w="2808" w:type="dxa"/>
          </w:tcPr>
          <w:p w:rsidR="00D34EC0" w:rsidRPr="00FD02FA" w:rsidRDefault="00C47B9A" w:rsidP="00ED1985">
            <w:pPr>
              <w:pStyle w:val="Tabletext"/>
              <w:jc w:val="center"/>
            </w:pPr>
            <w:r w:rsidRPr="00FD02FA">
              <w:rPr>
                <w:rFonts w:cs="Arial"/>
                <w:i/>
              </w:rPr>
              <w:t>Incremental draft update</w:t>
            </w:r>
            <w:r w:rsidR="00ED1985">
              <w:rPr>
                <w:rFonts w:cs="Arial"/>
                <w:i/>
              </w:rPr>
              <w:t xml:space="preserve"> </w:t>
            </w:r>
          </w:p>
        </w:tc>
      </w:tr>
      <w:tr w:rsidR="003361D8" w:rsidRPr="009C20DD" w:rsidTr="0080666F">
        <w:trPr>
          <w:trHeight w:val="248"/>
        </w:trPr>
        <w:tc>
          <w:tcPr>
            <w:tcW w:w="914" w:type="dxa"/>
          </w:tcPr>
          <w:p w:rsidR="003361D8" w:rsidRPr="00FD02FA" w:rsidRDefault="003361D8" w:rsidP="0080666F">
            <w:pPr>
              <w:pStyle w:val="Tabletext"/>
              <w:jc w:val="center"/>
            </w:pPr>
            <w:r>
              <w:t>0.3</w:t>
            </w:r>
            <w:r w:rsidR="000A1C68">
              <w:t xml:space="preserve"> – 0.7</w:t>
            </w:r>
          </w:p>
        </w:tc>
        <w:tc>
          <w:tcPr>
            <w:tcW w:w="1440" w:type="dxa"/>
          </w:tcPr>
          <w:p w:rsidR="003361D8" w:rsidRPr="00FD02FA" w:rsidRDefault="003361D8" w:rsidP="0080666F">
            <w:pPr>
              <w:pStyle w:val="Tabletext"/>
              <w:rPr>
                <w:rFonts w:cs="Arial"/>
                <w:i/>
              </w:rPr>
            </w:pPr>
            <w:r>
              <w:rPr>
                <w:rFonts w:cs="Arial"/>
                <w:i/>
              </w:rPr>
              <w:t>Charlie Shive</w:t>
            </w:r>
            <w:r w:rsidR="000A1C68">
              <w:rPr>
                <w:rFonts w:cs="Arial"/>
                <w:i/>
              </w:rPr>
              <w:t>, Jeff McLean, David Tabor</w:t>
            </w:r>
          </w:p>
        </w:tc>
        <w:tc>
          <w:tcPr>
            <w:tcW w:w="1260" w:type="dxa"/>
          </w:tcPr>
          <w:p w:rsidR="003361D8" w:rsidRDefault="000A1C68" w:rsidP="0080666F">
            <w:pPr>
              <w:pStyle w:val="Tabletext"/>
              <w:jc w:val="center"/>
            </w:pPr>
            <w:r>
              <w:t>07-</w:t>
            </w:r>
            <w:r w:rsidR="003361D8">
              <w:t>11-Aug-2014</w:t>
            </w:r>
          </w:p>
        </w:tc>
        <w:tc>
          <w:tcPr>
            <w:tcW w:w="1678" w:type="dxa"/>
          </w:tcPr>
          <w:p w:rsidR="003361D8" w:rsidRPr="00FD02FA" w:rsidRDefault="003361D8" w:rsidP="0080666F">
            <w:pPr>
              <w:pStyle w:val="Tabletext"/>
              <w:jc w:val="center"/>
            </w:pPr>
          </w:p>
        </w:tc>
        <w:tc>
          <w:tcPr>
            <w:tcW w:w="1202" w:type="dxa"/>
          </w:tcPr>
          <w:p w:rsidR="003361D8" w:rsidRPr="00FD02FA" w:rsidRDefault="003361D8" w:rsidP="0080666F">
            <w:pPr>
              <w:pStyle w:val="Tabletext"/>
              <w:jc w:val="center"/>
            </w:pPr>
          </w:p>
        </w:tc>
        <w:tc>
          <w:tcPr>
            <w:tcW w:w="2808" w:type="dxa"/>
          </w:tcPr>
          <w:p w:rsidR="003361D8" w:rsidRPr="00FD02FA" w:rsidRDefault="003361D8" w:rsidP="00ED1985">
            <w:pPr>
              <w:pStyle w:val="Tabletext"/>
              <w:jc w:val="center"/>
              <w:rPr>
                <w:rFonts w:cs="Arial"/>
                <w:i/>
              </w:rPr>
            </w:pPr>
            <w:r>
              <w:rPr>
                <w:rFonts w:cs="Arial"/>
                <w:i/>
              </w:rPr>
              <w:t>Incremental draft update</w:t>
            </w:r>
          </w:p>
        </w:tc>
      </w:tr>
      <w:tr w:rsidR="00D34EC0" w:rsidRPr="009C20DD" w:rsidTr="0080666F">
        <w:trPr>
          <w:trHeight w:val="248"/>
        </w:trPr>
        <w:tc>
          <w:tcPr>
            <w:tcW w:w="914" w:type="dxa"/>
          </w:tcPr>
          <w:p w:rsidR="00D34EC0" w:rsidRPr="009C20DD" w:rsidRDefault="00606B8B" w:rsidP="0080666F">
            <w:pPr>
              <w:pStyle w:val="Tabletext"/>
              <w:jc w:val="center"/>
              <w:rPr>
                <w:rFonts w:cs="Arial"/>
              </w:rPr>
            </w:pPr>
            <w:r>
              <w:rPr>
                <w:rFonts w:cs="Arial"/>
              </w:rPr>
              <w:t>0.8</w:t>
            </w:r>
          </w:p>
        </w:tc>
        <w:tc>
          <w:tcPr>
            <w:tcW w:w="1440" w:type="dxa"/>
          </w:tcPr>
          <w:p w:rsidR="00D34EC0" w:rsidRPr="009C20DD" w:rsidRDefault="00606B8B" w:rsidP="0080666F">
            <w:pPr>
              <w:pStyle w:val="Tabletext"/>
              <w:rPr>
                <w:rFonts w:cs="Arial"/>
              </w:rPr>
            </w:pPr>
            <w:r>
              <w:rPr>
                <w:rFonts w:cs="Arial"/>
              </w:rPr>
              <w:t>William Brent Lander - restructured</w:t>
            </w:r>
          </w:p>
        </w:tc>
        <w:tc>
          <w:tcPr>
            <w:tcW w:w="1260" w:type="dxa"/>
          </w:tcPr>
          <w:p w:rsidR="00D34EC0" w:rsidRPr="009C20DD" w:rsidRDefault="00606B8B" w:rsidP="0080666F">
            <w:pPr>
              <w:pStyle w:val="Tabletext"/>
              <w:jc w:val="center"/>
              <w:rPr>
                <w:rFonts w:cs="Arial"/>
              </w:rPr>
            </w:pPr>
            <w:r>
              <w:rPr>
                <w:rFonts w:cs="Arial"/>
              </w:rPr>
              <w:t>12-August-2014</w:t>
            </w:r>
          </w:p>
        </w:tc>
        <w:tc>
          <w:tcPr>
            <w:tcW w:w="1678" w:type="dxa"/>
          </w:tcPr>
          <w:p w:rsidR="00D34EC0" w:rsidRPr="009C20DD" w:rsidRDefault="00D34EC0" w:rsidP="0080666F">
            <w:pPr>
              <w:pStyle w:val="Tabletext"/>
              <w:jc w:val="center"/>
              <w:rPr>
                <w:rFonts w:cs="Arial"/>
              </w:rPr>
            </w:pPr>
          </w:p>
        </w:tc>
        <w:tc>
          <w:tcPr>
            <w:tcW w:w="1202" w:type="dxa"/>
          </w:tcPr>
          <w:p w:rsidR="00D34EC0" w:rsidRPr="009C20DD" w:rsidRDefault="00D34EC0" w:rsidP="0080666F">
            <w:pPr>
              <w:pStyle w:val="Tabletext"/>
              <w:jc w:val="center"/>
              <w:rPr>
                <w:rFonts w:cs="Arial"/>
              </w:rPr>
            </w:pPr>
          </w:p>
        </w:tc>
        <w:tc>
          <w:tcPr>
            <w:tcW w:w="2808" w:type="dxa"/>
          </w:tcPr>
          <w:p w:rsidR="00D34EC0" w:rsidRPr="009C20DD" w:rsidRDefault="00606B8B" w:rsidP="0080666F">
            <w:pPr>
              <w:pStyle w:val="Tabletext"/>
              <w:jc w:val="center"/>
              <w:rPr>
                <w:rFonts w:cs="Arial"/>
              </w:rPr>
            </w:pPr>
            <w:r>
              <w:rPr>
                <w:rFonts w:cs="Arial"/>
              </w:rPr>
              <w:t xml:space="preserve">Incremental Draft </w:t>
            </w:r>
          </w:p>
        </w:tc>
      </w:tr>
      <w:tr w:rsidR="00C956D9" w:rsidRPr="009C20DD" w:rsidTr="0080666F">
        <w:trPr>
          <w:trHeight w:val="248"/>
        </w:trPr>
        <w:tc>
          <w:tcPr>
            <w:tcW w:w="914" w:type="dxa"/>
          </w:tcPr>
          <w:p w:rsidR="00C956D9" w:rsidRDefault="00C956D9" w:rsidP="0080666F">
            <w:pPr>
              <w:pStyle w:val="Tabletext"/>
              <w:jc w:val="center"/>
              <w:rPr>
                <w:rFonts w:cs="Arial"/>
              </w:rPr>
            </w:pPr>
            <w:r>
              <w:rPr>
                <w:rFonts w:cs="Arial"/>
              </w:rPr>
              <w:t>0.8.1</w:t>
            </w:r>
          </w:p>
        </w:tc>
        <w:tc>
          <w:tcPr>
            <w:tcW w:w="1440" w:type="dxa"/>
          </w:tcPr>
          <w:p w:rsidR="00C956D9" w:rsidRDefault="00C956D9" w:rsidP="0080666F">
            <w:pPr>
              <w:pStyle w:val="Tabletext"/>
              <w:rPr>
                <w:rFonts w:cs="Arial"/>
              </w:rPr>
            </w:pPr>
            <w:r>
              <w:rPr>
                <w:rFonts w:cs="Arial"/>
              </w:rPr>
              <w:t xml:space="preserve">Charles Shive – added </w:t>
            </w:r>
            <w:r w:rsidR="001C3CB6">
              <w:rPr>
                <w:rFonts w:cs="Arial"/>
              </w:rPr>
              <w:t>ConOps</w:t>
            </w:r>
            <w:r>
              <w:rPr>
                <w:rFonts w:cs="Arial"/>
              </w:rPr>
              <w:t xml:space="preserve"> section</w:t>
            </w:r>
          </w:p>
        </w:tc>
        <w:tc>
          <w:tcPr>
            <w:tcW w:w="1260" w:type="dxa"/>
          </w:tcPr>
          <w:p w:rsidR="00C956D9" w:rsidRDefault="00C956D9" w:rsidP="0080666F">
            <w:pPr>
              <w:pStyle w:val="Tabletext"/>
              <w:jc w:val="center"/>
              <w:rPr>
                <w:rFonts w:cs="Arial"/>
              </w:rPr>
            </w:pPr>
            <w:r>
              <w:rPr>
                <w:rFonts w:cs="Arial"/>
              </w:rPr>
              <w:t>27-August 2014</w:t>
            </w:r>
          </w:p>
        </w:tc>
        <w:tc>
          <w:tcPr>
            <w:tcW w:w="1678" w:type="dxa"/>
          </w:tcPr>
          <w:p w:rsidR="00C956D9" w:rsidRPr="009C20DD" w:rsidRDefault="00C956D9" w:rsidP="0080666F">
            <w:pPr>
              <w:pStyle w:val="Tabletext"/>
              <w:jc w:val="center"/>
              <w:rPr>
                <w:rFonts w:cs="Arial"/>
              </w:rPr>
            </w:pPr>
          </w:p>
        </w:tc>
        <w:tc>
          <w:tcPr>
            <w:tcW w:w="1202" w:type="dxa"/>
          </w:tcPr>
          <w:p w:rsidR="00C956D9" w:rsidRPr="009C20DD" w:rsidRDefault="00C956D9" w:rsidP="0080666F">
            <w:pPr>
              <w:pStyle w:val="Tabletext"/>
              <w:jc w:val="center"/>
              <w:rPr>
                <w:rFonts w:cs="Arial"/>
              </w:rPr>
            </w:pPr>
          </w:p>
        </w:tc>
        <w:tc>
          <w:tcPr>
            <w:tcW w:w="2808" w:type="dxa"/>
          </w:tcPr>
          <w:p w:rsidR="00C956D9" w:rsidRDefault="00C956D9" w:rsidP="0080666F">
            <w:pPr>
              <w:pStyle w:val="Tabletext"/>
              <w:jc w:val="center"/>
              <w:rPr>
                <w:rFonts w:cs="Arial"/>
              </w:rPr>
            </w:pPr>
            <w:r>
              <w:rPr>
                <w:rFonts w:cs="Arial"/>
              </w:rPr>
              <w:t>Incremental draft update</w:t>
            </w:r>
          </w:p>
        </w:tc>
      </w:tr>
      <w:tr w:rsidR="006537C8" w:rsidRPr="009C20DD" w:rsidTr="0080666F">
        <w:trPr>
          <w:trHeight w:val="248"/>
        </w:trPr>
        <w:tc>
          <w:tcPr>
            <w:tcW w:w="914" w:type="dxa"/>
          </w:tcPr>
          <w:p w:rsidR="006537C8" w:rsidRDefault="006537C8" w:rsidP="0080666F">
            <w:pPr>
              <w:pStyle w:val="Tabletext"/>
              <w:jc w:val="center"/>
              <w:rPr>
                <w:rFonts w:cs="Arial"/>
              </w:rPr>
            </w:pPr>
            <w:r>
              <w:rPr>
                <w:rFonts w:cs="Arial"/>
              </w:rPr>
              <w:t>1.0.0</w:t>
            </w:r>
          </w:p>
        </w:tc>
        <w:tc>
          <w:tcPr>
            <w:tcW w:w="1440" w:type="dxa"/>
          </w:tcPr>
          <w:p w:rsidR="006537C8" w:rsidRDefault="006537C8" w:rsidP="0080666F">
            <w:pPr>
              <w:pStyle w:val="Tabletext"/>
              <w:rPr>
                <w:rFonts w:cs="Arial"/>
              </w:rPr>
            </w:pPr>
            <w:r>
              <w:rPr>
                <w:rFonts w:cs="Arial"/>
              </w:rPr>
              <w:t>Jeff McLean</w:t>
            </w:r>
          </w:p>
        </w:tc>
        <w:tc>
          <w:tcPr>
            <w:tcW w:w="1260" w:type="dxa"/>
          </w:tcPr>
          <w:p w:rsidR="006537C8" w:rsidRDefault="006537C8" w:rsidP="0080666F">
            <w:pPr>
              <w:pStyle w:val="Tabletext"/>
              <w:jc w:val="center"/>
              <w:rPr>
                <w:rFonts w:cs="Arial"/>
              </w:rPr>
            </w:pPr>
            <w:r>
              <w:rPr>
                <w:rFonts w:cs="Arial"/>
              </w:rPr>
              <w:t>21 April 2015</w:t>
            </w:r>
          </w:p>
        </w:tc>
        <w:tc>
          <w:tcPr>
            <w:tcW w:w="1678" w:type="dxa"/>
          </w:tcPr>
          <w:p w:rsidR="006537C8" w:rsidRPr="009C20DD" w:rsidRDefault="006537C8" w:rsidP="0080666F">
            <w:pPr>
              <w:pStyle w:val="Tabletext"/>
              <w:jc w:val="center"/>
              <w:rPr>
                <w:rFonts w:cs="Arial"/>
              </w:rPr>
            </w:pPr>
          </w:p>
        </w:tc>
        <w:tc>
          <w:tcPr>
            <w:tcW w:w="1202" w:type="dxa"/>
          </w:tcPr>
          <w:p w:rsidR="006537C8" w:rsidRPr="009C20DD" w:rsidRDefault="006537C8" w:rsidP="0080666F">
            <w:pPr>
              <w:pStyle w:val="Tabletext"/>
              <w:jc w:val="center"/>
              <w:rPr>
                <w:rFonts w:cs="Arial"/>
              </w:rPr>
            </w:pPr>
          </w:p>
        </w:tc>
        <w:tc>
          <w:tcPr>
            <w:tcW w:w="2808" w:type="dxa"/>
          </w:tcPr>
          <w:p w:rsidR="006537C8" w:rsidRDefault="006537C8" w:rsidP="0080666F">
            <w:pPr>
              <w:pStyle w:val="Tabletext"/>
              <w:jc w:val="center"/>
              <w:rPr>
                <w:rFonts w:cs="Arial"/>
              </w:rPr>
            </w:pPr>
            <w:r>
              <w:rPr>
                <w:rFonts w:cs="Arial"/>
              </w:rPr>
              <w:t>Finalized Document</w:t>
            </w:r>
          </w:p>
        </w:tc>
      </w:tr>
      <w:tr w:rsidR="003E2FB5" w:rsidRPr="009C20DD" w:rsidTr="0080666F">
        <w:trPr>
          <w:trHeight w:val="248"/>
        </w:trPr>
        <w:tc>
          <w:tcPr>
            <w:tcW w:w="914" w:type="dxa"/>
          </w:tcPr>
          <w:p w:rsidR="003E2FB5" w:rsidRDefault="003E2FB5" w:rsidP="0080666F">
            <w:pPr>
              <w:pStyle w:val="Tabletext"/>
              <w:jc w:val="center"/>
              <w:rPr>
                <w:rFonts w:cs="Arial"/>
              </w:rPr>
            </w:pPr>
            <w:r>
              <w:rPr>
                <w:rFonts w:cs="Arial"/>
              </w:rPr>
              <w:t>1.01</w:t>
            </w:r>
          </w:p>
        </w:tc>
        <w:tc>
          <w:tcPr>
            <w:tcW w:w="1440" w:type="dxa"/>
          </w:tcPr>
          <w:p w:rsidR="003E2FB5" w:rsidRDefault="003E2FB5" w:rsidP="0080666F">
            <w:pPr>
              <w:pStyle w:val="Tabletext"/>
              <w:rPr>
                <w:rFonts w:cs="Arial"/>
              </w:rPr>
            </w:pPr>
            <w:r>
              <w:rPr>
                <w:rFonts w:cs="Arial"/>
              </w:rPr>
              <w:t>William Brent Lander</w:t>
            </w:r>
          </w:p>
        </w:tc>
        <w:tc>
          <w:tcPr>
            <w:tcW w:w="1260" w:type="dxa"/>
          </w:tcPr>
          <w:p w:rsidR="003E2FB5" w:rsidRDefault="003E2FB5" w:rsidP="0080666F">
            <w:pPr>
              <w:pStyle w:val="Tabletext"/>
              <w:jc w:val="center"/>
              <w:rPr>
                <w:rFonts w:cs="Arial"/>
              </w:rPr>
            </w:pPr>
            <w:r>
              <w:rPr>
                <w:rFonts w:cs="Arial"/>
              </w:rPr>
              <w:t>20 July 2015</w:t>
            </w:r>
          </w:p>
        </w:tc>
        <w:tc>
          <w:tcPr>
            <w:tcW w:w="1678" w:type="dxa"/>
          </w:tcPr>
          <w:p w:rsidR="003E2FB5" w:rsidRPr="009C20DD" w:rsidRDefault="003E2FB5" w:rsidP="0080666F">
            <w:pPr>
              <w:pStyle w:val="Tabletext"/>
              <w:jc w:val="center"/>
              <w:rPr>
                <w:rFonts w:cs="Arial"/>
              </w:rPr>
            </w:pPr>
          </w:p>
        </w:tc>
        <w:tc>
          <w:tcPr>
            <w:tcW w:w="1202" w:type="dxa"/>
          </w:tcPr>
          <w:p w:rsidR="003E2FB5" w:rsidRPr="009C20DD" w:rsidRDefault="003E2FB5" w:rsidP="0080666F">
            <w:pPr>
              <w:pStyle w:val="Tabletext"/>
              <w:jc w:val="center"/>
              <w:rPr>
                <w:rFonts w:cs="Arial"/>
              </w:rPr>
            </w:pPr>
          </w:p>
        </w:tc>
        <w:tc>
          <w:tcPr>
            <w:tcW w:w="2808" w:type="dxa"/>
          </w:tcPr>
          <w:p w:rsidR="003E2FB5" w:rsidRDefault="003E2FB5" w:rsidP="0080666F">
            <w:pPr>
              <w:pStyle w:val="Tabletext"/>
              <w:jc w:val="center"/>
              <w:rPr>
                <w:rFonts w:cs="Arial"/>
              </w:rPr>
            </w:pPr>
            <w:r>
              <w:rPr>
                <w:rFonts w:cs="Arial"/>
              </w:rPr>
              <w:t>Respond to Review Questions</w:t>
            </w:r>
          </w:p>
        </w:tc>
      </w:tr>
      <w:tr w:rsidR="00EB37D3" w:rsidRPr="009C20DD" w:rsidTr="0080666F">
        <w:trPr>
          <w:trHeight w:val="248"/>
        </w:trPr>
        <w:tc>
          <w:tcPr>
            <w:tcW w:w="914" w:type="dxa"/>
          </w:tcPr>
          <w:p w:rsidR="00EB37D3" w:rsidRDefault="00EB37D3" w:rsidP="00EB37D3">
            <w:pPr>
              <w:pStyle w:val="Tabletext"/>
              <w:jc w:val="center"/>
              <w:rPr>
                <w:rFonts w:cs="Arial"/>
              </w:rPr>
            </w:pPr>
            <w:r>
              <w:rPr>
                <w:rFonts w:cs="Arial"/>
              </w:rPr>
              <w:t>1.0.2</w:t>
            </w:r>
          </w:p>
        </w:tc>
        <w:tc>
          <w:tcPr>
            <w:tcW w:w="1440" w:type="dxa"/>
          </w:tcPr>
          <w:p w:rsidR="00EB37D3" w:rsidRDefault="00EB37D3" w:rsidP="0080666F">
            <w:pPr>
              <w:pStyle w:val="Tabletext"/>
              <w:rPr>
                <w:rFonts w:cs="Arial"/>
              </w:rPr>
            </w:pPr>
            <w:r>
              <w:rPr>
                <w:rFonts w:cs="Arial"/>
              </w:rPr>
              <w:t>William Brent Lander</w:t>
            </w:r>
          </w:p>
        </w:tc>
        <w:tc>
          <w:tcPr>
            <w:tcW w:w="1260" w:type="dxa"/>
          </w:tcPr>
          <w:p w:rsidR="00EB37D3" w:rsidRDefault="00EB37D3" w:rsidP="0080666F">
            <w:pPr>
              <w:pStyle w:val="Tabletext"/>
              <w:jc w:val="center"/>
              <w:rPr>
                <w:rFonts w:cs="Arial"/>
              </w:rPr>
            </w:pPr>
          </w:p>
        </w:tc>
        <w:tc>
          <w:tcPr>
            <w:tcW w:w="1678" w:type="dxa"/>
          </w:tcPr>
          <w:p w:rsidR="00EB37D3" w:rsidRPr="009C20DD" w:rsidRDefault="00EB37D3" w:rsidP="0080666F">
            <w:pPr>
              <w:pStyle w:val="Tabletext"/>
              <w:jc w:val="center"/>
              <w:rPr>
                <w:rFonts w:cs="Arial"/>
              </w:rPr>
            </w:pPr>
          </w:p>
        </w:tc>
        <w:tc>
          <w:tcPr>
            <w:tcW w:w="1202" w:type="dxa"/>
          </w:tcPr>
          <w:p w:rsidR="00EB37D3" w:rsidRPr="009C20DD" w:rsidRDefault="00EB37D3" w:rsidP="0080666F">
            <w:pPr>
              <w:pStyle w:val="Tabletext"/>
              <w:jc w:val="center"/>
              <w:rPr>
                <w:rFonts w:cs="Arial"/>
              </w:rPr>
            </w:pPr>
          </w:p>
        </w:tc>
        <w:tc>
          <w:tcPr>
            <w:tcW w:w="2808" w:type="dxa"/>
          </w:tcPr>
          <w:p w:rsidR="00EB37D3" w:rsidRDefault="008B4263" w:rsidP="0080666F">
            <w:pPr>
              <w:pStyle w:val="Tabletext"/>
              <w:jc w:val="center"/>
              <w:rPr>
                <w:rFonts w:cs="Arial"/>
              </w:rPr>
            </w:pPr>
            <w:r>
              <w:rPr>
                <w:rFonts w:cs="Arial"/>
              </w:rPr>
              <w:t>Further R</w:t>
            </w:r>
            <w:r w:rsidR="00EB37D3">
              <w:rPr>
                <w:rFonts w:cs="Arial"/>
              </w:rPr>
              <w:t>esponses to Review Questions</w:t>
            </w:r>
          </w:p>
        </w:tc>
      </w:tr>
      <w:tr w:rsidR="00F5533E" w:rsidRPr="009C20DD" w:rsidTr="0080666F">
        <w:trPr>
          <w:trHeight w:val="248"/>
        </w:trPr>
        <w:tc>
          <w:tcPr>
            <w:tcW w:w="914" w:type="dxa"/>
          </w:tcPr>
          <w:p w:rsidR="00F5533E" w:rsidRDefault="00F5533E" w:rsidP="00EB37D3">
            <w:pPr>
              <w:pStyle w:val="Tabletext"/>
              <w:jc w:val="center"/>
              <w:rPr>
                <w:rFonts w:cs="Arial"/>
              </w:rPr>
            </w:pPr>
            <w:r>
              <w:rPr>
                <w:rFonts w:cs="Arial"/>
              </w:rPr>
              <w:t>2.0</w:t>
            </w:r>
          </w:p>
        </w:tc>
        <w:tc>
          <w:tcPr>
            <w:tcW w:w="1440" w:type="dxa"/>
          </w:tcPr>
          <w:p w:rsidR="00F5533E" w:rsidRDefault="00F5533E" w:rsidP="0080666F">
            <w:pPr>
              <w:pStyle w:val="Tabletext"/>
              <w:rPr>
                <w:rFonts w:cs="Arial"/>
              </w:rPr>
            </w:pPr>
            <w:r>
              <w:rPr>
                <w:rFonts w:cs="Arial"/>
              </w:rPr>
              <w:t>Dave Tabor</w:t>
            </w:r>
          </w:p>
        </w:tc>
        <w:tc>
          <w:tcPr>
            <w:tcW w:w="1260" w:type="dxa"/>
          </w:tcPr>
          <w:p w:rsidR="00F5533E" w:rsidRDefault="00F5533E" w:rsidP="0080666F">
            <w:pPr>
              <w:pStyle w:val="Tabletext"/>
              <w:jc w:val="center"/>
              <w:rPr>
                <w:rFonts w:cs="Arial"/>
              </w:rPr>
            </w:pPr>
            <w:r>
              <w:rPr>
                <w:rFonts w:cs="Arial"/>
              </w:rPr>
              <w:t>11-Dec-2015</w:t>
            </w:r>
          </w:p>
        </w:tc>
        <w:tc>
          <w:tcPr>
            <w:tcW w:w="1678" w:type="dxa"/>
          </w:tcPr>
          <w:p w:rsidR="00F5533E" w:rsidRPr="009C20DD" w:rsidRDefault="00F5533E" w:rsidP="0080666F">
            <w:pPr>
              <w:pStyle w:val="Tabletext"/>
              <w:jc w:val="center"/>
              <w:rPr>
                <w:rFonts w:cs="Arial"/>
              </w:rPr>
            </w:pPr>
          </w:p>
        </w:tc>
        <w:tc>
          <w:tcPr>
            <w:tcW w:w="1202" w:type="dxa"/>
          </w:tcPr>
          <w:p w:rsidR="00F5533E" w:rsidRPr="009C20DD" w:rsidRDefault="00F5533E" w:rsidP="0080666F">
            <w:pPr>
              <w:pStyle w:val="Tabletext"/>
              <w:jc w:val="center"/>
              <w:rPr>
                <w:rFonts w:cs="Arial"/>
              </w:rPr>
            </w:pPr>
          </w:p>
        </w:tc>
        <w:tc>
          <w:tcPr>
            <w:tcW w:w="2808" w:type="dxa"/>
          </w:tcPr>
          <w:p w:rsidR="00F5533E" w:rsidRDefault="00F5533E" w:rsidP="0080666F">
            <w:pPr>
              <w:pStyle w:val="Tabletext"/>
              <w:jc w:val="center"/>
              <w:rPr>
                <w:rFonts w:cs="Arial"/>
              </w:rPr>
            </w:pPr>
            <w:r>
              <w:rPr>
                <w:rFonts w:cs="Arial"/>
              </w:rPr>
              <w:t>Save As to make architecture document for CDR Lite.</w:t>
            </w:r>
          </w:p>
        </w:tc>
      </w:tr>
    </w:tbl>
    <w:p w:rsidR="00D34EC0" w:rsidRPr="009C20DD" w:rsidRDefault="00D34EC0" w:rsidP="00D34EC0">
      <w:pPr>
        <w:rPr>
          <w:rFonts w:ascii="Arial" w:hAnsi="Arial" w:cs="Arial"/>
        </w:rPr>
      </w:pPr>
    </w:p>
    <w:p w:rsidR="00D31D5B" w:rsidRDefault="00D34EC0" w:rsidP="009774FB">
      <w:pPr>
        <w:spacing w:before="180" w:after="120"/>
        <w:jc w:val="center"/>
        <w:rPr>
          <w:rFonts w:ascii="Arial" w:hAnsi="Arial" w:cs="Arial"/>
        </w:rPr>
      </w:pPr>
      <w:r>
        <w:rPr>
          <w:rFonts w:ascii="Arial" w:hAnsi="Arial" w:cs="Arial"/>
          <w:b/>
          <w:i/>
          <w:iCs/>
          <w:color w:val="0000FF"/>
          <w:sz w:val="28"/>
          <w:szCs w:val="28"/>
          <w:u w:val="single"/>
        </w:rPr>
        <w:br w:type="page"/>
      </w:r>
      <w:r w:rsidR="00D31D5B" w:rsidRPr="00FF14DD">
        <w:rPr>
          <w:rFonts w:ascii="Arial" w:hAnsi="Arial" w:cs="Arial"/>
        </w:rPr>
        <w:lastRenderedPageBreak/>
        <w:t>TABLE OF CONTENTS</w:t>
      </w:r>
    </w:p>
    <w:p w:rsidR="00D14A8D" w:rsidRPr="00FF14DD" w:rsidRDefault="00D14A8D" w:rsidP="003E2FB5">
      <w:pPr>
        <w:spacing w:before="180" w:after="120"/>
        <w:rPr>
          <w:rFonts w:ascii="Arial" w:hAnsi="Arial" w:cs="Arial"/>
        </w:rPr>
      </w:pPr>
    </w:p>
    <w:p w:rsidR="00702208" w:rsidRDefault="00D14A8D">
      <w:pPr>
        <w:pStyle w:val="TOC1"/>
        <w:rPr>
          <w:rFonts w:asciiTheme="minorHAnsi" w:eastAsiaTheme="minorEastAsia" w:hAnsiTheme="minorHAnsi" w:cstheme="minorBidi"/>
          <w:b w:val="0"/>
          <w:bCs w:val="0"/>
          <w:caps w:val="0"/>
          <w:szCs w:val="22"/>
        </w:rPr>
      </w:pPr>
      <w:r>
        <w:rPr>
          <w:rFonts w:ascii="Arial" w:hAnsi="Arial" w:cs="Arial"/>
          <w:caps w:val="0"/>
        </w:rPr>
        <w:fldChar w:fldCharType="begin"/>
      </w:r>
      <w:r>
        <w:rPr>
          <w:rFonts w:ascii="Arial" w:hAnsi="Arial" w:cs="Arial"/>
          <w:caps w:val="0"/>
        </w:rPr>
        <w:instrText xml:space="preserve"> TOC \o "1-6" \h \z \u </w:instrText>
      </w:r>
      <w:r>
        <w:rPr>
          <w:rFonts w:ascii="Arial" w:hAnsi="Arial" w:cs="Arial"/>
          <w:caps w:val="0"/>
        </w:rPr>
        <w:fldChar w:fldCharType="separate"/>
      </w:r>
      <w:hyperlink w:anchor="_Toc435195053" w:history="1">
        <w:r w:rsidR="00702208" w:rsidRPr="000143DF">
          <w:rPr>
            <w:rStyle w:val="Hyperlink"/>
          </w:rPr>
          <w:t>1</w:t>
        </w:r>
        <w:r w:rsidR="00702208">
          <w:rPr>
            <w:rFonts w:asciiTheme="minorHAnsi" w:eastAsiaTheme="minorEastAsia" w:hAnsiTheme="minorHAnsi" w:cstheme="minorBidi"/>
            <w:b w:val="0"/>
            <w:bCs w:val="0"/>
            <w:caps w:val="0"/>
            <w:szCs w:val="22"/>
          </w:rPr>
          <w:tab/>
        </w:r>
        <w:r w:rsidR="00702208" w:rsidRPr="000143DF">
          <w:rPr>
            <w:rStyle w:val="Hyperlink"/>
          </w:rPr>
          <w:t>Introduction</w:t>
        </w:r>
        <w:r w:rsidR="00702208">
          <w:rPr>
            <w:webHidden/>
          </w:rPr>
          <w:tab/>
        </w:r>
        <w:r w:rsidR="00702208">
          <w:rPr>
            <w:webHidden/>
          </w:rPr>
          <w:fldChar w:fldCharType="begin"/>
        </w:r>
        <w:r w:rsidR="00702208">
          <w:rPr>
            <w:webHidden/>
          </w:rPr>
          <w:instrText xml:space="preserve"> PAGEREF _Toc435195053 \h </w:instrText>
        </w:r>
        <w:r w:rsidR="00702208">
          <w:rPr>
            <w:webHidden/>
          </w:rPr>
        </w:r>
        <w:r w:rsidR="00702208">
          <w:rPr>
            <w:webHidden/>
          </w:rPr>
          <w:fldChar w:fldCharType="separate"/>
        </w:r>
        <w:r w:rsidR="00702208">
          <w:rPr>
            <w:webHidden/>
          </w:rPr>
          <w:t>1</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54" w:history="1">
        <w:r w:rsidR="00702208" w:rsidRPr="000143DF">
          <w:rPr>
            <w:rStyle w:val="Hyperlink"/>
            <w:rFonts w:ascii="Arial" w:hAnsi="Arial" w:cs="Arial"/>
          </w:rPr>
          <w:t>1.1</w:t>
        </w:r>
        <w:r w:rsidR="00702208">
          <w:rPr>
            <w:rFonts w:asciiTheme="minorHAnsi" w:eastAsiaTheme="minorEastAsia" w:hAnsiTheme="minorHAnsi" w:cstheme="minorBidi"/>
          </w:rPr>
          <w:tab/>
        </w:r>
        <w:r w:rsidR="00702208" w:rsidRPr="000143DF">
          <w:rPr>
            <w:rStyle w:val="Hyperlink"/>
            <w:rFonts w:ascii="Arial" w:hAnsi="Arial" w:cs="Arial"/>
          </w:rPr>
          <w:t>Purpose of the CDR Design Document</w:t>
        </w:r>
        <w:r w:rsidR="00702208">
          <w:rPr>
            <w:webHidden/>
          </w:rPr>
          <w:tab/>
        </w:r>
        <w:r w:rsidR="00702208">
          <w:rPr>
            <w:webHidden/>
          </w:rPr>
          <w:fldChar w:fldCharType="begin"/>
        </w:r>
        <w:r w:rsidR="00702208">
          <w:rPr>
            <w:webHidden/>
          </w:rPr>
          <w:instrText xml:space="preserve"> PAGEREF _Toc435195054 \h </w:instrText>
        </w:r>
        <w:r w:rsidR="00702208">
          <w:rPr>
            <w:webHidden/>
          </w:rPr>
        </w:r>
        <w:r w:rsidR="00702208">
          <w:rPr>
            <w:webHidden/>
          </w:rPr>
          <w:fldChar w:fldCharType="separate"/>
        </w:r>
        <w:r w:rsidR="00702208">
          <w:rPr>
            <w:webHidden/>
          </w:rPr>
          <w:t>2</w:t>
        </w:r>
        <w:r w:rsidR="00702208">
          <w:rPr>
            <w:webHidden/>
          </w:rPr>
          <w:fldChar w:fldCharType="end"/>
        </w:r>
      </w:hyperlink>
    </w:p>
    <w:p w:rsidR="00702208" w:rsidRDefault="00DB48A0">
      <w:pPr>
        <w:pStyle w:val="TOC1"/>
        <w:rPr>
          <w:rFonts w:asciiTheme="minorHAnsi" w:eastAsiaTheme="minorEastAsia" w:hAnsiTheme="minorHAnsi" w:cstheme="minorBidi"/>
          <w:b w:val="0"/>
          <w:bCs w:val="0"/>
          <w:caps w:val="0"/>
          <w:szCs w:val="22"/>
        </w:rPr>
      </w:pPr>
      <w:hyperlink w:anchor="_Toc435195055" w:history="1">
        <w:r w:rsidR="00702208" w:rsidRPr="000143DF">
          <w:rPr>
            <w:rStyle w:val="Hyperlink"/>
          </w:rPr>
          <w:t>2</w:t>
        </w:r>
        <w:r w:rsidR="00702208">
          <w:rPr>
            <w:rFonts w:asciiTheme="minorHAnsi" w:eastAsiaTheme="minorEastAsia" w:hAnsiTheme="minorHAnsi" w:cstheme="minorBidi"/>
            <w:b w:val="0"/>
            <w:bCs w:val="0"/>
            <w:caps w:val="0"/>
            <w:szCs w:val="22"/>
          </w:rPr>
          <w:tab/>
        </w:r>
        <w:r w:rsidR="00702208" w:rsidRPr="000143DF">
          <w:rPr>
            <w:rStyle w:val="Hyperlink"/>
          </w:rPr>
          <w:t>High level view of CDR</w:t>
        </w:r>
        <w:r w:rsidR="00702208">
          <w:rPr>
            <w:webHidden/>
          </w:rPr>
          <w:tab/>
        </w:r>
        <w:r w:rsidR="00702208">
          <w:rPr>
            <w:webHidden/>
          </w:rPr>
          <w:fldChar w:fldCharType="begin"/>
        </w:r>
        <w:r w:rsidR="00702208">
          <w:rPr>
            <w:webHidden/>
          </w:rPr>
          <w:instrText xml:space="preserve"> PAGEREF _Toc435195055 \h </w:instrText>
        </w:r>
        <w:r w:rsidR="00702208">
          <w:rPr>
            <w:webHidden/>
          </w:rPr>
        </w:r>
        <w:r w:rsidR="00702208">
          <w:rPr>
            <w:webHidden/>
          </w:rPr>
          <w:fldChar w:fldCharType="separate"/>
        </w:r>
        <w:r w:rsidR="00702208">
          <w:rPr>
            <w:webHidden/>
          </w:rPr>
          <w:t>2</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56" w:history="1">
        <w:r w:rsidR="00702208" w:rsidRPr="000143DF">
          <w:rPr>
            <w:rStyle w:val="Hyperlink"/>
            <w:rFonts w:ascii="Arial" w:hAnsi="Arial" w:cs="Arial"/>
          </w:rPr>
          <w:t>2.1</w:t>
        </w:r>
        <w:r w:rsidR="00702208">
          <w:rPr>
            <w:rFonts w:asciiTheme="minorHAnsi" w:eastAsiaTheme="minorEastAsia" w:hAnsiTheme="minorHAnsi" w:cstheme="minorBidi"/>
          </w:rPr>
          <w:tab/>
        </w:r>
        <w:r w:rsidR="00702208" w:rsidRPr="000143DF">
          <w:rPr>
            <w:rStyle w:val="Hyperlink"/>
            <w:rFonts w:ascii="Arial" w:hAnsi="Arial" w:cs="Arial"/>
          </w:rPr>
          <w:t>CDR Capabilities</w:t>
        </w:r>
        <w:r w:rsidR="00702208">
          <w:rPr>
            <w:webHidden/>
          </w:rPr>
          <w:tab/>
        </w:r>
        <w:r w:rsidR="00702208">
          <w:rPr>
            <w:webHidden/>
          </w:rPr>
          <w:fldChar w:fldCharType="begin"/>
        </w:r>
        <w:r w:rsidR="00702208">
          <w:rPr>
            <w:webHidden/>
          </w:rPr>
          <w:instrText xml:space="preserve"> PAGEREF _Toc435195056 \h </w:instrText>
        </w:r>
        <w:r w:rsidR="00702208">
          <w:rPr>
            <w:webHidden/>
          </w:rPr>
        </w:r>
        <w:r w:rsidR="00702208">
          <w:rPr>
            <w:webHidden/>
          </w:rPr>
          <w:fldChar w:fldCharType="separate"/>
        </w:r>
        <w:r w:rsidR="00702208">
          <w:rPr>
            <w:webHidden/>
          </w:rPr>
          <w:t>2</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57" w:history="1">
        <w:r w:rsidR="00702208" w:rsidRPr="000143DF">
          <w:rPr>
            <w:rStyle w:val="Hyperlink"/>
            <w:rFonts w:ascii="Arial" w:hAnsi="Arial" w:cs="Arial"/>
          </w:rPr>
          <w:t>2.2</w:t>
        </w:r>
        <w:r w:rsidR="00702208">
          <w:rPr>
            <w:rFonts w:asciiTheme="minorHAnsi" w:eastAsiaTheme="minorEastAsia" w:hAnsiTheme="minorHAnsi" w:cstheme="minorBidi"/>
          </w:rPr>
          <w:tab/>
        </w:r>
        <w:r w:rsidR="00702208" w:rsidRPr="000143DF">
          <w:rPr>
            <w:rStyle w:val="Hyperlink"/>
            <w:rFonts w:ascii="Arial" w:hAnsi="Arial" w:cs="Arial"/>
          </w:rPr>
          <w:t>Using the CDR</w:t>
        </w:r>
        <w:r w:rsidR="00702208">
          <w:rPr>
            <w:webHidden/>
          </w:rPr>
          <w:tab/>
        </w:r>
        <w:r w:rsidR="00702208">
          <w:rPr>
            <w:webHidden/>
          </w:rPr>
          <w:fldChar w:fldCharType="begin"/>
        </w:r>
        <w:r w:rsidR="00702208">
          <w:rPr>
            <w:webHidden/>
          </w:rPr>
          <w:instrText xml:space="preserve"> PAGEREF _Toc435195057 \h </w:instrText>
        </w:r>
        <w:r w:rsidR="00702208">
          <w:rPr>
            <w:webHidden/>
          </w:rPr>
        </w:r>
        <w:r w:rsidR="00702208">
          <w:rPr>
            <w:webHidden/>
          </w:rPr>
          <w:fldChar w:fldCharType="separate"/>
        </w:r>
        <w:r w:rsidR="00702208">
          <w:rPr>
            <w:webHidden/>
          </w:rPr>
          <w:t>4</w:t>
        </w:r>
        <w:r w:rsidR="00702208">
          <w:rPr>
            <w:webHidden/>
          </w:rPr>
          <w:fldChar w:fldCharType="end"/>
        </w:r>
      </w:hyperlink>
    </w:p>
    <w:p w:rsidR="00702208" w:rsidRDefault="00DB48A0">
      <w:pPr>
        <w:pStyle w:val="TOC1"/>
        <w:rPr>
          <w:rFonts w:asciiTheme="minorHAnsi" w:eastAsiaTheme="minorEastAsia" w:hAnsiTheme="minorHAnsi" w:cstheme="minorBidi"/>
          <w:b w:val="0"/>
          <w:bCs w:val="0"/>
          <w:caps w:val="0"/>
          <w:szCs w:val="22"/>
        </w:rPr>
      </w:pPr>
      <w:hyperlink w:anchor="_Toc435195058" w:history="1">
        <w:r w:rsidR="00702208" w:rsidRPr="000143DF">
          <w:rPr>
            <w:rStyle w:val="Hyperlink"/>
          </w:rPr>
          <w:t>3</w:t>
        </w:r>
        <w:r w:rsidR="00702208">
          <w:rPr>
            <w:rFonts w:asciiTheme="minorHAnsi" w:eastAsiaTheme="minorEastAsia" w:hAnsiTheme="minorHAnsi" w:cstheme="minorBidi"/>
            <w:b w:val="0"/>
            <w:bCs w:val="0"/>
            <w:caps w:val="0"/>
            <w:szCs w:val="22"/>
          </w:rPr>
          <w:tab/>
        </w:r>
        <w:r w:rsidR="00702208" w:rsidRPr="000143DF">
          <w:rPr>
            <w:rStyle w:val="Hyperlink"/>
          </w:rPr>
          <w:t>General Overview and Design Guidelines/Approach</w:t>
        </w:r>
        <w:r w:rsidR="00702208">
          <w:rPr>
            <w:webHidden/>
          </w:rPr>
          <w:tab/>
        </w:r>
        <w:r w:rsidR="00702208">
          <w:rPr>
            <w:webHidden/>
          </w:rPr>
          <w:fldChar w:fldCharType="begin"/>
        </w:r>
        <w:r w:rsidR="00702208">
          <w:rPr>
            <w:webHidden/>
          </w:rPr>
          <w:instrText xml:space="preserve"> PAGEREF _Toc435195058 \h </w:instrText>
        </w:r>
        <w:r w:rsidR="00702208">
          <w:rPr>
            <w:webHidden/>
          </w:rPr>
        </w:r>
        <w:r w:rsidR="00702208">
          <w:rPr>
            <w:webHidden/>
          </w:rPr>
          <w:fldChar w:fldCharType="separate"/>
        </w:r>
        <w:r w:rsidR="00702208">
          <w:rPr>
            <w:webHidden/>
          </w:rPr>
          <w:t>5</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59" w:history="1">
        <w:r w:rsidR="00702208" w:rsidRPr="000143DF">
          <w:rPr>
            <w:rStyle w:val="Hyperlink"/>
            <w:rFonts w:ascii="Arial" w:hAnsi="Arial" w:cs="Arial"/>
          </w:rPr>
          <w:t>3.1</w:t>
        </w:r>
        <w:r w:rsidR="00702208">
          <w:rPr>
            <w:rFonts w:asciiTheme="minorHAnsi" w:eastAsiaTheme="minorEastAsia" w:hAnsiTheme="minorHAnsi" w:cstheme="minorBidi"/>
          </w:rPr>
          <w:tab/>
        </w:r>
        <w:r w:rsidR="00702208" w:rsidRPr="000143DF">
          <w:rPr>
            <w:rStyle w:val="Hyperlink"/>
            <w:rFonts w:ascii="Arial" w:hAnsi="Arial" w:cs="Arial"/>
          </w:rPr>
          <w:t>Assumptions / Constraints / Standards</w:t>
        </w:r>
        <w:r w:rsidR="00702208">
          <w:rPr>
            <w:webHidden/>
          </w:rPr>
          <w:tab/>
        </w:r>
        <w:r w:rsidR="00702208">
          <w:rPr>
            <w:webHidden/>
          </w:rPr>
          <w:fldChar w:fldCharType="begin"/>
        </w:r>
        <w:r w:rsidR="00702208">
          <w:rPr>
            <w:webHidden/>
          </w:rPr>
          <w:instrText xml:space="preserve"> PAGEREF _Toc435195059 \h </w:instrText>
        </w:r>
        <w:r w:rsidR="00702208">
          <w:rPr>
            <w:webHidden/>
          </w:rPr>
        </w:r>
        <w:r w:rsidR="00702208">
          <w:rPr>
            <w:webHidden/>
          </w:rPr>
          <w:fldChar w:fldCharType="separate"/>
        </w:r>
        <w:r w:rsidR="00702208">
          <w:rPr>
            <w:webHidden/>
          </w:rPr>
          <w:t>5</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0" w:history="1">
        <w:r w:rsidR="00702208" w:rsidRPr="000143DF">
          <w:rPr>
            <w:rStyle w:val="Hyperlink"/>
            <w:rFonts w:ascii="Arial" w:hAnsi="Arial" w:cs="Arial"/>
          </w:rPr>
          <w:t>3.2</w:t>
        </w:r>
        <w:r w:rsidR="00702208">
          <w:rPr>
            <w:rFonts w:asciiTheme="minorHAnsi" w:eastAsiaTheme="minorEastAsia" w:hAnsiTheme="minorHAnsi" w:cstheme="minorBidi"/>
          </w:rPr>
          <w:tab/>
        </w:r>
        <w:r w:rsidR="00702208" w:rsidRPr="000143DF">
          <w:rPr>
            <w:rStyle w:val="Hyperlink"/>
            <w:rFonts w:ascii="Arial" w:hAnsi="Arial" w:cs="Arial"/>
          </w:rPr>
          <w:t>Alignment with Federal Enterprise Architecture (FEA)</w:t>
        </w:r>
        <w:r w:rsidR="00702208">
          <w:rPr>
            <w:webHidden/>
          </w:rPr>
          <w:tab/>
        </w:r>
        <w:r w:rsidR="00702208">
          <w:rPr>
            <w:webHidden/>
          </w:rPr>
          <w:fldChar w:fldCharType="begin"/>
        </w:r>
        <w:r w:rsidR="00702208">
          <w:rPr>
            <w:webHidden/>
          </w:rPr>
          <w:instrText xml:space="preserve"> PAGEREF _Toc435195060 \h </w:instrText>
        </w:r>
        <w:r w:rsidR="00702208">
          <w:rPr>
            <w:webHidden/>
          </w:rPr>
        </w:r>
        <w:r w:rsidR="00702208">
          <w:rPr>
            <w:webHidden/>
          </w:rPr>
          <w:fldChar w:fldCharType="separate"/>
        </w:r>
        <w:r w:rsidR="00702208">
          <w:rPr>
            <w:webHidden/>
          </w:rPr>
          <w:t>5</w:t>
        </w:r>
        <w:r w:rsidR="00702208">
          <w:rPr>
            <w:webHidden/>
          </w:rPr>
          <w:fldChar w:fldCharType="end"/>
        </w:r>
      </w:hyperlink>
    </w:p>
    <w:p w:rsidR="00702208" w:rsidRDefault="00DB48A0">
      <w:pPr>
        <w:pStyle w:val="TOC1"/>
        <w:rPr>
          <w:rFonts w:asciiTheme="minorHAnsi" w:eastAsiaTheme="minorEastAsia" w:hAnsiTheme="minorHAnsi" w:cstheme="minorBidi"/>
          <w:b w:val="0"/>
          <w:bCs w:val="0"/>
          <w:caps w:val="0"/>
          <w:szCs w:val="22"/>
        </w:rPr>
      </w:pPr>
      <w:hyperlink w:anchor="_Toc435195061" w:history="1">
        <w:r w:rsidR="00702208" w:rsidRPr="000143DF">
          <w:rPr>
            <w:rStyle w:val="Hyperlink"/>
          </w:rPr>
          <w:t>4</w:t>
        </w:r>
        <w:r w:rsidR="00702208">
          <w:rPr>
            <w:rFonts w:asciiTheme="minorHAnsi" w:eastAsiaTheme="minorEastAsia" w:hAnsiTheme="minorHAnsi" w:cstheme="minorBidi"/>
            <w:b w:val="0"/>
            <w:bCs w:val="0"/>
            <w:caps w:val="0"/>
            <w:szCs w:val="22"/>
          </w:rPr>
          <w:tab/>
        </w:r>
        <w:r w:rsidR="00702208" w:rsidRPr="000143DF">
          <w:rPr>
            <w:rStyle w:val="Hyperlink"/>
          </w:rPr>
          <w:t>Architecture Design</w:t>
        </w:r>
        <w:r w:rsidR="00702208">
          <w:rPr>
            <w:webHidden/>
          </w:rPr>
          <w:tab/>
        </w:r>
        <w:r w:rsidR="00702208">
          <w:rPr>
            <w:webHidden/>
          </w:rPr>
          <w:fldChar w:fldCharType="begin"/>
        </w:r>
        <w:r w:rsidR="00702208">
          <w:rPr>
            <w:webHidden/>
          </w:rPr>
          <w:instrText xml:space="preserve"> PAGEREF _Toc435195061 \h </w:instrText>
        </w:r>
        <w:r w:rsidR="00702208">
          <w:rPr>
            <w:webHidden/>
          </w:rPr>
        </w:r>
        <w:r w:rsidR="00702208">
          <w:rPr>
            <w:webHidden/>
          </w:rPr>
          <w:fldChar w:fldCharType="separate"/>
        </w:r>
        <w:r w:rsidR="00702208">
          <w:rPr>
            <w:webHidden/>
          </w:rPr>
          <w:t>6</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2" w:history="1">
        <w:r w:rsidR="00702208" w:rsidRPr="000143DF">
          <w:rPr>
            <w:rStyle w:val="Hyperlink"/>
            <w:rFonts w:ascii="Arial" w:hAnsi="Arial" w:cs="Arial"/>
          </w:rPr>
          <w:t>4.1</w:t>
        </w:r>
        <w:r w:rsidR="00702208">
          <w:rPr>
            <w:rFonts w:asciiTheme="minorHAnsi" w:eastAsiaTheme="minorEastAsia" w:hAnsiTheme="minorHAnsi" w:cstheme="minorBidi"/>
          </w:rPr>
          <w:tab/>
        </w:r>
        <w:r w:rsidR="00702208" w:rsidRPr="000143DF">
          <w:rPr>
            <w:rStyle w:val="Hyperlink"/>
            <w:rFonts w:ascii="Arial" w:hAnsi="Arial" w:cs="Arial"/>
          </w:rPr>
          <w:t>Logical View</w:t>
        </w:r>
        <w:r w:rsidR="00702208">
          <w:rPr>
            <w:webHidden/>
          </w:rPr>
          <w:tab/>
        </w:r>
        <w:r w:rsidR="00702208">
          <w:rPr>
            <w:webHidden/>
          </w:rPr>
          <w:fldChar w:fldCharType="begin"/>
        </w:r>
        <w:r w:rsidR="00702208">
          <w:rPr>
            <w:webHidden/>
          </w:rPr>
          <w:instrText xml:space="preserve"> PAGEREF _Toc435195062 \h </w:instrText>
        </w:r>
        <w:r w:rsidR="00702208">
          <w:rPr>
            <w:webHidden/>
          </w:rPr>
        </w:r>
        <w:r w:rsidR="00702208">
          <w:rPr>
            <w:webHidden/>
          </w:rPr>
          <w:fldChar w:fldCharType="separate"/>
        </w:r>
        <w:r w:rsidR="00702208">
          <w:rPr>
            <w:webHidden/>
          </w:rPr>
          <w:t>6</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3" w:history="1">
        <w:r w:rsidR="00702208" w:rsidRPr="000143DF">
          <w:rPr>
            <w:rStyle w:val="Hyperlink"/>
            <w:rFonts w:ascii="Arial" w:hAnsi="Arial" w:cs="Arial"/>
          </w:rPr>
          <w:t>4.2</w:t>
        </w:r>
        <w:r w:rsidR="00702208">
          <w:rPr>
            <w:rFonts w:asciiTheme="minorHAnsi" w:eastAsiaTheme="minorEastAsia" w:hAnsiTheme="minorHAnsi" w:cstheme="minorBidi"/>
          </w:rPr>
          <w:tab/>
        </w:r>
        <w:r w:rsidR="00702208" w:rsidRPr="000143DF">
          <w:rPr>
            <w:rStyle w:val="Hyperlink"/>
            <w:rFonts w:ascii="Arial" w:hAnsi="Arial" w:cs="Arial"/>
          </w:rPr>
          <w:t>Hardware Architecture</w:t>
        </w:r>
        <w:r w:rsidR="00702208">
          <w:rPr>
            <w:webHidden/>
          </w:rPr>
          <w:tab/>
        </w:r>
        <w:r w:rsidR="00702208">
          <w:rPr>
            <w:webHidden/>
          </w:rPr>
          <w:fldChar w:fldCharType="begin"/>
        </w:r>
        <w:r w:rsidR="00702208">
          <w:rPr>
            <w:webHidden/>
          </w:rPr>
          <w:instrText xml:space="preserve"> PAGEREF _Toc435195063 \h </w:instrText>
        </w:r>
        <w:r w:rsidR="00702208">
          <w:rPr>
            <w:webHidden/>
          </w:rPr>
        </w:r>
        <w:r w:rsidR="00702208">
          <w:rPr>
            <w:webHidden/>
          </w:rPr>
          <w:fldChar w:fldCharType="separate"/>
        </w:r>
        <w:r w:rsidR="00702208">
          <w:rPr>
            <w:webHidden/>
          </w:rPr>
          <w:t>7</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4" w:history="1">
        <w:r w:rsidR="00702208" w:rsidRPr="000143DF">
          <w:rPr>
            <w:rStyle w:val="Hyperlink"/>
            <w:rFonts w:ascii="Arial" w:hAnsi="Arial" w:cs="Arial"/>
          </w:rPr>
          <w:t>4.3</w:t>
        </w:r>
        <w:r w:rsidR="00702208">
          <w:rPr>
            <w:rFonts w:asciiTheme="minorHAnsi" w:eastAsiaTheme="minorEastAsia" w:hAnsiTheme="minorHAnsi" w:cstheme="minorBidi"/>
          </w:rPr>
          <w:tab/>
        </w:r>
        <w:r w:rsidR="00702208" w:rsidRPr="000143DF">
          <w:rPr>
            <w:rStyle w:val="Hyperlink"/>
            <w:rFonts w:ascii="Arial" w:hAnsi="Arial" w:cs="Arial"/>
          </w:rPr>
          <w:t>Software Architecture</w:t>
        </w:r>
        <w:r w:rsidR="00702208">
          <w:rPr>
            <w:webHidden/>
          </w:rPr>
          <w:tab/>
        </w:r>
        <w:r w:rsidR="00702208">
          <w:rPr>
            <w:webHidden/>
          </w:rPr>
          <w:fldChar w:fldCharType="begin"/>
        </w:r>
        <w:r w:rsidR="00702208">
          <w:rPr>
            <w:webHidden/>
          </w:rPr>
          <w:instrText xml:space="preserve"> PAGEREF _Toc435195064 \h </w:instrText>
        </w:r>
        <w:r w:rsidR="00702208">
          <w:rPr>
            <w:webHidden/>
          </w:rPr>
        </w:r>
        <w:r w:rsidR="00702208">
          <w:rPr>
            <w:webHidden/>
          </w:rPr>
          <w:fldChar w:fldCharType="separate"/>
        </w:r>
        <w:r w:rsidR="00702208">
          <w:rPr>
            <w:webHidden/>
          </w:rPr>
          <w:t>8</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5" w:history="1">
        <w:r w:rsidR="00702208" w:rsidRPr="000143DF">
          <w:rPr>
            <w:rStyle w:val="Hyperlink"/>
          </w:rPr>
          <w:t>4.4</w:t>
        </w:r>
        <w:r w:rsidR="00702208">
          <w:rPr>
            <w:rFonts w:asciiTheme="minorHAnsi" w:eastAsiaTheme="minorEastAsia" w:hAnsiTheme="minorHAnsi" w:cstheme="minorBidi"/>
          </w:rPr>
          <w:tab/>
        </w:r>
        <w:r w:rsidR="00702208" w:rsidRPr="000143DF">
          <w:rPr>
            <w:rStyle w:val="Hyperlink"/>
          </w:rPr>
          <w:t>CDR Domain Class Model</w:t>
        </w:r>
        <w:r w:rsidR="00702208">
          <w:rPr>
            <w:webHidden/>
          </w:rPr>
          <w:tab/>
        </w:r>
        <w:r w:rsidR="00702208">
          <w:rPr>
            <w:webHidden/>
          </w:rPr>
          <w:fldChar w:fldCharType="begin"/>
        </w:r>
        <w:r w:rsidR="00702208">
          <w:rPr>
            <w:webHidden/>
          </w:rPr>
          <w:instrText xml:space="preserve"> PAGEREF _Toc435195065 \h </w:instrText>
        </w:r>
        <w:r w:rsidR="00702208">
          <w:rPr>
            <w:webHidden/>
          </w:rPr>
        </w:r>
        <w:r w:rsidR="00702208">
          <w:rPr>
            <w:webHidden/>
          </w:rPr>
          <w:fldChar w:fldCharType="separate"/>
        </w:r>
        <w:r w:rsidR="00702208">
          <w:rPr>
            <w:webHidden/>
          </w:rPr>
          <w:t>9</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6" w:history="1">
        <w:r w:rsidR="00702208" w:rsidRPr="000143DF">
          <w:rPr>
            <w:rStyle w:val="Hyperlink"/>
            <w:rFonts w:ascii="Arial" w:hAnsi="Arial" w:cs="Arial"/>
          </w:rPr>
          <w:t>4.5</w:t>
        </w:r>
        <w:r w:rsidR="00702208">
          <w:rPr>
            <w:rFonts w:asciiTheme="minorHAnsi" w:eastAsiaTheme="minorEastAsia" w:hAnsiTheme="minorHAnsi" w:cstheme="minorBidi"/>
          </w:rPr>
          <w:tab/>
        </w:r>
        <w:r w:rsidR="00702208" w:rsidRPr="000143DF">
          <w:rPr>
            <w:rStyle w:val="Hyperlink"/>
            <w:rFonts w:ascii="Arial" w:hAnsi="Arial" w:cs="Arial"/>
          </w:rPr>
          <w:t>Security Architecture</w:t>
        </w:r>
        <w:r w:rsidR="00702208">
          <w:rPr>
            <w:webHidden/>
          </w:rPr>
          <w:tab/>
        </w:r>
        <w:r w:rsidR="00702208">
          <w:rPr>
            <w:webHidden/>
          </w:rPr>
          <w:fldChar w:fldCharType="begin"/>
        </w:r>
        <w:r w:rsidR="00702208">
          <w:rPr>
            <w:webHidden/>
          </w:rPr>
          <w:instrText xml:space="preserve"> PAGEREF _Toc435195066 \h </w:instrText>
        </w:r>
        <w:r w:rsidR="00702208">
          <w:rPr>
            <w:webHidden/>
          </w:rPr>
        </w:r>
        <w:r w:rsidR="00702208">
          <w:rPr>
            <w:webHidden/>
          </w:rPr>
          <w:fldChar w:fldCharType="separate"/>
        </w:r>
        <w:r w:rsidR="00702208">
          <w:rPr>
            <w:webHidden/>
          </w:rPr>
          <w:t>25</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67" w:history="1">
        <w:r w:rsidR="00702208" w:rsidRPr="000143DF">
          <w:rPr>
            <w:rStyle w:val="Hyperlink"/>
            <w:rFonts w:ascii="Arial" w:hAnsi="Arial" w:cs="Arial"/>
          </w:rPr>
          <w:t>4.6</w:t>
        </w:r>
        <w:r w:rsidR="00702208">
          <w:rPr>
            <w:rFonts w:asciiTheme="minorHAnsi" w:eastAsiaTheme="minorEastAsia" w:hAnsiTheme="minorHAnsi" w:cstheme="minorBidi"/>
          </w:rPr>
          <w:tab/>
        </w:r>
        <w:r w:rsidR="00702208" w:rsidRPr="000143DF">
          <w:rPr>
            <w:rStyle w:val="Hyperlink"/>
            <w:rFonts w:ascii="Arial" w:hAnsi="Arial" w:cs="Arial"/>
          </w:rPr>
          <w:t>Communication Architecture</w:t>
        </w:r>
        <w:r w:rsidR="00702208">
          <w:rPr>
            <w:webHidden/>
          </w:rPr>
          <w:tab/>
        </w:r>
        <w:r w:rsidR="00702208">
          <w:rPr>
            <w:webHidden/>
          </w:rPr>
          <w:fldChar w:fldCharType="begin"/>
        </w:r>
        <w:r w:rsidR="00702208">
          <w:rPr>
            <w:webHidden/>
          </w:rPr>
          <w:instrText xml:space="preserve"> PAGEREF _Toc435195067 \h </w:instrText>
        </w:r>
        <w:r w:rsidR="00702208">
          <w:rPr>
            <w:webHidden/>
          </w:rPr>
        </w:r>
        <w:r w:rsidR="00702208">
          <w:rPr>
            <w:webHidden/>
          </w:rPr>
          <w:fldChar w:fldCharType="separate"/>
        </w:r>
        <w:r w:rsidR="00702208">
          <w:rPr>
            <w:webHidden/>
          </w:rPr>
          <w:t>26</w:t>
        </w:r>
        <w:r w:rsidR="00702208">
          <w:rPr>
            <w:webHidden/>
          </w:rPr>
          <w:fldChar w:fldCharType="end"/>
        </w:r>
      </w:hyperlink>
    </w:p>
    <w:p w:rsidR="00702208" w:rsidRDefault="00DB48A0">
      <w:pPr>
        <w:pStyle w:val="TOC3"/>
        <w:rPr>
          <w:rFonts w:asciiTheme="minorHAnsi" w:eastAsiaTheme="minorEastAsia" w:hAnsiTheme="minorHAnsi" w:cstheme="minorBidi"/>
        </w:rPr>
      </w:pPr>
      <w:hyperlink w:anchor="_Toc435195068" w:history="1">
        <w:r w:rsidR="00702208" w:rsidRPr="000143DF">
          <w:rPr>
            <w:rStyle w:val="Hyperlink"/>
          </w:rPr>
          <w:t>4.6.1</w:t>
        </w:r>
        <w:r w:rsidR="00702208">
          <w:rPr>
            <w:rFonts w:asciiTheme="minorHAnsi" w:eastAsiaTheme="minorEastAsia" w:hAnsiTheme="minorHAnsi" w:cstheme="minorBidi"/>
          </w:rPr>
          <w:tab/>
        </w:r>
        <w:r w:rsidR="00702208" w:rsidRPr="000143DF">
          <w:rPr>
            <w:rStyle w:val="Hyperlink"/>
          </w:rPr>
          <w:t>Web Services</w:t>
        </w:r>
        <w:r w:rsidR="00702208">
          <w:rPr>
            <w:webHidden/>
          </w:rPr>
          <w:tab/>
        </w:r>
        <w:r w:rsidR="00702208">
          <w:rPr>
            <w:webHidden/>
          </w:rPr>
          <w:fldChar w:fldCharType="begin"/>
        </w:r>
        <w:r w:rsidR="00702208">
          <w:rPr>
            <w:webHidden/>
          </w:rPr>
          <w:instrText xml:space="preserve"> PAGEREF _Toc435195068 \h </w:instrText>
        </w:r>
        <w:r w:rsidR="00702208">
          <w:rPr>
            <w:webHidden/>
          </w:rPr>
        </w:r>
        <w:r w:rsidR="00702208">
          <w:rPr>
            <w:webHidden/>
          </w:rPr>
          <w:fldChar w:fldCharType="separate"/>
        </w:r>
        <w:r w:rsidR="00702208">
          <w:rPr>
            <w:webHidden/>
          </w:rPr>
          <w:t>26</w:t>
        </w:r>
        <w:r w:rsidR="00702208">
          <w:rPr>
            <w:webHidden/>
          </w:rPr>
          <w:fldChar w:fldCharType="end"/>
        </w:r>
      </w:hyperlink>
    </w:p>
    <w:p w:rsidR="00702208" w:rsidRDefault="00DB48A0">
      <w:pPr>
        <w:pStyle w:val="TOC3"/>
        <w:rPr>
          <w:rFonts w:asciiTheme="minorHAnsi" w:eastAsiaTheme="minorEastAsia" w:hAnsiTheme="minorHAnsi" w:cstheme="minorBidi"/>
        </w:rPr>
      </w:pPr>
      <w:hyperlink w:anchor="_Toc435195069" w:history="1">
        <w:r w:rsidR="00702208" w:rsidRPr="000143DF">
          <w:rPr>
            <w:rStyle w:val="Hyperlink"/>
          </w:rPr>
          <w:t>4.6.2</w:t>
        </w:r>
        <w:r w:rsidR="00702208">
          <w:rPr>
            <w:rFonts w:asciiTheme="minorHAnsi" w:eastAsiaTheme="minorEastAsia" w:hAnsiTheme="minorHAnsi" w:cstheme="minorBidi"/>
          </w:rPr>
          <w:tab/>
        </w:r>
        <w:r w:rsidR="00702208" w:rsidRPr="000143DF">
          <w:rPr>
            <w:rStyle w:val="Hyperlink"/>
          </w:rPr>
          <w:t>Email notifications</w:t>
        </w:r>
        <w:r w:rsidR="00702208">
          <w:rPr>
            <w:webHidden/>
          </w:rPr>
          <w:tab/>
        </w:r>
        <w:r w:rsidR="00702208">
          <w:rPr>
            <w:webHidden/>
          </w:rPr>
          <w:fldChar w:fldCharType="begin"/>
        </w:r>
        <w:r w:rsidR="00702208">
          <w:rPr>
            <w:webHidden/>
          </w:rPr>
          <w:instrText xml:space="preserve"> PAGEREF _Toc435195069 \h </w:instrText>
        </w:r>
        <w:r w:rsidR="00702208">
          <w:rPr>
            <w:webHidden/>
          </w:rPr>
        </w:r>
        <w:r w:rsidR="00702208">
          <w:rPr>
            <w:webHidden/>
          </w:rPr>
          <w:fldChar w:fldCharType="separate"/>
        </w:r>
        <w:r w:rsidR="00702208">
          <w:rPr>
            <w:webHidden/>
          </w:rPr>
          <w:t>26</w:t>
        </w:r>
        <w:r w:rsidR="00702208">
          <w:rPr>
            <w:webHidden/>
          </w:rPr>
          <w:fldChar w:fldCharType="end"/>
        </w:r>
      </w:hyperlink>
    </w:p>
    <w:p w:rsidR="00702208" w:rsidRDefault="00DB48A0">
      <w:pPr>
        <w:pStyle w:val="TOC3"/>
        <w:rPr>
          <w:rFonts w:asciiTheme="minorHAnsi" w:eastAsiaTheme="minorEastAsia" w:hAnsiTheme="minorHAnsi" w:cstheme="minorBidi"/>
        </w:rPr>
      </w:pPr>
      <w:hyperlink w:anchor="_Toc435195070" w:history="1">
        <w:r w:rsidR="00702208" w:rsidRPr="000143DF">
          <w:rPr>
            <w:rStyle w:val="Hyperlink"/>
          </w:rPr>
          <w:t>4.6.3</w:t>
        </w:r>
        <w:r w:rsidR="00702208">
          <w:rPr>
            <w:rFonts w:asciiTheme="minorHAnsi" w:eastAsiaTheme="minorEastAsia" w:hAnsiTheme="minorHAnsi" w:cstheme="minorBidi"/>
          </w:rPr>
          <w:tab/>
        </w:r>
        <w:r w:rsidR="00702208" w:rsidRPr="000143DF">
          <w:rPr>
            <w:rStyle w:val="Hyperlink"/>
          </w:rPr>
          <w:t>Database CRUD operations</w:t>
        </w:r>
        <w:r w:rsidR="00702208">
          <w:rPr>
            <w:webHidden/>
          </w:rPr>
          <w:tab/>
        </w:r>
        <w:r w:rsidR="00702208">
          <w:rPr>
            <w:webHidden/>
          </w:rPr>
          <w:fldChar w:fldCharType="begin"/>
        </w:r>
        <w:r w:rsidR="00702208">
          <w:rPr>
            <w:webHidden/>
          </w:rPr>
          <w:instrText xml:space="preserve"> PAGEREF _Toc435195070 \h </w:instrText>
        </w:r>
        <w:r w:rsidR="00702208">
          <w:rPr>
            <w:webHidden/>
          </w:rPr>
        </w:r>
        <w:r w:rsidR="00702208">
          <w:rPr>
            <w:webHidden/>
          </w:rPr>
          <w:fldChar w:fldCharType="separate"/>
        </w:r>
        <w:r w:rsidR="00702208">
          <w:rPr>
            <w:webHidden/>
          </w:rPr>
          <w:t>26</w:t>
        </w:r>
        <w:r w:rsidR="00702208">
          <w:rPr>
            <w:webHidden/>
          </w:rPr>
          <w:fldChar w:fldCharType="end"/>
        </w:r>
      </w:hyperlink>
    </w:p>
    <w:p w:rsidR="00702208" w:rsidRDefault="00DB48A0">
      <w:pPr>
        <w:pStyle w:val="TOC1"/>
        <w:rPr>
          <w:rFonts w:asciiTheme="minorHAnsi" w:eastAsiaTheme="minorEastAsia" w:hAnsiTheme="minorHAnsi" w:cstheme="minorBidi"/>
          <w:b w:val="0"/>
          <w:bCs w:val="0"/>
          <w:caps w:val="0"/>
          <w:szCs w:val="22"/>
        </w:rPr>
      </w:pPr>
      <w:hyperlink w:anchor="_Toc435195071" w:history="1">
        <w:r w:rsidR="00702208" w:rsidRPr="000143DF">
          <w:rPr>
            <w:rStyle w:val="Hyperlink"/>
          </w:rPr>
          <w:t>5</w:t>
        </w:r>
        <w:r w:rsidR="00702208">
          <w:rPr>
            <w:rFonts w:asciiTheme="minorHAnsi" w:eastAsiaTheme="minorEastAsia" w:hAnsiTheme="minorHAnsi" w:cstheme="minorBidi"/>
            <w:b w:val="0"/>
            <w:bCs w:val="0"/>
            <w:caps w:val="0"/>
            <w:szCs w:val="22"/>
          </w:rPr>
          <w:tab/>
        </w:r>
        <w:r w:rsidR="00702208" w:rsidRPr="000143DF">
          <w:rPr>
            <w:rStyle w:val="Hyperlink"/>
          </w:rPr>
          <w:t>System Design</w:t>
        </w:r>
        <w:r w:rsidR="00702208">
          <w:rPr>
            <w:webHidden/>
          </w:rPr>
          <w:tab/>
        </w:r>
        <w:r w:rsidR="00702208">
          <w:rPr>
            <w:webHidden/>
          </w:rPr>
          <w:fldChar w:fldCharType="begin"/>
        </w:r>
        <w:r w:rsidR="00702208">
          <w:rPr>
            <w:webHidden/>
          </w:rPr>
          <w:instrText xml:space="preserve"> PAGEREF _Toc435195071 \h </w:instrText>
        </w:r>
        <w:r w:rsidR="00702208">
          <w:rPr>
            <w:webHidden/>
          </w:rPr>
        </w:r>
        <w:r w:rsidR="00702208">
          <w:rPr>
            <w:webHidden/>
          </w:rPr>
          <w:fldChar w:fldCharType="separate"/>
        </w:r>
        <w:r w:rsidR="00702208">
          <w:rPr>
            <w:webHidden/>
          </w:rPr>
          <w:t>27</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2" w:history="1">
        <w:r w:rsidR="00702208" w:rsidRPr="000143DF">
          <w:rPr>
            <w:rStyle w:val="Hyperlink"/>
            <w:rFonts w:ascii="Arial" w:hAnsi="Arial" w:cs="Arial"/>
          </w:rPr>
          <w:t>5.1</w:t>
        </w:r>
        <w:r w:rsidR="00702208">
          <w:rPr>
            <w:rFonts w:asciiTheme="minorHAnsi" w:eastAsiaTheme="minorEastAsia" w:hAnsiTheme="minorHAnsi" w:cstheme="minorBidi"/>
          </w:rPr>
          <w:tab/>
        </w:r>
        <w:r w:rsidR="00702208" w:rsidRPr="000143DF">
          <w:rPr>
            <w:rStyle w:val="Hyperlink"/>
            <w:rFonts w:ascii="Arial" w:hAnsi="Arial" w:cs="Arial"/>
          </w:rPr>
          <w:t>Business Requirements</w:t>
        </w:r>
        <w:r w:rsidR="00702208">
          <w:rPr>
            <w:webHidden/>
          </w:rPr>
          <w:tab/>
        </w:r>
        <w:r w:rsidR="00702208">
          <w:rPr>
            <w:webHidden/>
          </w:rPr>
          <w:fldChar w:fldCharType="begin"/>
        </w:r>
        <w:r w:rsidR="00702208">
          <w:rPr>
            <w:webHidden/>
          </w:rPr>
          <w:instrText xml:space="preserve"> PAGEREF _Toc435195072 \h </w:instrText>
        </w:r>
        <w:r w:rsidR="00702208">
          <w:rPr>
            <w:webHidden/>
          </w:rPr>
        </w:r>
        <w:r w:rsidR="00702208">
          <w:rPr>
            <w:webHidden/>
          </w:rPr>
          <w:fldChar w:fldCharType="separate"/>
        </w:r>
        <w:r w:rsidR="00702208">
          <w:rPr>
            <w:webHidden/>
          </w:rPr>
          <w:t>27</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3" w:history="1">
        <w:r w:rsidR="00702208" w:rsidRPr="000143DF">
          <w:rPr>
            <w:rStyle w:val="Hyperlink"/>
            <w:rFonts w:ascii="Arial" w:hAnsi="Arial" w:cs="Arial"/>
          </w:rPr>
          <w:t>5.2</w:t>
        </w:r>
        <w:r w:rsidR="00702208">
          <w:rPr>
            <w:rFonts w:asciiTheme="minorHAnsi" w:eastAsiaTheme="minorEastAsia" w:hAnsiTheme="minorHAnsi" w:cstheme="minorBidi"/>
          </w:rPr>
          <w:tab/>
        </w:r>
        <w:r w:rsidR="00702208" w:rsidRPr="000143DF">
          <w:rPr>
            <w:rStyle w:val="Hyperlink"/>
            <w:rFonts w:ascii="Arial" w:hAnsi="Arial" w:cs="Arial"/>
          </w:rPr>
          <w:t>Database Design</w:t>
        </w:r>
        <w:r w:rsidR="00702208">
          <w:rPr>
            <w:webHidden/>
          </w:rPr>
          <w:tab/>
        </w:r>
        <w:r w:rsidR="00702208">
          <w:rPr>
            <w:webHidden/>
          </w:rPr>
          <w:fldChar w:fldCharType="begin"/>
        </w:r>
        <w:r w:rsidR="00702208">
          <w:rPr>
            <w:webHidden/>
          </w:rPr>
          <w:instrText xml:space="preserve"> PAGEREF _Toc435195073 \h </w:instrText>
        </w:r>
        <w:r w:rsidR="00702208">
          <w:rPr>
            <w:webHidden/>
          </w:rPr>
        </w:r>
        <w:r w:rsidR="00702208">
          <w:rPr>
            <w:webHidden/>
          </w:rPr>
          <w:fldChar w:fldCharType="separate"/>
        </w:r>
        <w:r w:rsidR="00702208">
          <w:rPr>
            <w:webHidden/>
          </w:rPr>
          <w:t>27</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4" w:history="1">
        <w:r w:rsidR="00702208" w:rsidRPr="000143DF">
          <w:rPr>
            <w:rStyle w:val="Hyperlink"/>
            <w:rFonts w:ascii="Arial" w:hAnsi="Arial" w:cs="Arial"/>
          </w:rPr>
          <w:t>5.3</w:t>
        </w:r>
        <w:r w:rsidR="00702208">
          <w:rPr>
            <w:rFonts w:asciiTheme="minorHAnsi" w:eastAsiaTheme="minorEastAsia" w:hAnsiTheme="minorHAnsi" w:cstheme="minorBidi"/>
          </w:rPr>
          <w:tab/>
        </w:r>
        <w:r w:rsidR="00702208" w:rsidRPr="000143DF">
          <w:rPr>
            <w:rStyle w:val="Hyperlink"/>
            <w:rFonts w:ascii="Arial" w:hAnsi="Arial" w:cs="Arial"/>
          </w:rPr>
          <w:t>Data Conversion and DE-Identification</w:t>
        </w:r>
        <w:r w:rsidR="00702208">
          <w:rPr>
            <w:webHidden/>
          </w:rPr>
          <w:tab/>
        </w:r>
        <w:r w:rsidR="00702208">
          <w:rPr>
            <w:webHidden/>
          </w:rPr>
          <w:fldChar w:fldCharType="begin"/>
        </w:r>
        <w:r w:rsidR="00702208">
          <w:rPr>
            <w:webHidden/>
          </w:rPr>
          <w:instrText xml:space="preserve"> PAGEREF _Toc435195074 \h </w:instrText>
        </w:r>
        <w:r w:rsidR="00702208">
          <w:rPr>
            <w:webHidden/>
          </w:rPr>
        </w:r>
        <w:r w:rsidR="00702208">
          <w:rPr>
            <w:webHidden/>
          </w:rPr>
          <w:fldChar w:fldCharType="separate"/>
        </w:r>
        <w:r w:rsidR="00702208">
          <w:rPr>
            <w:webHidden/>
          </w:rPr>
          <w:t>31</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5" w:history="1">
        <w:r w:rsidR="00702208" w:rsidRPr="000143DF">
          <w:rPr>
            <w:rStyle w:val="Hyperlink"/>
            <w:rFonts w:ascii="Arial" w:hAnsi="Arial" w:cs="Arial"/>
          </w:rPr>
          <w:t>5.4</w:t>
        </w:r>
        <w:r w:rsidR="00702208">
          <w:rPr>
            <w:rFonts w:asciiTheme="minorHAnsi" w:eastAsiaTheme="minorEastAsia" w:hAnsiTheme="minorHAnsi" w:cstheme="minorBidi"/>
          </w:rPr>
          <w:tab/>
        </w:r>
        <w:r w:rsidR="00702208" w:rsidRPr="000143DF">
          <w:rPr>
            <w:rStyle w:val="Hyperlink"/>
            <w:rFonts w:ascii="Arial" w:hAnsi="Arial" w:cs="Arial"/>
          </w:rPr>
          <w:t>Application Program Interfaces</w:t>
        </w:r>
        <w:r w:rsidR="00702208">
          <w:rPr>
            <w:webHidden/>
          </w:rPr>
          <w:tab/>
        </w:r>
        <w:r w:rsidR="00702208">
          <w:rPr>
            <w:webHidden/>
          </w:rPr>
          <w:fldChar w:fldCharType="begin"/>
        </w:r>
        <w:r w:rsidR="00702208">
          <w:rPr>
            <w:webHidden/>
          </w:rPr>
          <w:instrText xml:space="preserve"> PAGEREF _Toc435195075 \h </w:instrText>
        </w:r>
        <w:r w:rsidR="00702208">
          <w:rPr>
            <w:webHidden/>
          </w:rPr>
        </w:r>
        <w:r w:rsidR="00702208">
          <w:rPr>
            <w:webHidden/>
          </w:rPr>
          <w:fldChar w:fldCharType="separate"/>
        </w:r>
        <w:r w:rsidR="00702208">
          <w:rPr>
            <w:webHidden/>
          </w:rPr>
          <w:t>31</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6" w:history="1">
        <w:r w:rsidR="00702208" w:rsidRPr="000143DF">
          <w:rPr>
            <w:rStyle w:val="Hyperlink"/>
            <w:rFonts w:ascii="Arial" w:hAnsi="Arial" w:cs="Arial"/>
          </w:rPr>
          <w:t>5.5</w:t>
        </w:r>
        <w:r w:rsidR="00702208">
          <w:rPr>
            <w:rFonts w:asciiTheme="minorHAnsi" w:eastAsiaTheme="minorEastAsia" w:hAnsiTheme="minorHAnsi" w:cstheme="minorBidi"/>
          </w:rPr>
          <w:tab/>
        </w:r>
        <w:r w:rsidR="00702208" w:rsidRPr="000143DF">
          <w:rPr>
            <w:rStyle w:val="Hyperlink"/>
            <w:rFonts w:ascii="Arial" w:hAnsi="Arial" w:cs="Arial"/>
          </w:rPr>
          <w:t>User Interface Design</w:t>
        </w:r>
        <w:r w:rsidR="00702208">
          <w:rPr>
            <w:webHidden/>
          </w:rPr>
          <w:tab/>
        </w:r>
        <w:r w:rsidR="00702208">
          <w:rPr>
            <w:webHidden/>
          </w:rPr>
          <w:fldChar w:fldCharType="begin"/>
        </w:r>
        <w:r w:rsidR="00702208">
          <w:rPr>
            <w:webHidden/>
          </w:rPr>
          <w:instrText xml:space="preserve"> PAGEREF _Toc435195076 \h </w:instrText>
        </w:r>
        <w:r w:rsidR="00702208">
          <w:rPr>
            <w:webHidden/>
          </w:rPr>
        </w:r>
        <w:r w:rsidR="00702208">
          <w:rPr>
            <w:webHidden/>
          </w:rPr>
          <w:fldChar w:fldCharType="separate"/>
        </w:r>
        <w:r w:rsidR="00702208">
          <w:rPr>
            <w:webHidden/>
          </w:rPr>
          <w:t>31</w:t>
        </w:r>
        <w:r w:rsidR="00702208">
          <w:rPr>
            <w:webHidden/>
          </w:rPr>
          <w:fldChar w:fldCharType="end"/>
        </w:r>
      </w:hyperlink>
    </w:p>
    <w:p w:rsidR="00702208" w:rsidRDefault="00DB48A0">
      <w:pPr>
        <w:pStyle w:val="TOC3"/>
        <w:rPr>
          <w:rFonts w:asciiTheme="minorHAnsi" w:eastAsiaTheme="minorEastAsia" w:hAnsiTheme="minorHAnsi" w:cstheme="minorBidi"/>
        </w:rPr>
      </w:pPr>
      <w:hyperlink w:anchor="_Toc435195077" w:history="1">
        <w:r w:rsidR="00702208" w:rsidRPr="000143DF">
          <w:rPr>
            <w:rStyle w:val="Hyperlink"/>
            <w:rFonts w:ascii="Arial" w:hAnsi="Arial" w:cs="Arial"/>
          </w:rPr>
          <w:t>5.5.1</w:t>
        </w:r>
        <w:r w:rsidR="00702208">
          <w:rPr>
            <w:rFonts w:asciiTheme="minorHAnsi" w:eastAsiaTheme="minorEastAsia" w:hAnsiTheme="minorHAnsi" w:cstheme="minorBidi"/>
          </w:rPr>
          <w:tab/>
        </w:r>
        <w:r w:rsidR="00702208" w:rsidRPr="000143DF">
          <w:rPr>
            <w:rStyle w:val="Hyperlink"/>
            <w:rFonts w:ascii="Arial" w:hAnsi="Arial" w:cs="Arial"/>
          </w:rPr>
          <w:t>Users, Roles and Audiences</w:t>
        </w:r>
        <w:r w:rsidR="00702208">
          <w:rPr>
            <w:webHidden/>
          </w:rPr>
          <w:tab/>
        </w:r>
        <w:r w:rsidR="00702208">
          <w:rPr>
            <w:webHidden/>
          </w:rPr>
          <w:fldChar w:fldCharType="begin"/>
        </w:r>
        <w:r w:rsidR="00702208">
          <w:rPr>
            <w:webHidden/>
          </w:rPr>
          <w:instrText xml:space="preserve"> PAGEREF _Toc435195077 \h </w:instrText>
        </w:r>
        <w:r w:rsidR="00702208">
          <w:rPr>
            <w:webHidden/>
          </w:rPr>
        </w:r>
        <w:r w:rsidR="00702208">
          <w:rPr>
            <w:webHidden/>
          </w:rPr>
          <w:fldChar w:fldCharType="separate"/>
        </w:r>
        <w:r w:rsidR="00702208">
          <w:rPr>
            <w:webHidden/>
          </w:rPr>
          <w:t>31</w:t>
        </w:r>
        <w:r w:rsidR="00702208">
          <w:rPr>
            <w:webHidden/>
          </w:rPr>
          <w:fldChar w:fldCharType="end"/>
        </w:r>
      </w:hyperlink>
    </w:p>
    <w:p w:rsidR="00702208" w:rsidRDefault="00DB48A0">
      <w:pPr>
        <w:pStyle w:val="TOC3"/>
        <w:rPr>
          <w:rFonts w:asciiTheme="minorHAnsi" w:eastAsiaTheme="minorEastAsia" w:hAnsiTheme="minorHAnsi" w:cstheme="minorBidi"/>
        </w:rPr>
      </w:pPr>
      <w:hyperlink w:anchor="_Toc435195078" w:history="1">
        <w:r w:rsidR="00702208" w:rsidRPr="000143DF">
          <w:rPr>
            <w:rStyle w:val="Hyperlink"/>
            <w:rFonts w:ascii="Arial" w:hAnsi="Arial" w:cs="Arial"/>
          </w:rPr>
          <w:t>5.5.2</w:t>
        </w:r>
        <w:r w:rsidR="00702208">
          <w:rPr>
            <w:rFonts w:asciiTheme="minorHAnsi" w:eastAsiaTheme="minorEastAsia" w:hAnsiTheme="minorHAnsi" w:cstheme="minorBidi"/>
          </w:rPr>
          <w:tab/>
        </w:r>
        <w:r w:rsidR="00702208" w:rsidRPr="000143DF">
          <w:rPr>
            <w:rStyle w:val="Hyperlink"/>
            <w:rFonts w:ascii="Arial" w:hAnsi="Arial" w:cs="Arial"/>
          </w:rPr>
          <w:t>Triggers</w:t>
        </w:r>
        <w:r w:rsidR="00702208">
          <w:rPr>
            <w:webHidden/>
          </w:rPr>
          <w:tab/>
        </w:r>
        <w:r w:rsidR="00702208">
          <w:rPr>
            <w:webHidden/>
          </w:rPr>
          <w:fldChar w:fldCharType="begin"/>
        </w:r>
        <w:r w:rsidR="00702208">
          <w:rPr>
            <w:webHidden/>
          </w:rPr>
          <w:instrText xml:space="preserve"> PAGEREF _Toc435195078 \h </w:instrText>
        </w:r>
        <w:r w:rsidR="00702208">
          <w:rPr>
            <w:webHidden/>
          </w:rPr>
        </w:r>
        <w:r w:rsidR="00702208">
          <w:rPr>
            <w:webHidden/>
          </w:rPr>
          <w:fldChar w:fldCharType="separate"/>
        </w:r>
        <w:r w:rsidR="00702208">
          <w:rPr>
            <w:webHidden/>
          </w:rPr>
          <w:t>33</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79" w:history="1">
        <w:r w:rsidR="00702208" w:rsidRPr="000143DF">
          <w:rPr>
            <w:rStyle w:val="Hyperlink"/>
            <w:rFonts w:ascii="Arial" w:hAnsi="Arial" w:cs="Arial"/>
          </w:rPr>
          <w:t>5.6</w:t>
        </w:r>
        <w:r w:rsidR="00702208">
          <w:rPr>
            <w:rFonts w:asciiTheme="minorHAnsi" w:eastAsiaTheme="minorEastAsia" w:hAnsiTheme="minorHAnsi" w:cstheme="minorBidi"/>
          </w:rPr>
          <w:tab/>
        </w:r>
        <w:r w:rsidR="00702208" w:rsidRPr="000143DF">
          <w:rPr>
            <w:rStyle w:val="Hyperlink"/>
            <w:rFonts w:ascii="Arial" w:hAnsi="Arial" w:cs="Arial"/>
          </w:rPr>
          <w:t>CDR-AR, Analytics and Reporting</w:t>
        </w:r>
        <w:r w:rsidR="00702208">
          <w:rPr>
            <w:webHidden/>
          </w:rPr>
          <w:tab/>
        </w:r>
        <w:r w:rsidR="00702208">
          <w:rPr>
            <w:webHidden/>
          </w:rPr>
          <w:fldChar w:fldCharType="begin"/>
        </w:r>
        <w:r w:rsidR="00702208">
          <w:rPr>
            <w:webHidden/>
          </w:rPr>
          <w:instrText xml:space="preserve"> PAGEREF _Toc435195079 \h </w:instrText>
        </w:r>
        <w:r w:rsidR="00702208">
          <w:rPr>
            <w:webHidden/>
          </w:rPr>
        </w:r>
        <w:r w:rsidR="00702208">
          <w:rPr>
            <w:webHidden/>
          </w:rPr>
          <w:fldChar w:fldCharType="separate"/>
        </w:r>
        <w:r w:rsidR="00702208">
          <w:rPr>
            <w:webHidden/>
          </w:rPr>
          <w:t>34</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80" w:history="1">
        <w:r w:rsidR="00702208" w:rsidRPr="000143DF">
          <w:rPr>
            <w:rStyle w:val="Hyperlink"/>
            <w:rFonts w:ascii="Arial" w:hAnsi="Arial" w:cs="Arial"/>
          </w:rPr>
          <w:t>5.7</w:t>
        </w:r>
        <w:r w:rsidR="00702208">
          <w:rPr>
            <w:rFonts w:asciiTheme="minorHAnsi" w:eastAsiaTheme="minorEastAsia" w:hAnsiTheme="minorHAnsi" w:cstheme="minorBidi"/>
          </w:rPr>
          <w:tab/>
        </w:r>
        <w:r w:rsidR="00702208" w:rsidRPr="000143DF">
          <w:rPr>
            <w:rStyle w:val="Hyperlink"/>
            <w:rFonts w:ascii="Arial" w:hAnsi="Arial" w:cs="Arial"/>
          </w:rPr>
          <w:t>System Performance</w:t>
        </w:r>
        <w:r w:rsidR="00702208">
          <w:rPr>
            <w:webHidden/>
          </w:rPr>
          <w:tab/>
        </w:r>
        <w:r w:rsidR="00702208">
          <w:rPr>
            <w:webHidden/>
          </w:rPr>
          <w:fldChar w:fldCharType="begin"/>
        </w:r>
        <w:r w:rsidR="00702208">
          <w:rPr>
            <w:webHidden/>
          </w:rPr>
          <w:instrText xml:space="preserve"> PAGEREF _Toc435195080 \h </w:instrText>
        </w:r>
        <w:r w:rsidR="00702208">
          <w:rPr>
            <w:webHidden/>
          </w:rPr>
        </w:r>
        <w:r w:rsidR="00702208">
          <w:rPr>
            <w:webHidden/>
          </w:rPr>
          <w:fldChar w:fldCharType="separate"/>
        </w:r>
        <w:r w:rsidR="00702208">
          <w:rPr>
            <w:webHidden/>
          </w:rPr>
          <w:t>34</w:t>
        </w:r>
        <w:r w:rsidR="00702208">
          <w:rPr>
            <w:webHidden/>
          </w:rPr>
          <w:fldChar w:fldCharType="end"/>
        </w:r>
      </w:hyperlink>
    </w:p>
    <w:p w:rsidR="00702208" w:rsidRDefault="00DB48A0">
      <w:pPr>
        <w:pStyle w:val="TOC2"/>
        <w:rPr>
          <w:rFonts w:asciiTheme="minorHAnsi" w:eastAsiaTheme="minorEastAsia" w:hAnsiTheme="minorHAnsi" w:cstheme="minorBidi"/>
        </w:rPr>
      </w:pPr>
      <w:hyperlink w:anchor="_Toc435195081" w:history="1">
        <w:r w:rsidR="00702208" w:rsidRPr="000143DF">
          <w:rPr>
            <w:rStyle w:val="Hyperlink"/>
            <w:rFonts w:ascii="Arial" w:hAnsi="Arial" w:cs="Arial"/>
          </w:rPr>
          <w:t>5.8</w:t>
        </w:r>
        <w:r w:rsidR="00702208">
          <w:rPr>
            <w:rFonts w:asciiTheme="minorHAnsi" w:eastAsiaTheme="minorEastAsia" w:hAnsiTheme="minorHAnsi" w:cstheme="minorBidi"/>
          </w:rPr>
          <w:tab/>
        </w:r>
        <w:r w:rsidR="00702208" w:rsidRPr="000143DF">
          <w:rPr>
            <w:rStyle w:val="Hyperlink"/>
            <w:rFonts w:ascii="Arial" w:hAnsi="Arial" w:cs="Arial"/>
          </w:rPr>
          <w:t>Section 508 Compliance</w:t>
        </w:r>
        <w:r w:rsidR="00702208">
          <w:rPr>
            <w:webHidden/>
          </w:rPr>
          <w:tab/>
        </w:r>
        <w:r w:rsidR="00702208">
          <w:rPr>
            <w:webHidden/>
          </w:rPr>
          <w:fldChar w:fldCharType="begin"/>
        </w:r>
        <w:r w:rsidR="00702208">
          <w:rPr>
            <w:webHidden/>
          </w:rPr>
          <w:instrText xml:space="preserve"> PAGEREF _Toc435195081 \h </w:instrText>
        </w:r>
        <w:r w:rsidR="00702208">
          <w:rPr>
            <w:webHidden/>
          </w:rPr>
        </w:r>
        <w:r w:rsidR="00702208">
          <w:rPr>
            <w:webHidden/>
          </w:rPr>
          <w:fldChar w:fldCharType="separate"/>
        </w:r>
        <w:r w:rsidR="00702208">
          <w:rPr>
            <w:webHidden/>
          </w:rPr>
          <w:t>34</w:t>
        </w:r>
        <w:r w:rsidR="00702208">
          <w:rPr>
            <w:webHidden/>
          </w:rPr>
          <w:fldChar w:fldCharType="end"/>
        </w:r>
      </w:hyperlink>
    </w:p>
    <w:p w:rsidR="00702208" w:rsidRDefault="00DB48A0">
      <w:pPr>
        <w:pStyle w:val="TOC6"/>
        <w:tabs>
          <w:tab w:val="left" w:pos="1440"/>
          <w:tab w:val="right" w:leader="dot" w:pos="9350"/>
        </w:tabs>
        <w:rPr>
          <w:rFonts w:asciiTheme="minorHAnsi" w:eastAsiaTheme="minorEastAsia" w:hAnsiTheme="minorHAnsi" w:cstheme="minorBidi"/>
          <w:noProof/>
        </w:rPr>
      </w:pPr>
      <w:hyperlink w:anchor="_Toc435195082" w:history="1">
        <w:r w:rsidR="00702208" w:rsidRPr="000143DF">
          <w:rPr>
            <w:rStyle w:val="Hyperlink"/>
            <w:noProof/>
          </w:rPr>
          <w:t>Appendix A.</w:t>
        </w:r>
        <w:r w:rsidR="00702208">
          <w:rPr>
            <w:rFonts w:asciiTheme="minorHAnsi" w:eastAsiaTheme="minorEastAsia" w:hAnsiTheme="minorHAnsi" w:cstheme="minorBidi"/>
            <w:noProof/>
          </w:rPr>
          <w:tab/>
        </w:r>
        <w:r w:rsidR="00702208" w:rsidRPr="000143DF">
          <w:rPr>
            <w:rStyle w:val="Hyperlink"/>
            <w:noProof/>
          </w:rPr>
          <w:t>Key Terms</w:t>
        </w:r>
        <w:r w:rsidR="00702208">
          <w:rPr>
            <w:noProof/>
            <w:webHidden/>
          </w:rPr>
          <w:tab/>
        </w:r>
        <w:r w:rsidR="00702208">
          <w:rPr>
            <w:noProof/>
            <w:webHidden/>
          </w:rPr>
          <w:fldChar w:fldCharType="begin"/>
        </w:r>
        <w:r w:rsidR="00702208">
          <w:rPr>
            <w:noProof/>
            <w:webHidden/>
          </w:rPr>
          <w:instrText xml:space="preserve"> PAGEREF _Toc435195082 \h </w:instrText>
        </w:r>
        <w:r w:rsidR="00702208">
          <w:rPr>
            <w:noProof/>
            <w:webHidden/>
          </w:rPr>
        </w:r>
        <w:r w:rsidR="00702208">
          <w:rPr>
            <w:noProof/>
            <w:webHidden/>
          </w:rPr>
          <w:fldChar w:fldCharType="separate"/>
        </w:r>
        <w:r w:rsidR="00702208">
          <w:rPr>
            <w:noProof/>
            <w:webHidden/>
          </w:rPr>
          <w:t>35</w:t>
        </w:r>
        <w:r w:rsidR="00702208">
          <w:rPr>
            <w:noProof/>
            <w:webHidden/>
          </w:rPr>
          <w:fldChar w:fldCharType="end"/>
        </w:r>
      </w:hyperlink>
    </w:p>
    <w:p w:rsidR="00702208" w:rsidRDefault="00DB48A0">
      <w:pPr>
        <w:pStyle w:val="TOC6"/>
        <w:tabs>
          <w:tab w:val="left" w:pos="1440"/>
          <w:tab w:val="right" w:leader="dot" w:pos="9350"/>
        </w:tabs>
        <w:rPr>
          <w:rFonts w:asciiTheme="minorHAnsi" w:eastAsiaTheme="minorEastAsia" w:hAnsiTheme="minorHAnsi" w:cstheme="minorBidi"/>
          <w:noProof/>
        </w:rPr>
      </w:pPr>
      <w:hyperlink w:anchor="_Toc435195083" w:history="1">
        <w:r w:rsidR="00702208" w:rsidRPr="000143DF">
          <w:rPr>
            <w:rStyle w:val="Hyperlink"/>
            <w:noProof/>
          </w:rPr>
          <w:t>Appendix B.</w:t>
        </w:r>
        <w:r w:rsidR="00702208">
          <w:rPr>
            <w:rFonts w:asciiTheme="minorHAnsi" w:eastAsiaTheme="minorEastAsia" w:hAnsiTheme="minorHAnsi" w:cstheme="minorBidi"/>
            <w:noProof/>
          </w:rPr>
          <w:tab/>
        </w:r>
        <w:r w:rsidR="00702208" w:rsidRPr="000143DF">
          <w:rPr>
            <w:rStyle w:val="Hyperlink"/>
            <w:noProof/>
          </w:rPr>
          <w:t>REFERENCES</w:t>
        </w:r>
        <w:r w:rsidR="00702208">
          <w:rPr>
            <w:noProof/>
            <w:webHidden/>
          </w:rPr>
          <w:tab/>
        </w:r>
        <w:r w:rsidR="00702208">
          <w:rPr>
            <w:noProof/>
            <w:webHidden/>
          </w:rPr>
          <w:fldChar w:fldCharType="begin"/>
        </w:r>
        <w:r w:rsidR="00702208">
          <w:rPr>
            <w:noProof/>
            <w:webHidden/>
          </w:rPr>
          <w:instrText xml:space="preserve"> PAGEREF _Toc435195083 \h </w:instrText>
        </w:r>
        <w:r w:rsidR="00702208">
          <w:rPr>
            <w:noProof/>
            <w:webHidden/>
          </w:rPr>
        </w:r>
        <w:r w:rsidR="00702208">
          <w:rPr>
            <w:noProof/>
            <w:webHidden/>
          </w:rPr>
          <w:fldChar w:fldCharType="separate"/>
        </w:r>
        <w:r w:rsidR="00702208">
          <w:rPr>
            <w:noProof/>
            <w:webHidden/>
          </w:rPr>
          <w:t>37</w:t>
        </w:r>
        <w:r w:rsidR="00702208">
          <w:rPr>
            <w:noProof/>
            <w:webHidden/>
          </w:rPr>
          <w:fldChar w:fldCharType="end"/>
        </w:r>
      </w:hyperlink>
    </w:p>
    <w:p w:rsidR="00702208" w:rsidRDefault="00DB48A0">
      <w:pPr>
        <w:pStyle w:val="TOC6"/>
        <w:tabs>
          <w:tab w:val="left" w:pos="1440"/>
          <w:tab w:val="right" w:leader="dot" w:pos="9350"/>
        </w:tabs>
        <w:rPr>
          <w:rFonts w:asciiTheme="minorHAnsi" w:eastAsiaTheme="minorEastAsia" w:hAnsiTheme="minorHAnsi" w:cstheme="minorBidi"/>
          <w:noProof/>
        </w:rPr>
      </w:pPr>
      <w:hyperlink w:anchor="_Toc435195084" w:history="1">
        <w:r w:rsidR="00702208" w:rsidRPr="000143DF">
          <w:rPr>
            <w:rStyle w:val="Hyperlink"/>
            <w:noProof/>
          </w:rPr>
          <w:t>Appendix C.</w:t>
        </w:r>
        <w:r w:rsidR="00702208">
          <w:rPr>
            <w:rFonts w:asciiTheme="minorHAnsi" w:eastAsiaTheme="minorEastAsia" w:hAnsiTheme="minorHAnsi" w:cstheme="minorBidi"/>
            <w:noProof/>
          </w:rPr>
          <w:tab/>
        </w:r>
        <w:r w:rsidR="00702208" w:rsidRPr="000143DF">
          <w:rPr>
            <w:rStyle w:val="Hyperlink"/>
            <w:noProof/>
          </w:rPr>
          <w:t>GTEx Biospecimen Workflow Overview</w:t>
        </w:r>
        <w:r w:rsidR="00702208">
          <w:rPr>
            <w:noProof/>
            <w:webHidden/>
          </w:rPr>
          <w:tab/>
        </w:r>
        <w:r w:rsidR="00702208">
          <w:rPr>
            <w:noProof/>
            <w:webHidden/>
          </w:rPr>
          <w:fldChar w:fldCharType="begin"/>
        </w:r>
        <w:r w:rsidR="00702208">
          <w:rPr>
            <w:noProof/>
            <w:webHidden/>
          </w:rPr>
          <w:instrText xml:space="preserve"> PAGEREF _Toc435195084 \h </w:instrText>
        </w:r>
        <w:r w:rsidR="00702208">
          <w:rPr>
            <w:noProof/>
            <w:webHidden/>
          </w:rPr>
        </w:r>
        <w:r w:rsidR="00702208">
          <w:rPr>
            <w:noProof/>
            <w:webHidden/>
          </w:rPr>
          <w:fldChar w:fldCharType="separate"/>
        </w:r>
        <w:r w:rsidR="00702208">
          <w:rPr>
            <w:noProof/>
            <w:webHidden/>
          </w:rPr>
          <w:t>38</w:t>
        </w:r>
        <w:r w:rsidR="00702208">
          <w:rPr>
            <w:noProof/>
            <w:webHidden/>
          </w:rPr>
          <w:fldChar w:fldCharType="end"/>
        </w:r>
      </w:hyperlink>
    </w:p>
    <w:p w:rsidR="00702208" w:rsidRDefault="00DB48A0">
      <w:pPr>
        <w:pStyle w:val="TOC6"/>
        <w:tabs>
          <w:tab w:val="left" w:pos="1440"/>
          <w:tab w:val="right" w:leader="dot" w:pos="9350"/>
        </w:tabs>
        <w:rPr>
          <w:rFonts w:asciiTheme="minorHAnsi" w:eastAsiaTheme="minorEastAsia" w:hAnsiTheme="minorHAnsi" w:cstheme="minorBidi"/>
          <w:noProof/>
        </w:rPr>
      </w:pPr>
      <w:hyperlink w:anchor="_Toc435195085" w:history="1">
        <w:r w:rsidR="00702208" w:rsidRPr="000143DF">
          <w:rPr>
            <w:rStyle w:val="Hyperlink"/>
            <w:noProof/>
          </w:rPr>
          <w:t>Appendix D.</w:t>
        </w:r>
        <w:r w:rsidR="00702208">
          <w:rPr>
            <w:rFonts w:asciiTheme="minorHAnsi" w:eastAsiaTheme="minorEastAsia" w:hAnsiTheme="minorHAnsi" w:cstheme="minorBidi"/>
            <w:noProof/>
          </w:rPr>
          <w:tab/>
        </w:r>
        <w:r w:rsidR="00702208" w:rsidRPr="000143DF">
          <w:rPr>
            <w:rStyle w:val="Hyperlink"/>
            <w:noProof/>
          </w:rPr>
          <w:t>GTEx Systems Descriptions</w:t>
        </w:r>
        <w:r w:rsidR="00702208">
          <w:rPr>
            <w:noProof/>
            <w:webHidden/>
          </w:rPr>
          <w:tab/>
        </w:r>
        <w:r w:rsidR="00702208">
          <w:rPr>
            <w:noProof/>
            <w:webHidden/>
          </w:rPr>
          <w:fldChar w:fldCharType="begin"/>
        </w:r>
        <w:r w:rsidR="00702208">
          <w:rPr>
            <w:noProof/>
            <w:webHidden/>
          </w:rPr>
          <w:instrText xml:space="preserve"> PAGEREF _Toc435195085 \h </w:instrText>
        </w:r>
        <w:r w:rsidR="00702208">
          <w:rPr>
            <w:noProof/>
            <w:webHidden/>
          </w:rPr>
        </w:r>
        <w:r w:rsidR="00702208">
          <w:rPr>
            <w:noProof/>
            <w:webHidden/>
          </w:rPr>
          <w:fldChar w:fldCharType="separate"/>
        </w:r>
        <w:r w:rsidR="00702208">
          <w:rPr>
            <w:noProof/>
            <w:webHidden/>
          </w:rPr>
          <w:t>39</w:t>
        </w:r>
        <w:r w:rsidR="00702208">
          <w:rPr>
            <w:noProof/>
            <w:webHidden/>
          </w:rPr>
          <w:fldChar w:fldCharType="end"/>
        </w:r>
      </w:hyperlink>
    </w:p>
    <w:p w:rsidR="00702208" w:rsidRDefault="00DB48A0">
      <w:pPr>
        <w:pStyle w:val="TOC6"/>
        <w:tabs>
          <w:tab w:val="left" w:pos="1440"/>
          <w:tab w:val="right" w:leader="dot" w:pos="9350"/>
        </w:tabs>
        <w:rPr>
          <w:rFonts w:asciiTheme="minorHAnsi" w:eastAsiaTheme="minorEastAsia" w:hAnsiTheme="minorHAnsi" w:cstheme="minorBidi"/>
          <w:noProof/>
        </w:rPr>
      </w:pPr>
      <w:hyperlink w:anchor="_Toc435195086" w:history="1">
        <w:r w:rsidR="00702208" w:rsidRPr="000143DF">
          <w:rPr>
            <w:rStyle w:val="Hyperlink"/>
            <w:noProof/>
          </w:rPr>
          <w:t>Appendix E.</w:t>
        </w:r>
        <w:r w:rsidR="00702208">
          <w:rPr>
            <w:rFonts w:asciiTheme="minorHAnsi" w:eastAsiaTheme="minorEastAsia" w:hAnsiTheme="minorHAnsi" w:cstheme="minorBidi"/>
            <w:noProof/>
          </w:rPr>
          <w:tab/>
        </w:r>
        <w:r w:rsidR="00702208" w:rsidRPr="000143DF">
          <w:rPr>
            <w:rStyle w:val="Hyperlink"/>
            <w:noProof/>
          </w:rPr>
          <w:t>Comprehensive Data Resource Design Approval</w:t>
        </w:r>
        <w:r w:rsidR="00702208">
          <w:rPr>
            <w:noProof/>
            <w:webHidden/>
          </w:rPr>
          <w:tab/>
        </w:r>
        <w:r w:rsidR="00702208">
          <w:rPr>
            <w:noProof/>
            <w:webHidden/>
          </w:rPr>
          <w:fldChar w:fldCharType="begin"/>
        </w:r>
        <w:r w:rsidR="00702208">
          <w:rPr>
            <w:noProof/>
            <w:webHidden/>
          </w:rPr>
          <w:instrText xml:space="preserve"> PAGEREF _Toc435195086 \h </w:instrText>
        </w:r>
        <w:r w:rsidR="00702208">
          <w:rPr>
            <w:noProof/>
            <w:webHidden/>
          </w:rPr>
        </w:r>
        <w:r w:rsidR="00702208">
          <w:rPr>
            <w:noProof/>
            <w:webHidden/>
          </w:rPr>
          <w:fldChar w:fldCharType="separate"/>
        </w:r>
        <w:r w:rsidR="00702208">
          <w:rPr>
            <w:noProof/>
            <w:webHidden/>
          </w:rPr>
          <w:t>42</w:t>
        </w:r>
        <w:r w:rsidR="00702208">
          <w:rPr>
            <w:noProof/>
            <w:webHidden/>
          </w:rPr>
          <w:fldChar w:fldCharType="end"/>
        </w:r>
      </w:hyperlink>
    </w:p>
    <w:p w:rsidR="00362AA8" w:rsidRDefault="00D14A8D" w:rsidP="003E2FB5">
      <w:pPr>
        <w:pStyle w:val="BodyText"/>
        <w:spacing w:before="120" w:after="0"/>
        <w:rPr>
          <w:rFonts w:ascii="Arial" w:hAnsi="Arial" w:cs="Arial"/>
          <w:caps/>
          <w:noProof/>
          <w:szCs w:val="28"/>
        </w:rPr>
      </w:pPr>
      <w:r>
        <w:rPr>
          <w:rFonts w:ascii="Arial" w:hAnsi="Arial" w:cs="Arial"/>
          <w:b/>
          <w:bCs/>
        </w:rPr>
        <w:fldChar w:fldCharType="end"/>
      </w:r>
    </w:p>
    <w:p w:rsidR="00594876" w:rsidRPr="009A54B7" w:rsidRDefault="00362AA8" w:rsidP="00080DD8">
      <w:pPr>
        <w:jc w:val="center"/>
        <w:rPr>
          <w:b/>
          <w:noProof/>
          <w:sz w:val="28"/>
          <w:szCs w:val="28"/>
        </w:rPr>
      </w:pPr>
      <w:r>
        <w:rPr>
          <w:noProof/>
        </w:rPr>
        <w:br w:type="page"/>
      </w:r>
      <w:r w:rsidRPr="009A54B7">
        <w:rPr>
          <w:b/>
          <w:noProof/>
          <w:sz w:val="28"/>
          <w:szCs w:val="28"/>
        </w:rPr>
        <w:lastRenderedPageBreak/>
        <w:t>Table of Figures</w:t>
      </w:r>
    </w:p>
    <w:p w:rsidR="00702208" w:rsidRDefault="00362AA8">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\h \z \c "Figure" </w:instrText>
      </w:r>
      <w:r>
        <w:rPr>
          <w:noProof/>
        </w:rPr>
        <w:fldChar w:fldCharType="separate"/>
      </w:r>
      <w:hyperlink w:anchor="_Toc435195087" w:history="1">
        <w:r w:rsidR="00702208" w:rsidRPr="00985399">
          <w:rPr>
            <w:rStyle w:val="Hyperlink"/>
            <w:noProof/>
          </w:rPr>
          <w:t>Figure 1- The CDR in Context of the GTEx Study</w:t>
        </w:r>
        <w:r w:rsidR="00702208">
          <w:rPr>
            <w:noProof/>
            <w:webHidden/>
          </w:rPr>
          <w:tab/>
        </w:r>
        <w:r w:rsidR="00702208">
          <w:rPr>
            <w:noProof/>
            <w:webHidden/>
          </w:rPr>
          <w:fldChar w:fldCharType="begin"/>
        </w:r>
        <w:r w:rsidR="00702208">
          <w:rPr>
            <w:noProof/>
            <w:webHidden/>
          </w:rPr>
          <w:instrText xml:space="preserve"> PAGEREF _Toc435195087 \h </w:instrText>
        </w:r>
        <w:r w:rsidR="00702208">
          <w:rPr>
            <w:noProof/>
            <w:webHidden/>
          </w:rPr>
        </w:r>
        <w:r w:rsidR="00702208">
          <w:rPr>
            <w:noProof/>
            <w:webHidden/>
          </w:rPr>
          <w:fldChar w:fldCharType="separate"/>
        </w:r>
        <w:r w:rsidR="00702208">
          <w:rPr>
            <w:noProof/>
            <w:webHidden/>
          </w:rPr>
          <w:t>3</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88" w:history="1">
        <w:r w:rsidR="00702208" w:rsidRPr="00985399">
          <w:rPr>
            <w:rStyle w:val="Hyperlink"/>
            <w:noProof/>
          </w:rPr>
          <w:t>Figure 2- Data Flow in the BPV Project</w:t>
        </w:r>
        <w:r w:rsidR="00702208">
          <w:rPr>
            <w:noProof/>
            <w:webHidden/>
          </w:rPr>
          <w:tab/>
        </w:r>
        <w:r w:rsidR="00702208">
          <w:rPr>
            <w:noProof/>
            <w:webHidden/>
          </w:rPr>
          <w:fldChar w:fldCharType="begin"/>
        </w:r>
        <w:r w:rsidR="00702208">
          <w:rPr>
            <w:noProof/>
            <w:webHidden/>
          </w:rPr>
          <w:instrText xml:space="preserve"> PAGEREF _Toc435195088 \h </w:instrText>
        </w:r>
        <w:r w:rsidR="00702208">
          <w:rPr>
            <w:noProof/>
            <w:webHidden/>
          </w:rPr>
        </w:r>
        <w:r w:rsidR="00702208">
          <w:rPr>
            <w:noProof/>
            <w:webHidden/>
          </w:rPr>
          <w:fldChar w:fldCharType="separate"/>
        </w:r>
        <w:r w:rsidR="00702208">
          <w:rPr>
            <w:noProof/>
            <w:webHidden/>
          </w:rPr>
          <w:t>4</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89" w:history="1">
        <w:r w:rsidR="00702208" w:rsidRPr="00985399">
          <w:rPr>
            <w:rStyle w:val="Hyperlink"/>
            <w:noProof/>
          </w:rPr>
          <w:t>Figure 3- CDR External Data Flows</w:t>
        </w:r>
        <w:r w:rsidR="00702208">
          <w:rPr>
            <w:noProof/>
            <w:webHidden/>
          </w:rPr>
          <w:tab/>
        </w:r>
        <w:r w:rsidR="00702208">
          <w:rPr>
            <w:noProof/>
            <w:webHidden/>
          </w:rPr>
          <w:fldChar w:fldCharType="begin"/>
        </w:r>
        <w:r w:rsidR="00702208">
          <w:rPr>
            <w:noProof/>
            <w:webHidden/>
          </w:rPr>
          <w:instrText xml:space="preserve"> PAGEREF _Toc435195089 \h </w:instrText>
        </w:r>
        <w:r w:rsidR="00702208">
          <w:rPr>
            <w:noProof/>
            <w:webHidden/>
          </w:rPr>
        </w:r>
        <w:r w:rsidR="00702208">
          <w:rPr>
            <w:noProof/>
            <w:webHidden/>
          </w:rPr>
          <w:fldChar w:fldCharType="separate"/>
        </w:r>
        <w:r w:rsidR="00702208">
          <w:rPr>
            <w:noProof/>
            <w:webHidden/>
          </w:rPr>
          <w:t>7</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0" w:history="1">
        <w:r w:rsidR="00702208" w:rsidRPr="00985399">
          <w:rPr>
            <w:rStyle w:val="Hyperlink"/>
            <w:noProof/>
          </w:rPr>
          <w:t>Figure 4- Virtual Machine Network Architecture</w:t>
        </w:r>
        <w:r w:rsidR="00702208">
          <w:rPr>
            <w:noProof/>
            <w:webHidden/>
          </w:rPr>
          <w:tab/>
        </w:r>
        <w:r w:rsidR="00702208">
          <w:rPr>
            <w:noProof/>
            <w:webHidden/>
          </w:rPr>
          <w:fldChar w:fldCharType="begin"/>
        </w:r>
        <w:r w:rsidR="00702208">
          <w:rPr>
            <w:noProof/>
            <w:webHidden/>
          </w:rPr>
          <w:instrText xml:space="preserve"> PAGEREF _Toc435195090 \h </w:instrText>
        </w:r>
        <w:r w:rsidR="00702208">
          <w:rPr>
            <w:noProof/>
            <w:webHidden/>
          </w:rPr>
        </w:r>
        <w:r w:rsidR="00702208">
          <w:rPr>
            <w:noProof/>
            <w:webHidden/>
          </w:rPr>
          <w:fldChar w:fldCharType="separate"/>
        </w:r>
        <w:r w:rsidR="00702208">
          <w:rPr>
            <w:noProof/>
            <w:webHidden/>
          </w:rPr>
          <w:t>8</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1" w:history="1">
        <w:r w:rsidR="00702208" w:rsidRPr="00985399">
          <w:rPr>
            <w:rStyle w:val="Hyperlink"/>
            <w:noProof/>
          </w:rPr>
          <w:t>Figure 5- Current VM Configurations</w:t>
        </w:r>
        <w:r w:rsidR="00702208">
          <w:rPr>
            <w:noProof/>
            <w:webHidden/>
          </w:rPr>
          <w:tab/>
        </w:r>
        <w:r w:rsidR="00702208">
          <w:rPr>
            <w:noProof/>
            <w:webHidden/>
          </w:rPr>
          <w:fldChar w:fldCharType="begin"/>
        </w:r>
        <w:r w:rsidR="00702208">
          <w:rPr>
            <w:noProof/>
            <w:webHidden/>
          </w:rPr>
          <w:instrText xml:space="preserve"> PAGEREF _Toc435195091 \h </w:instrText>
        </w:r>
        <w:r w:rsidR="00702208">
          <w:rPr>
            <w:noProof/>
            <w:webHidden/>
          </w:rPr>
        </w:r>
        <w:r w:rsidR="00702208">
          <w:rPr>
            <w:noProof/>
            <w:webHidden/>
          </w:rPr>
          <w:fldChar w:fldCharType="separate"/>
        </w:r>
        <w:r w:rsidR="00702208">
          <w:rPr>
            <w:noProof/>
            <w:webHidden/>
          </w:rPr>
          <w:t>8</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2" w:history="1">
        <w:r w:rsidR="00702208" w:rsidRPr="00985399">
          <w:rPr>
            <w:rStyle w:val="Hyperlink"/>
            <w:noProof/>
          </w:rPr>
          <w:t>Figure 6- Grails Framework Architecture</w:t>
        </w:r>
        <w:r w:rsidR="00702208">
          <w:rPr>
            <w:noProof/>
            <w:webHidden/>
          </w:rPr>
          <w:tab/>
        </w:r>
        <w:r w:rsidR="00702208">
          <w:rPr>
            <w:noProof/>
            <w:webHidden/>
          </w:rPr>
          <w:fldChar w:fldCharType="begin"/>
        </w:r>
        <w:r w:rsidR="00702208">
          <w:rPr>
            <w:noProof/>
            <w:webHidden/>
          </w:rPr>
          <w:instrText xml:space="preserve"> PAGEREF _Toc435195092 \h </w:instrText>
        </w:r>
        <w:r w:rsidR="00702208">
          <w:rPr>
            <w:noProof/>
            <w:webHidden/>
          </w:rPr>
        </w:r>
        <w:r w:rsidR="00702208">
          <w:rPr>
            <w:noProof/>
            <w:webHidden/>
          </w:rPr>
          <w:fldChar w:fldCharType="separate"/>
        </w:r>
        <w:r w:rsidR="00702208">
          <w:rPr>
            <w:noProof/>
            <w:webHidden/>
          </w:rPr>
          <w:t>9</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3" w:history="1">
        <w:r w:rsidR="00702208" w:rsidRPr="00985399">
          <w:rPr>
            <w:rStyle w:val="Hyperlink"/>
            <w:noProof/>
          </w:rPr>
          <w:t>Figure 7- Grails framework in context of Spring MVC</w:t>
        </w:r>
        <w:r w:rsidR="00702208">
          <w:rPr>
            <w:noProof/>
            <w:webHidden/>
          </w:rPr>
          <w:tab/>
        </w:r>
        <w:r w:rsidR="00702208">
          <w:rPr>
            <w:noProof/>
            <w:webHidden/>
          </w:rPr>
          <w:fldChar w:fldCharType="begin"/>
        </w:r>
        <w:r w:rsidR="00702208">
          <w:rPr>
            <w:noProof/>
            <w:webHidden/>
          </w:rPr>
          <w:instrText xml:space="preserve"> PAGEREF _Toc435195093 \h </w:instrText>
        </w:r>
        <w:r w:rsidR="00702208">
          <w:rPr>
            <w:noProof/>
            <w:webHidden/>
          </w:rPr>
        </w:r>
        <w:r w:rsidR="00702208">
          <w:rPr>
            <w:noProof/>
            <w:webHidden/>
          </w:rPr>
          <w:fldChar w:fldCharType="separate"/>
        </w:r>
        <w:r w:rsidR="00702208">
          <w:rPr>
            <w:noProof/>
            <w:webHidden/>
          </w:rPr>
          <w:t>14</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4" w:history="1">
        <w:r w:rsidR="00702208" w:rsidRPr="00985399">
          <w:rPr>
            <w:rStyle w:val="Hyperlink"/>
            <w:noProof/>
          </w:rPr>
          <w:t>Figure 8 - High Level Overall View of CDR Directory Structure</w:t>
        </w:r>
        <w:r w:rsidR="00702208">
          <w:rPr>
            <w:noProof/>
            <w:webHidden/>
          </w:rPr>
          <w:tab/>
        </w:r>
        <w:r w:rsidR="00702208">
          <w:rPr>
            <w:noProof/>
            <w:webHidden/>
          </w:rPr>
          <w:fldChar w:fldCharType="begin"/>
        </w:r>
        <w:r w:rsidR="00702208">
          <w:rPr>
            <w:noProof/>
            <w:webHidden/>
          </w:rPr>
          <w:instrText xml:space="preserve"> PAGEREF _Toc435195094 \h </w:instrText>
        </w:r>
        <w:r w:rsidR="00702208">
          <w:rPr>
            <w:noProof/>
            <w:webHidden/>
          </w:rPr>
        </w:r>
        <w:r w:rsidR="00702208">
          <w:rPr>
            <w:noProof/>
            <w:webHidden/>
          </w:rPr>
          <w:fldChar w:fldCharType="separate"/>
        </w:r>
        <w:r w:rsidR="00702208">
          <w:rPr>
            <w:noProof/>
            <w:webHidden/>
          </w:rPr>
          <w:t>17</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5" w:history="1">
        <w:r w:rsidR="00702208" w:rsidRPr="00985399">
          <w:rPr>
            <w:rStyle w:val="Hyperlink"/>
            <w:noProof/>
          </w:rPr>
          <w:t xml:space="preserve">Figure 9 - CDR </w:t>
        </w:r>
        <w:r w:rsidR="00702208" w:rsidRPr="00985399">
          <w:rPr>
            <w:rStyle w:val="Hyperlink"/>
            <w:rFonts w:ascii="Lucida Console" w:hAnsi="Lucida Console"/>
            <w:noProof/>
          </w:rPr>
          <w:t>conf</w:t>
        </w:r>
        <w:r w:rsidR="00702208" w:rsidRPr="00985399">
          <w:rPr>
            <w:rStyle w:val="Hyperlink"/>
            <w:noProof/>
          </w:rPr>
          <w:t xml:space="preserve"> Directory Details</w:t>
        </w:r>
        <w:r w:rsidR="00702208">
          <w:rPr>
            <w:noProof/>
            <w:webHidden/>
          </w:rPr>
          <w:tab/>
        </w:r>
        <w:r w:rsidR="00702208">
          <w:rPr>
            <w:noProof/>
            <w:webHidden/>
          </w:rPr>
          <w:fldChar w:fldCharType="begin"/>
        </w:r>
        <w:r w:rsidR="00702208">
          <w:rPr>
            <w:noProof/>
            <w:webHidden/>
          </w:rPr>
          <w:instrText xml:space="preserve"> PAGEREF _Toc435195095 \h </w:instrText>
        </w:r>
        <w:r w:rsidR="00702208">
          <w:rPr>
            <w:noProof/>
            <w:webHidden/>
          </w:rPr>
        </w:r>
        <w:r w:rsidR="00702208">
          <w:rPr>
            <w:noProof/>
            <w:webHidden/>
          </w:rPr>
          <w:fldChar w:fldCharType="separate"/>
        </w:r>
        <w:r w:rsidR="00702208">
          <w:rPr>
            <w:noProof/>
            <w:webHidden/>
          </w:rPr>
          <w:t>17</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6" w:history="1">
        <w:r w:rsidR="00702208" w:rsidRPr="00985399">
          <w:rPr>
            <w:rStyle w:val="Hyperlink"/>
            <w:noProof/>
          </w:rPr>
          <w:t xml:space="preserve">Figure 10 - CDR </w:t>
        </w:r>
        <w:r w:rsidR="00702208" w:rsidRPr="00985399">
          <w:rPr>
            <w:rStyle w:val="Hyperlink"/>
            <w:rFonts w:ascii="Lucida Console" w:hAnsi="Lucida Console"/>
            <w:noProof/>
          </w:rPr>
          <w:t>controllers</w:t>
        </w:r>
        <w:r w:rsidR="00702208" w:rsidRPr="00985399">
          <w:rPr>
            <w:rStyle w:val="Hyperlink"/>
            <w:noProof/>
          </w:rPr>
          <w:t xml:space="preserve"> Directory Structure</w:t>
        </w:r>
        <w:r w:rsidR="00702208">
          <w:rPr>
            <w:noProof/>
            <w:webHidden/>
          </w:rPr>
          <w:tab/>
        </w:r>
        <w:r w:rsidR="00702208">
          <w:rPr>
            <w:noProof/>
            <w:webHidden/>
          </w:rPr>
          <w:fldChar w:fldCharType="begin"/>
        </w:r>
        <w:r w:rsidR="00702208">
          <w:rPr>
            <w:noProof/>
            <w:webHidden/>
          </w:rPr>
          <w:instrText xml:space="preserve"> PAGEREF _Toc435195096 \h </w:instrText>
        </w:r>
        <w:r w:rsidR="00702208">
          <w:rPr>
            <w:noProof/>
            <w:webHidden/>
          </w:rPr>
        </w:r>
        <w:r w:rsidR="00702208">
          <w:rPr>
            <w:noProof/>
            <w:webHidden/>
          </w:rPr>
          <w:fldChar w:fldCharType="separate"/>
        </w:r>
        <w:r w:rsidR="00702208">
          <w:rPr>
            <w:noProof/>
            <w:webHidden/>
          </w:rPr>
          <w:t>18</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7" w:history="1">
        <w:r w:rsidR="00702208" w:rsidRPr="00985399">
          <w:rPr>
            <w:rStyle w:val="Hyperlink"/>
            <w:noProof/>
          </w:rPr>
          <w:t xml:space="preserve">Figure 11 - CDR </w:t>
        </w:r>
        <w:r w:rsidR="00702208" w:rsidRPr="00985399">
          <w:rPr>
            <w:rStyle w:val="Hyperlink"/>
            <w:rFonts w:ascii="Lucida Console" w:hAnsi="Lucida Console"/>
            <w:noProof/>
          </w:rPr>
          <w:t>domain</w:t>
        </w:r>
        <w:r w:rsidR="00702208" w:rsidRPr="00985399">
          <w:rPr>
            <w:rStyle w:val="Hyperlink"/>
            <w:noProof/>
          </w:rPr>
          <w:t xml:space="preserve"> Directory Structure</w:t>
        </w:r>
        <w:r w:rsidR="00702208">
          <w:rPr>
            <w:noProof/>
            <w:webHidden/>
          </w:rPr>
          <w:tab/>
        </w:r>
        <w:r w:rsidR="00702208">
          <w:rPr>
            <w:noProof/>
            <w:webHidden/>
          </w:rPr>
          <w:fldChar w:fldCharType="begin"/>
        </w:r>
        <w:r w:rsidR="00702208">
          <w:rPr>
            <w:noProof/>
            <w:webHidden/>
          </w:rPr>
          <w:instrText xml:space="preserve"> PAGEREF _Toc435195097 \h </w:instrText>
        </w:r>
        <w:r w:rsidR="00702208">
          <w:rPr>
            <w:noProof/>
            <w:webHidden/>
          </w:rPr>
        </w:r>
        <w:r w:rsidR="00702208">
          <w:rPr>
            <w:noProof/>
            <w:webHidden/>
          </w:rPr>
          <w:fldChar w:fldCharType="separate"/>
        </w:r>
        <w:r w:rsidR="00702208">
          <w:rPr>
            <w:noProof/>
            <w:webHidden/>
          </w:rPr>
          <w:t>19</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8" w:history="1">
        <w:r w:rsidR="00702208" w:rsidRPr="00985399">
          <w:rPr>
            <w:rStyle w:val="Hyperlink"/>
            <w:noProof/>
          </w:rPr>
          <w:t>Figure 12 - CDR General Purpose Directories</w:t>
        </w:r>
        <w:r w:rsidR="00702208">
          <w:rPr>
            <w:noProof/>
            <w:webHidden/>
          </w:rPr>
          <w:tab/>
        </w:r>
        <w:r w:rsidR="00702208">
          <w:rPr>
            <w:noProof/>
            <w:webHidden/>
          </w:rPr>
          <w:fldChar w:fldCharType="begin"/>
        </w:r>
        <w:r w:rsidR="00702208">
          <w:rPr>
            <w:noProof/>
            <w:webHidden/>
          </w:rPr>
          <w:instrText xml:space="preserve"> PAGEREF _Toc435195098 \h </w:instrText>
        </w:r>
        <w:r w:rsidR="00702208">
          <w:rPr>
            <w:noProof/>
            <w:webHidden/>
          </w:rPr>
        </w:r>
        <w:r w:rsidR="00702208">
          <w:rPr>
            <w:noProof/>
            <w:webHidden/>
          </w:rPr>
          <w:fldChar w:fldCharType="separate"/>
        </w:r>
        <w:r w:rsidR="00702208">
          <w:rPr>
            <w:noProof/>
            <w:webHidden/>
          </w:rPr>
          <w:t>22</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099" w:history="1">
        <w:r w:rsidR="00702208" w:rsidRPr="00985399">
          <w:rPr>
            <w:rStyle w:val="Hyperlink"/>
            <w:noProof/>
          </w:rPr>
          <w:t xml:space="preserve">Figure 13 - CDR </w:t>
        </w:r>
        <w:r w:rsidR="00702208" w:rsidRPr="00985399">
          <w:rPr>
            <w:rStyle w:val="Hyperlink"/>
            <w:rFonts w:ascii="Lucida Console" w:hAnsi="Lucida Console"/>
            <w:noProof/>
          </w:rPr>
          <w:t>src</w:t>
        </w:r>
        <w:r w:rsidR="00702208" w:rsidRPr="00985399">
          <w:rPr>
            <w:rStyle w:val="Hyperlink"/>
            <w:noProof/>
          </w:rPr>
          <w:t xml:space="preserve"> Directory Structure</w:t>
        </w:r>
        <w:r w:rsidR="00702208">
          <w:rPr>
            <w:noProof/>
            <w:webHidden/>
          </w:rPr>
          <w:tab/>
        </w:r>
        <w:r w:rsidR="00702208">
          <w:rPr>
            <w:noProof/>
            <w:webHidden/>
          </w:rPr>
          <w:fldChar w:fldCharType="begin"/>
        </w:r>
        <w:r w:rsidR="00702208">
          <w:rPr>
            <w:noProof/>
            <w:webHidden/>
          </w:rPr>
          <w:instrText xml:space="preserve"> PAGEREF _Toc435195099 \h </w:instrText>
        </w:r>
        <w:r w:rsidR="00702208">
          <w:rPr>
            <w:noProof/>
            <w:webHidden/>
          </w:rPr>
        </w:r>
        <w:r w:rsidR="00702208">
          <w:rPr>
            <w:noProof/>
            <w:webHidden/>
          </w:rPr>
          <w:fldChar w:fldCharType="separate"/>
        </w:r>
        <w:r w:rsidR="00702208">
          <w:rPr>
            <w:noProof/>
            <w:webHidden/>
          </w:rPr>
          <w:t>23</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0" w:history="1">
        <w:r w:rsidR="00702208" w:rsidRPr="00985399">
          <w:rPr>
            <w:rStyle w:val="Hyperlink"/>
            <w:noProof/>
          </w:rPr>
          <w:t xml:space="preserve">Figure 14 - CDR </w:t>
        </w:r>
        <w:r w:rsidR="00702208" w:rsidRPr="00985399">
          <w:rPr>
            <w:rStyle w:val="Hyperlink"/>
            <w:rFonts w:ascii="Lucida Console" w:hAnsi="Lucida Console"/>
            <w:noProof/>
          </w:rPr>
          <w:t>web-app</w:t>
        </w:r>
        <w:r w:rsidR="00702208" w:rsidRPr="00985399">
          <w:rPr>
            <w:rStyle w:val="Hyperlink"/>
            <w:noProof/>
          </w:rPr>
          <w:t xml:space="preserve"> directory Structure</w:t>
        </w:r>
        <w:r w:rsidR="00702208">
          <w:rPr>
            <w:noProof/>
            <w:webHidden/>
          </w:rPr>
          <w:tab/>
        </w:r>
        <w:r w:rsidR="00702208">
          <w:rPr>
            <w:noProof/>
            <w:webHidden/>
          </w:rPr>
          <w:fldChar w:fldCharType="begin"/>
        </w:r>
        <w:r w:rsidR="00702208">
          <w:rPr>
            <w:noProof/>
            <w:webHidden/>
          </w:rPr>
          <w:instrText xml:space="preserve"> PAGEREF _Toc435195100 \h </w:instrText>
        </w:r>
        <w:r w:rsidR="00702208">
          <w:rPr>
            <w:noProof/>
            <w:webHidden/>
          </w:rPr>
        </w:r>
        <w:r w:rsidR="00702208">
          <w:rPr>
            <w:noProof/>
            <w:webHidden/>
          </w:rPr>
          <w:fldChar w:fldCharType="separate"/>
        </w:r>
        <w:r w:rsidR="00702208">
          <w:rPr>
            <w:noProof/>
            <w:webHidden/>
          </w:rPr>
          <w:t>24</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1" w:history="1">
        <w:r w:rsidR="00702208" w:rsidRPr="00985399">
          <w:rPr>
            <w:rStyle w:val="Hyperlink"/>
            <w:noProof/>
          </w:rPr>
          <w:t>Figure 15 - Grails Application in MVC Context and Server Aspect</w:t>
        </w:r>
        <w:r w:rsidR="00702208">
          <w:rPr>
            <w:noProof/>
            <w:webHidden/>
          </w:rPr>
          <w:tab/>
        </w:r>
        <w:r w:rsidR="00702208">
          <w:rPr>
            <w:noProof/>
            <w:webHidden/>
          </w:rPr>
          <w:fldChar w:fldCharType="begin"/>
        </w:r>
        <w:r w:rsidR="00702208">
          <w:rPr>
            <w:noProof/>
            <w:webHidden/>
          </w:rPr>
          <w:instrText xml:space="preserve"> PAGEREF _Toc435195101 \h </w:instrText>
        </w:r>
        <w:r w:rsidR="00702208">
          <w:rPr>
            <w:noProof/>
            <w:webHidden/>
          </w:rPr>
        </w:r>
        <w:r w:rsidR="00702208">
          <w:rPr>
            <w:noProof/>
            <w:webHidden/>
          </w:rPr>
          <w:fldChar w:fldCharType="separate"/>
        </w:r>
        <w:r w:rsidR="00702208">
          <w:rPr>
            <w:noProof/>
            <w:webHidden/>
          </w:rPr>
          <w:t>25</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2" w:history="1">
        <w:r w:rsidR="00702208" w:rsidRPr="00985399">
          <w:rPr>
            <w:rStyle w:val="Hyperlink"/>
            <w:noProof/>
          </w:rPr>
          <w:t>Figure 16- CDR Spring Security Model</w:t>
        </w:r>
        <w:r w:rsidR="00702208">
          <w:rPr>
            <w:noProof/>
            <w:webHidden/>
          </w:rPr>
          <w:tab/>
        </w:r>
        <w:r w:rsidR="00702208">
          <w:rPr>
            <w:noProof/>
            <w:webHidden/>
          </w:rPr>
          <w:fldChar w:fldCharType="begin"/>
        </w:r>
        <w:r w:rsidR="00702208">
          <w:rPr>
            <w:noProof/>
            <w:webHidden/>
          </w:rPr>
          <w:instrText xml:space="preserve"> PAGEREF _Toc435195102 \h </w:instrText>
        </w:r>
        <w:r w:rsidR="00702208">
          <w:rPr>
            <w:noProof/>
            <w:webHidden/>
          </w:rPr>
        </w:r>
        <w:r w:rsidR="00702208">
          <w:rPr>
            <w:noProof/>
            <w:webHidden/>
          </w:rPr>
          <w:fldChar w:fldCharType="separate"/>
        </w:r>
        <w:r w:rsidR="00702208">
          <w:rPr>
            <w:noProof/>
            <w:webHidden/>
          </w:rPr>
          <w:t>26</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3" w:history="1">
        <w:r w:rsidR="00702208" w:rsidRPr="00985399">
          <w:rPr>
            <w:rStyle w:val="Hyperlink"/>
            <w:noProof/>
          </w:rPr>
          <w:t>Figure 17- High-Level Overview of CDR Database  Tables and relations</w:t>
        </w:r>
        <w:r w:rsidR="00702208">
          <w:rPr>
            <w:noProof/>
            <w:webHidden/>
          </w:rPr>
          <w:tab/>
        </w:r>
        <w:r w:rsidR="00702208">
          <w:rPr>
            <w:noProof/>
            <w:webHidden/>
          </w:rPr>
          <w:fldChar w:fldCharType="begin"/>
        </w:r>
        <w:r w:rsidR="00702208">
          <w:rPr>
            <w:noProof/>
            <w:webHidden/>
          </w:rPr>
          <w:instrText xml:space="preserve"> PAGEREF _Toc435195103 \h </w:instrText>
        </w:r>
        <w:r w:rsidR="00702208">
          <w:rPr>
            <w:noProof/>
            <w:webHidden/>
          </w:rPr>
        </w:r>
        <w:r w:rsidR="00702208">
          <w:rPr>
            <w:noProof/>
            <w:webHidden/>
          </w:rPr>
          <w:fldChar w:fldCharType="separate"/>
        </w:r>
        <w:r w:rsidR="00702208">
          <w:rPr>
            <w:noProof/>
            <w:webHidden/>
          </w:rPr>
          <w:t>27</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4" w:history="1">
        <w:r w:rsidR="00702208" w:rsidRPr="00985399">
          <w:rPr>
            <w:rStyle w:val="Hyperlink"/>
            <w:noProof/>
          </w:rPr>
          <w:t>Figure 18- Study Agnostic Tables for CDR</w:t>
        </w:r>
        <w:r w:rsidR="00702208">
          <w:rPr>
            <w:noProof/>
            <w:webHidden/>
          </w:rPr>
          <w:tab/>
        </w:r>
        <w:r w:rsidR="00702208">
          <w:rPr>
            <w:noProof/>
            <w:webHidden/>
          </w:rPr>
          <w:fldChar w:fldCharType="begin"/>
        </w:r>
        <w:r w:rsidR="00702208">
          <w:rPr>
            <w:noProof/>
            <w:webHidden/>
          </w:rPr>
          <w:instrText xml:space="preserve"> PAGEREF _Toc435195104 \h </w:instrText>
        </w:r>
        <w:r w:rsidR="00702208">
          <w:rPr>
            <w:noProof/>
            <w:webHidden/>
          </w:rPr>
        </w:r>
        <w:r w:rsidR="00702208">
          <w:rPr>
            <w:noProof/>
            <w:webHidden/>
          </w:rPr>
          <w:fldChar w:fldCharType="separate"/>
        </w:r>
        <w:r w:rsidR="00702208">
          <w:rPr>
            <w:noProof/>
            <w:webHidden/>
          </w:rPr>
          <w:t>30</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5" w:history="1">
        <w:r w:rsidR="00702208" w:rsidRPr="00985399">
          <w:rPr>
            <w:rStyle w:val="Hyperlink"/>
            <w:noProof/>
          </w:rPr>
          <w:t>Figure 19- CDR’s User Role and privilege table</w:t>
        </w:r>
        <w:r w:rsidR="00702208">
          <w:rPr>
            <w:noProof/>
            <w:webHidden/>
          </w:rPr>
          <w:tab/>
        </w:r>
        <w:r w:rsidR="00702208">
          <w:rPr>
            <w:noProof/>
            <w:webHidden/>
          </w:rPr>
          <w:fldChar w:fldCharType="begin"/>
        </w:r>
        <w:r w:rsidR="00702208">
          <w:rPr>
            <w:noProof/>
            <w:webHidden/>
          </w:rPr>
          <w:instrText xml:space="preserve"> PAGEREF _Toc435195105 \h </w:instrText>
        </w:r>
        <w:r w:rsidR="00702208">
          <w:rPr>
            <w:noProof/>
            <w:webHidden/>
          </w:rPr>
        </w:r>
        <w:r w:rsidR="00702208">
          <w:rPr>
            <w:noProof/>
            <w:webHidden/>
          </w:rPr>
          <w:fldChar w:fldCharType="separate"/>
        </w:r>
        <w:r w:rsidR="00702208">
          <w:rPr>
            <w:noProof/>
            <w:webHidden/>
          </w:rPr>
          <w:t>32</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r:id="rId14" w:anchor="_Toc435195106" w:history="1">
        <w:r w:rsidR="00702208" w:rsidRPr="00985399">
          <w:rPr>
            <w:rStyle w:val="Hyperlink"/>
            <w:noProof/>
          </w:rPr>
          <w:t>Figure 21- CDR Home Screen for Most Users</w:t>
        </w:r>
        <w:r w:rsidR="00702208">
          <w:rPr>
            <w:noProof/>
            <w:webHidden/>
          </w:rPr>
          <w:tab/>
        </w:r>
        <w:r w:rsidR="00702208">
          <w:rPr>
            <w:noProof/>
            <w:webHidden/>
          </w:rPr>
          <w:fldChar w:fldCharType="begin"/>
        </w:r>
        <w:r w:rsidR="00702208">
          <w:rPr>
            <w:noProof/>
            <w:webHidden/>
          </w:rPr>
          <w:instrText xml:space="preserve"> PAGEREF _Toc435195106 \h </w:instrText>
        </w:r>
        <w:r w:rsidR="00702208">
          <w:rPr>
            <w:noProof/>
            <w:webHidden/>
          </w:rPr>
        </w:r>
        <w:r w:rsidR="00702208">
          <w:rPr>
            <w:noProof/>
            <w:webHidden/>
          </w:rPr>
          <w:fldChar w:fldCharType="separate"/>
        </w:r>
        <w:r w:rsidR="00702208">
          <w:rPr>
            <w:noProof/>
            <w:webHidden/>
          </w:rPr>
          <w:t>32</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7" w:history="1">
        <w:r w:rsidR="00702208" w:rsidRPr="00985399">
          <w:rPr>
            <w:rStyle w:val="Hyperlink"/>
            <w:noProof/>
          </w:rPr>
          <w:t>Figure 21- Mail Distribution List for Various Triggers</w:t>
        </w:r>
        <w:r w:rsidR="00702208">
          <w:rPr>
            <w:noProof/>
            <w:webHidden/>
          </w:rPr>
          <w:tab/>
        </w:r>
        <w:r w:rsidR="00702208">
          <w:rPr>
            <w:noProof/>
            <w:webHidden/>
          </w:rPr>
          <w:fldChar w:fldCharType="begin"/>
        </w:r>
        <w:r w:rsidR="00702208">
          <w:rPr>
            <w:noProof/>
            <w:webHidden/>
          </w:rPr>
          <w:instrText xml:space="preserve"> PAGEREF _Toc435195107 \h </w:instrText>
        </w:r>
        <w:r w:rsidR="00702208">
          <w:rPr>
            <w:noProof/>
            <w:webHidden/>
          </w:rPr>
        </w:r>
        <w:r w:rsidR="00702208">
          <w:rPr>
            <w:noProof/>
            <w:webHidden/>
          </w:rPr>
          <w:fldChar w:fldCharType="separate"/>
        </w:r>
        <w:r w:rsidR="00702208">
          <w:rPr>
            <w:noProof/>
            <w:webHidden/>
          </w:rPr>
          <w:t>34</w:t>
        </w:r>
        <w:r w:rsidR="00702208">
          <w:rPr>
            <w:noProof/>
            <w:webHidden/>
          </w:rPr>
          <w:fldChar w:fldCharType="end"/>
        </w:r>
      </w:hyperlink>
    </w:p>
    <w:p w:rsidR="00F57970" w:rsidRDefault="00362AA8" w:rsidP="00080DD8">
      <w:pPr>
        <w:rPr>
          <w:noProof/>
        </w:rPr>
      </w:pPr>
      <w:r>
        <w:rPr>
          <w:noProof/>
        </w:rPr>
        <w:fldChar w:fldCharType="end"/>
      </w:r>
    </w:p>
    <w:p w:rsidR="009A54B7" w:rsidRDefault="009A54B7" w:rsidP="00080DD8">
      <w:pPr>
        <w:rPr>
          <w:noProof/>
        </w:rPr>
      </w:pPr>
    </w:p>
    <w:p w:rsidR="009A54B7" w:rsidRDefault="009A54B7" w:rsidP="009A54B7">
      <w:pPr>
        <w:jc w:val="center"/>
        <w:rPr>
          <w:b/>
          <w:noProof/>
          <w:sz w:val="28"/>
          <w:szCs w:val="28"/>
        </w:rPr>
      </w:pPr>
      <w:r w:rsidRPr="009A54B7">
        <w:rPr>
          <w:b/>
          <w:noProof/>
          <w:sz w:val="28"/>
          <w:szCs w:val="28"/>
        </w:rPr>
        <w:t>Table of Tables</w:t>
      </w:r>
    </w:p>
    <w:p w:rsidR="009A54B7" w:rsidRDefault="009A54B7" w:rsidP="009A54B7">
      <w:pPr>
        <w:jc w:val="center"/>
        <w:rPr>
          <w:b/>
          <w:noProof/>
          <w:sz w:val="28"/>
          <w:szCs w:val="28"/>
        </w:rPr>
      </w:pPr>
    </w:p>
    <w:p w:rsidR="00702208" w:rsidRDefault="009A54B7">
      <w:pPr>
        <w:pStyle w:val="TableofFigures"/>
        <w:tabs>
          <w:tab w:val="right" w:leader="dot" w:pos="9350"/>
        </w:tabs>
        <w:rPr>
          <w:rFonts w:asciiTheme="minorHAnsi" w:eastAsiaTheme="minorEastAsia" w:hAnsiTheme="minorHAnsi" w:cstheme="minorBidi"/>
          <w:noProof/>
        </w:rPr>
      </w:pPr>
      <w:r>
        <w:rPr>
          <w:b/>
          <w:noProof/>
          <w:sz w:val="28"/>
          <w:szCs w:val="28"/>
        </w:rPr>
        <w:fldChar w:fldCharType="begin"/>
      </w:r>
      <w:r>
        <w:rPr>
          <w:b/>
          <w:noProof/>
          <w:sz w:val="28"/>
          <w:szCs w:val="28"/>
        </w:rPr>
        <w:instrText xml:space="preserve"> TOC \h \z \c "Table" </w:instrText>
      </w:r>
      <w:r>
        <w:rPr>
          <w:b/>
          <w:noProof/>
          <w:sz w:val="28"/>
          <w:szCs w:val="28"/>
        </w:rPr>
        <w:fldChar w:fldCharType="separate"/>
      </w:r>
      <w:hyperlink w:anchor="_Toc435195108" w:history="1">
        <w:r w:rsidR="00702208" w:rsidRPr="004042D0">
          <w:rPr>
            <w:rStyle w:val="Hyperlink"/>
            <w:noProof/>
          </w:rPr>
          <w:t>Table 1- CDR Domain Classes</w:t>
        </w:r>
        <w:r w:rsidR="00702208">
          <w:rPr>
            <w:noProof/>
            <w:webHidden/>
          </w:rPr>
          <w:tab/>
        </w:r>
        <w:r w:rsidR="00702208">
          <w:rPr>
            <w:noProof/>
            <w:webHidden/>
          </w:rPr>
          <w:fldChar w:fldCharType="begin"/>
        </w:r>
        <w:r w:rsidR="00702208">
          <w:rPr>
            <w:noProof/>
            <w:webHidden/>
          </w:rPr>
          <w:instrText xml:space="preserve"> PAGEREF _Toc435195108 \h </w:instrText>
        </w:r>
        <w:r w:rsidR="00702208">
          <w:rPr>
            <w:noProof/>
            <w:webHidden/>
          </w:rPr>
        </w:r>
        <w:r w:rsidR="00702208">
          <w:rPr>
            <w:noProof/>
            <w:webHidden/>
          </w:rPr>
          <w:fldChar w:fldCharType="separate"/>
        </w:r>
        <w:r w:rsidR="00702208">
          <w:rPr>
            <w:noProof/>
            <w:webHidden/>
          </w:rPr>
          <w:t>9</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09" w:history="1">
        <w:r w:rsidR="00702208" w:rsidRPr="004042D0">
          <w:rPr>
            <w:rStyle w:val="Hyperlink"/>
            <w:noProof/>
          </w:rPr>
          <w:t>Table 2 - Spring Security Configuration File, Showing Roles and Restrictions</w:t>
        </w:r>
        <w:r w:rsidR="00702208">
          <w:rPr>
            <w:noProof/>
            <w:webHidden/>
          </w:rPr>
          <w:tab/>
        </w:r>
        <w:r w:rsidR="00702208">
          <w:rPr>
            <w:noProof/>
            <w:webHidden/>
          </w:rPr>
          <w:fldChar w:fldCharType="begin"/>
        </w:r>
        <w:r w:rsidR="00702208">
          <w:rPr>
            <w:noProof/>
            <w:webHidden/>
          </w:rPr>
          <w:instrText xml:space="preserve"> PAGEREF _Toc435195109 \h </w:instrText>
        </w:r>
        <w:r w:rsidR="00702208">
          <w:rPr>
            <w:noProof/>
            <w:webHidden/>
          </w:rPr>
        </w:r>
        <w:r w:rsidR="00702208">
          <w:rPr>
            <w:noProof/>
            <w:webHidden/>
          </w:rPr>
          <w:fldChar w:fldCharType="separate"/>
        </w:r>
        <w:r w:rsidR="00702208">
          <w:rPr>
            <w:noProof/>
            <w:webHidden/>
          </w:rPr>
          <w:t>15</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0" w:history="1">
        <w:r w:rsidR="00702208" w:rsidRPr="004042D0">
          <w:rPr>
            <w:rStyle w:val="Hyperlink"/>
            <w:noProof/>
          </w:rPr>
          <w:t>Table 3 - JAR libraries Used CDR</w:t>
        </w:r>
        <w:r w:rsidR="00702208">
          <w:rPr>
            <w:noProof/>
            <w:webHidden/>
          </w:rPr>
          <w:tab/>
        </w:r>
        <w:r w:rsidR="00702208">
          <w:rPr>
            <w:noProof/>
            <w:webHidden/>
          </w:rPr>
          <w:fldChar w:fldCharType="begin"/>
        </w:r>
        <w:r w:rsidR="00702208">
          <w:rPr>
            <w:noProof/>
            <w:webHidden/>
          </w:rPr>
          <w:instrText xml:space="preserve"> PAGEREF _Toc435195110 \h </w:instrText>
        </w:r>
        <w:r w:rsidR="00702208">
          <w:rPr>
            <w:noProof/>
            <w:webHidden/>
          </w:rPr>
        </w:r>
        <w:r w:rsidR="00702208">
          <w:rPr>
            <w:noProof/>
            <w:webHidden/>
          </w:rPr>
          <w:fldChar w:fldCharType="separate"/>
        </w:r>
        <w:r w:rsidR="00702208">
          <w:rPr>
            <w:noProof/>
            <w:webHidden/>
          </w:rPr>
          <w:t>16</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1" w:history="1">
        <w:r w:rsidR="00702208" w:rsidRPr="004042D0">
          <w:rPr>
            <w:rStyle w:val="Hyperlink"/>
            <w:noProof/>
          </w:rPr>
          <w:t>Table 4 - Controllers Not Associated with Domain Classes</w:t>
        </w:r>
        <w:r w:rsidR="00702208">
          <w:rPr>
            <w:noProof/>
            <w:webHidden/>
          </w:rPr>
          <w:tab/>
        </w:r>
        <w:r w:rsidR="00702208">
          <w:rPr>
            <w:noProof/>
            <w:webHidden/>
          </w:rPr>
          <w:fldChar w:fldCharType="begin"/>
        </w:r>
        <w:r w:rsidR="00702208">
          <w:rPr>
            <w:noProof/>
            <w:webHidden/>
          </w:rPr>
          <w:instrText xml:space="preserve"> PAGEREF _Toc435195111 \h </w:instrText>
        </w:r>
        <w:r w:rsidR="00702208">
          <w:rPr>
            <w:noProof/>
            <w:webHidden/>
          </w:rPr>
        </w:r>
        <w:r w:rsidR="00702208">
          <w:rPr>
            <w:noProof/>
            <w:webHidden/>
          </w:rPr>
          <w:fldChar w:fldCharType="separate"/>
        </w:r>
        <w:r w:rsidR="00702208">
          <w:rPr>
            <w:noProof/>
            <w:webHidden/>
          </w:rPr>
          <w:t>18</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2" w:history="1">
        <w:r w:rsidR="00702208" w:rsidRPr="004042D0">
          <w:rPr>
            <w:rStyle w:val="Hyperlink"/>
            <w:noProof/>
          </w:rPr>
          <w:t>Table 5 - CDR Utility Job Classes</w:t>
        </w:r>
        <w:r w:rsidR="00702208">
          <w:rPr>
            <w:noProof/>
            <w:webHidden/>
          </w:rPr>
          <w:tab/>
        </w:r>
        <w:r w:rsidR="00702208">
          <w:rPr>
            <w:noProof/>
            <w:webHidden/>
          </w:rPr>
          <w:fldChar w:fldCharType="begin"/>
        </w:r>
        <w:r w:rsidR="00702208">
          <w:rPr>
            <w:noProof/>
            <w:webHidden/>
          </w:rPr>
          <w:instrText xml:space="preserve"> PAGEREF _Toc435195112 \h </w:instrText>
        </w:r>
        <w:r w:rsidR="00702208">
          <w:rPr>
            <w:noProof/>
            <w:webHidden/>
          </w:rPr>
        </w:r>
        <w:r w:rsidR="00702208">
          <w:rPr>
            <w:noProof/>
            <w:webHidden/>
          </w:rPr>
          <w:fldChar w:fldCharType="separate"/>
        </w:r>
        <w:r w:rsidR="00702208">
          <w:rPr>
            <w:noProof/>
            <w:webHidden/>
          </w:rPr>
          <w:t>19</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3" w:history="1">
        <w:r w:rsidR="00702208" w:rsidRPr="004042D0">
          <w:rPr>
            <w:rStyle w:val="Hyperlink"/>
            <w:noProof/>
          </w:rPr>
          <w:t>Table 6  - Service Classes Not Associated with a Single Domain Class</w:t>
        </w:r>
        <w:r w:rsidR="00702208">
          <w:rPr>
            <w:noProof/>
            <w:webHidden/>
          </w:rPr>
          <w:tab/>
        </w:r>
        <w:r w:rsidR="00702208">
          <w:rPr>
            <w:noProof/>
            <w:webHidden/>
          </w:rPr>
          <w:fldChar w:fldCharType="begin"/>
        </w:r>
        <w:r w:rsidR="00702208">
          <w:rPr>
            <w:noProof/>
            <w:webHidden/>
          </w:rPr>
          <w:instrText xml:space="preserve"> PAGEREF _Toc435195113 \h </w:instrText>
        </w:r>
        <w:r w:rsidR="00702208">
          <w:rPr>
            <w:noProof/>
            <w:webHidden/>
          </w:rPr>
        </w:r>
        <w:r w:rsidR="00702208">
          <w:rPr>
            <w:noProof/>
            <w:webHidden/>
          </w:rPr>
          <w:fldChar w:fldCharType="separate"/>
        </w:r>
        <w:r w:rsidR="00702208">
          <w:rPr>
            <w:noProof/>
            <w:webHidden/>
          </w:rPr>
          <w:t>20</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4" w:history="1">
        <w:r w:rsidR="00702208" w:rsidRPr="004042D0">
          <w:rPr>
            <w:rStyle w:val="Hyperlink"/>
            <w:noProof/>
          </w:rPr>
          <w:t>Table 7 – Dynamic HTML Classes</w:t>
        </w:r>
        <w:r w:rsidR="00702208">
          <w:rPr>
            <w:noProof/>
            <w:webHidden/>
          </w:rPr>
          <w:tab/>
        </w:r>
        <w:r w:rsidR="00702208">
          <w:rPr>
            <w:noProof/>
            <w:webHidden/>
          </w:rPr>
          <w:fldChar w:fldCharType="begin"/>
        </w:r>
        <w:r w:rsidR="00702208">
          <w:rPr>
            <w:noProof/>
            <w:webHidden/>
          </w:rPr>
          <w:instrText xml:space="preserve"> PAGEREF _Toc435195114 \h </w:instrText>
        </w:r>
        <w:r w:rsidR="00702208">
          <w:rPr>
            <w:noProof/>
            <w:webHidden/>
          </w:rPr>
        </w:r>
        <w:r w:rsidR="00702208">
          <w:rPr>
            <w:noProof/>
            <w:webHidden/>
          </w:rPr>
          <w:fldChar w:fldCharType="separate"/>
        </w:r>
        <w:r w:rsidR="00702208">
          <w:rPr>
            <w:noProof/>
            <w:webHidden/>
          </w:rPr>
          <w:t>21</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5" w:history="1">
        <w:r w:rsidR="00702208" w:rsidRPr="004042D0">
          <w:rPr>
            <w:rStyle w:val="Hyperlink"/>
            <w:noProof/>
          </w:rPr>
          <w:t>Table 8  - Grails Server Pages</w:t>
        </w:r>
        <w:r w:rsidR="00702208">
          <w:rPr>
            <w:noProof/>
            <w:webHidden/>
          </w:rPr>
          <w:tab/>
        </w:r>
        <w:r w:rsidR="00702208">
          <w:rPr>
            <w:noProof/>
            <w:webHidden/>
          </w:rPr>
          <w:fldChar w:fldCharType="begin"/>
        </w:r>
        <w:r w:rsidR="00702208">
          <w:rPr>
            <w:noProof/>
            <w:webHidden/>
          </w:rPr>
          <w:instrText xml:space="preserve"> PAGEREF _Toc435195115 \h </w:instrText>
        </w:r>
        <w:r w:rsidR="00702208">
          <w:rPr>
            <w:noProof/>
            <w:webHidden/>
          </w:rPr>
        </w:r>
        <w:r w:rsidR="00702208">
          <w:rPr>
            <w:noProof/>
            <w:webHidden/>
          </w:rPr>
          <w:fldChar w:fldCharType="separate"/>
        </w:r>
        <w:r w:rsidR="00702208">
          <w:rPr>
            <w:noProof/>
            <w:webHidden/>
          </w:rPr>
          <w:t>21</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6" w:history="1">
        <w:r w:rsidR="00702208" w:rsidRPr="004042D0">
          <w:rPr>
            <w:rStyle w:val="Hyperlink"/>
            <w:noProof/>
          </w:rPr>
          <w:t>Table 9 - RESTful Services Available with CDR</w:t>
        </w:r>
        <w:r w:rsidR="00702208">
          <w:rPr>
            <w:noProof/>
            <w:webHidden/>
          </w:rPr>
          <w:tab/>
        </w:r>
        <w:r w:rsidR="00702208">
          <w:rPr>
            <w:noProof/>
            <w:webHidden/>
          </w:rPr>
          <w:fldChar w:fldCharType="begin"/>
        </w:r>
        <w:r w:rsidR="00702208">
          <w:rPr>
            <w:noProof/>
            <w:webHidden/>
          </w:rPr>
          <w:instrText xml:space="preserve"> PAGEREF _Toc435195116 \h </w:instrText>
        </w:r>
        <w:r w:rsidR="00702208">
          <w:rPr>
            <w:noProof/>
            <w:webHidden/>
          </w:rPr>
        </w:r>
        <w:r w:rsidR="00702208">
          <w:rPr>
            <w:noProof/>
            <w:webHidden/>
          </w:rPr>
          <w:fldChar w:fldCharType="separate"/>
        </w:r>
        <w:r w:rsidR="00702208">
          <w:rPr>
            <w:noProof/>
            <w:webHidden/>
          </w:rPr>
          <w:t>26</w:t>
        </w:r>
        <w:r w:rsidR="00702208">
          <w:rPr>
            <w:noProof/>
            <w:webHidden/>
          </w:rPr>
          <w:fldChar w:fldCharType="end"/>
        </w:r>
      </w:hyperlink>
    </w:p>
    <w:p w:rsidR="00702208" w:rsidRDefault="00DB48A0">
      <w:pPr>
        <w:pStyle w:val="TableofFigures"/>
        <w:tabs>
          <w:tab w:val="right" w:leader="dot" w:pos="9350"/>
        </w:tabs>
        <w:rPr>
          <w:rFonts w:asciiTheme="minorHAnsi" w:eastAsiaTheme="minorEastAsia" w:hAnsiTheme="minorHAnsi" w:cstheme="minorBidi"/>
          <w:noProof/>
        </w:rPr>
      </w:pPr>
      <w:hyperlink w:anchor="_Toc435195117" w:history="1">
        <w:r w:rsidR="00702208" w:rsidRPr="004042D0">
          <w:rPr>
            <w:rStyle w:val="Hyperlink"/>
            <w:noProof/>
          </w:rPr>
          <w:t>Table 10 - Mapping between Database Tables and Domain Classes in CDR</w:t>
        </w:r>
        <w:r w:rsidR="00702208">
          <w:rPr>
            <w:noProof/>
            <w:webHidden/>
          </w:rPr>
          <w:tab/>
        </w:r>
        <w:r w:rsidR="00702208">
          <w:rPr>
            <w:noProof/>
            <w:webHidden/>
          </w:rPr>
          <w:fldChar w:fldCharType="begin"/>
        </w:r>
        <w:r w:rsidR="00702208">
          <w:rPr>
            <w:noProof/>
            <w:webHidden/>
          </w:rPr>
          <w:instrText xml:space="preserve"> PAGEREF _Toc435195117 \h </w:instrText>
        </w:r>
        <w:r w:rsidR="00702208">
          <w:rPr>
            <w:noProof/>
            <w:webHidden/>
          </w:rPr>
        </w:r>
        <w:r w:rsidR="00702208">
          <w:rPr>
            <w:noProof/>
            <w:webHidden/>
          </w:rPr>
          <w:fldChar w:fldCharType="separate"/>
        </w:r>
        <w:r w:rsidR="00702208">
          <w:rPr>
            <w:noProof/>
            <w:webHidden/>
          </w:rPr>
          <w:t>28</w:t>
        </w:r>
        <w:r w:rsidR="00702208">
          <w:rPr>
            <w:noProof/>
            <w:webHidden/>
          </w:rPr>
          <w:fldChar w:fldCharType="end"/>
        </w:r>
      </w:hyperlink>
    </w:p>
    <w:p w:rsidR="009A54B7" w:rsidRPr="009A54B7" w:rsidRDefault="009A54B7" w:rsidP="009A54B7">
      <w:pPr>
        <w:rPr>
          <w:b/>
          <w:noProof/>
          <w:sz w:val="28"/>
          <w:szCs w:val="28"/>
        </w:rPr>
        <w:sectPr w:rsidR="009A54B7" w:rsidRPr="009A54B7" w:rsidSect="00353AD7">
          <w:headerReference w:type="default" r:id="rId15"/>
          <w:footerReference w:type="default" r:id="rId16"/>
          <w:type w:val="continuous"/>
          <w:pgSz w:w="12240" w:h="15840" w:code="1"/>
          <w:pgMar w:top="720" w:right="1440" w:bottom="720" w:left="1440" w:header="432" w:footer="432" w:gutter="0"/>
          <w:pgNumType w:fmt="lowerRoman"/>
          <w:cols w:space="720"/>
          <w:docGrid w:linePitch="360"/>
        </w:sectPr>
      </w:pPr>
      <w:r>
        <w:rPr>
          <w:b/>
          <w:noProof/>
          <w:sz w:val="28"/>
          <w:szCs w:val="28"/>
        </w:rPr>
        <w:fldChar w:fldCharType="end"/>
      </w:r>
    </w:p>
    <w:p w:rsidR="00362AA8" w:rsidRPr="00FF14DD" w:rsidRDefault="00362AA8" w:rsidP="003E2FB5">
      <w:pPr>
        <w:spacing w:after="0"/>
        <w:rPr>
          <w:noProof/>
        </w:rPr>
      </w:pPr>
    </w:p>
    <w:p w:rsidR="001E06D6" w:rsidRPr="00080DD8" w:rsidRDefault="001E06D6" w:rsidP="00080DD8">
      <w:pPr>
        <w:rPr>
          <w:sz w:val="2"/>
          <w:szCs w:val="2"/>
        </w:rPr>
      </w:pPr>
      <w:bookmarkStart w:id="2" w:name="_Toc180482593"/>
      <w:bookmarkStart w:id="3" w:name="_Toc197060746"/>
      <w:bookmarkStart w:id="4" w:name="_Toc237402953"/>
      <w:bookmarkStart w:id="5" w:name="_Toc106079533"/>
      <w:bookmarkEnd w:id="0"/>
      <w:bookmarkEnd w:id="1"/>
    </w:p>
    <w:p w:rsidR="00786E9C" w:rsidRPr="00B26A9E" w:rsidRDefault="00786E9C" w:rsidP="003E2FB5">
      <w:pPr>
        <w:pStyle w:val="Heading1"/>
        <w:spacing w:before="120"/>
      </w:pPr>
      <w:bookmarkStart w:id="6" w:name="_Toc422236923"/>
      <w:bookmarkStart w:id="7" w:name="_Toc435195053"/>
      <w:r w:rsidRPr="00B26A9E">
        <w:t>Introduction</w:t>
      </w:r>
      <w:bookmarkEnd w:id="2"/>
      <w:bookmarkEnd w:id="3"/>
      <w:bookmarkEnd w:id="4"/>
      <w:bookmarkEnd w:id="6"/>
      <w:bookmarkEnd w:id="7"/>
    </w:p>
    <w:p w:rsidR="006F7ACA" w:rsidRDefault="00F10EC7" w:rsidP="00232257">
      <w:r>
        <w:t>T</w:t>
      </w:r>
      <w:r w:rsidR="00626472" w:rsidRPr="00FD02FA">
        <w:t>he Comprehensive Data Resource (CDR) was developed</w:t>
      </w:r>
      <w:r>
        <w:t xml:space="preserve"> t</w:t>
      </w:r>
      <w:r w:rsidRPr="00FD02FA">
        <w:t>o meet the challenge</w:t>
      </w:r>
      <w:r>
        <w:t>s</w:t>
      </w:r>
      <w:r w:rsidRPr="00FD02FA">
        <w:t xml:space="preserve"> of</w:t>
      </w:r>
      <w:r w:rsidR="00BA0966">
        <w:t xml:space="preserve"> real-world data collection of information about tissues gathered in the early stages of the Biospecimen Lifecycle</w:t>
      </w:r>
      <w:r w:rsidR="00BA0966">
        <w:rPr>
          <w:rStyle w:val="FootnoteReference"/>
        </w:rPr>
        <w:footnoteReference w:id="2"/>
      </w:r>
      <w:r w:rsidRPr="00FD02FA">
        <w:t xml:space="preserve"> </w:t>
      </w:r>
      <w:r w:rsidR="00BA0966">
        <w:t>.  This includes collection</w:t>
      </w:r>
      <w:r w:rsidR="00E83B58">
        <w:t xml:space="preserve"> information</w:t>
      </w:r>
      <w:r w:rsidR="00BA0966">
        <w:t xml:space="preserve"> about </w:t>
      </w:r>
      <w:r w:rsidR="00E83B58">
        <w:t xml:space="preserve">potential candidates, their </w:t>
      </w:r>
      <w:r w:rsidR="001C3CB6">
        <w:t>eligibility</w:t>
      </w:r>
      <w:r w:rsidR="00E83B58">
        <w:t xml:space="preserve"> criteria and consent, medical/surgical procedures used, acquisition </w:t>
      </w:r>
      <w:r w:rsidR="00F5533E">
        <w:t xml:space="preserve">handling , </w:t>
      </w:r>
      <w:r w:rsidR="00E83B58">
        <w:t xml:space="preserve">processing,  and storage.  As the focus for biospecimen-based studies for cancer have turned to the molecular level, it is more important than ever that more stringent </w:t>
      </w:r>
      <w:r w:rsidR="00F5533E">
        <w:t xml:space="preserve">specimen annotation </w:t>
      </w:r>
      <w:r w:rsidR="00E83B58">
        <w:t xml:space="preserve">techniques </w:t>
      </w:r>
      <w:r w:rsidR="006F7ACA">
        <w:t xml:space="preserve">are applied in the lifecycle.  </w:t>
      </w:r>
    </w:p>
    <w:p w:rsidR="006F7ACA" w:rsidRDefault="006F7ACA" w:rsidP="006F7ACA">
      <w:r>
        <w:t xml:space="preserve">The </w:t>
      </w:r>
      <w:r w:rsidR="0071260B">
        <w:t xml:space="preserve">initial </w:t>
      </w:r>
      <w:r>
        <w:t xml:space="preserve">design of CDR reflects the changing requirements of real world collections. </w:t>
      </w:r>
    </w:p>
    <w:p w:rsidR="006F7ACA" w:rsidRDefault="006F7ACA" w:rsidP="006F7ACA">
      <w:pPr>
        <w:numPr>
          <w:ilvl w:val="0"/>
          <w:numId w:val="82"/>
        </w:numPr>
      </w:pPr>
      <w:r>
        <w:t xml:space="preserve">As the collection process </w:t>
      </w:r>
      <w:r w:rsidR="001C3CB6">
        <w:t>progresses, the</w:t>
      </w:r>
      <w:r>
        <w:t xml:space="preserve"> need for different, or more detailed information may present itself.  This results in a need for rapid changes (on the order of days) in forms, web pages, work flows, and database structure. </w:t>
      </w:r>
    </w:p>
    <w:p w:rsidR="006F7ACA" w:rsidRDefault="006F7ACA" w:rsidP="006F7ACA">
      <w:pPr>
        <w:numPr>
          <w:ilvl w:val="0"/>
          <w:numId w:val="82"/>
        </w:numPr>
      </w:pPr>
      <w:r>
        <w:t>Various review cycles must be suppo</w:t>
      </w:r>
      <w:r w:rsidR="004948CE">
        <w:t xml:space="preserve">rted.  Reviews for data entry or </w:t>
      </w:r>
      <w:r w:rsidR="001C3CB6">
        <w:t>processing errors</w:t>
      </w:r>
      <w:r w:rsidR="004948CE">
        <w:t xml:space="preserve"> (Data Management), specimen quality (both internal and external Pathology Review) must be supported.</w:t>
      </w:r>
    </w:p>
    <w:p w:rsidR="006F7ACA" w:rsidRDefault="004948CE" w:rsidP="009A54B7">
      <w:pPr>
        <w:numPr>
          <w:ilvl w:val="0"/>
          <w:numId w:val="82"/>
        </w:numPr>
      </w:pPr>
      <w:r>
        <w:t>Geographic separation between those performing on the supported projects must be supported, while maintaining PII/PHI protection.</w:t>
      </w:r>
      <w:r w:rsidR="0071260B">
        <w:t xml:space="preserve">  The collection and processing sites may change dynamically during the course of the project.</w:t>
      </w:r>
    </w:p>
    <w:p w:rsidR="004948CE" w:rsidRDefault="004948CE" w:rsidP="009A54B7">
      <w:pPr>
        <w:numPr>
          <w:ilvl w:val="0"/>
          <w:numId w:val="82"/>
        </w:numPr>
      </w:pPr>
      <w:r>
        <w:t>Interface needs to reflect the historical paper-based forms process, to minimize the learning curve for the variety of users.</w:t>
      </w:r>
    </w:p>
    <w:p w:rsidR="0071260B" w:rsidRDefault="0071260B" w:rsidP="009A54B7">
      <w:pPr>
        <w:numPr>
          <w:ilvl w:val="0"/>
          <w:numId w:val="82"/>
        </w:numPr>
      </w:pPr>
      <w:r>
        <w:t xml:space="preserve">The interface must supply definitions of terms using a standard, approved, vocabulary.  </w:t>
      </w:r>
      <w:r w:rsidR="00100A17">
        <w:t>Specialized terms often have meanings which differ from institute to institute. In order to properly analyze the results, the terms used must have the same meaning, and those definitions are available to the end user.</w:t>
      </w:r>
    </w:p>
    <w:p w:rsidR="00B83734" w:rsidRDefault="006F7ACA" w:rsidP="006F7ACA">
      <w:r>
        <w:t xml:space="preserve">The first </w:t>
      </w:r>
      <w:r w:rsidR="00100A17">
        <w:t>project producing</w:t>
      </w:r>
      <w:r>
        <w:t xml:space="preserve"> requirements for CDR was the NIH Common Fund’s Genotype-Tissue Expression (</w:t>
      </w:r>
      <w:r w:rsidR="00F10EC7" w:rsidRPr="00FD02FA">
        <w:t>GTEx</w:t>
      </w:r>
      <w:r>
        <w:t>) program</w:t>
      </w:r>
      <w:r>
        <w:rPr>
          <w:rStyle w:val="FootnoteReference"/>
        </w:rPr>
        <w:footnoteReference w:id="3"/>
      </w:r>
      <w:r>
        <w:t>.</w:t>
      </w:r>
      <w:r w:rsidR="004948CE">
        <w:t xml:space="preserve">GTEx collected </w:t>
      </w:r>
      <w:r w:rsidR="0037318C">
        <w:t>944 cases, with over 6,700 individual specimens.</w:t>
      </w:r>
    </w:p>
    <w:p w:rsidR="00366AE1" w:rsidRDefault="00992E0B" w:rsidP="00232257">
      <w:r>
        <w:t>The</w:t>
      </w:r>
      <w:r w:rsidR="0037318C">
        <w:t xml:space="preserve"> CDR</w:t>
      </w:r>
      <w:r>
        <w:t xml:space="preserve"> code was later extended to cover </w:t>
      </w:r>
      <w:r w:rsidR="004D1A8E">
        <w:t xml:space="preserve">a second </w:t>
      </w:r>
      <w:r w:rsidR="00100A17">
        <w:t>project,</w:t>
      </w:r>
      <w:r w:rsidR="00100A17" w:rsidRPr="0071260B">
        <w:t xml:space="preserve"> Biospecimen</w:t>
      </w:r>
      <w:r w:rsidR="0071260B" w:rsidRPr="0071260B">
        <w:t xml:space="preserve"> Pre-an</w:t>
      </w:r>
      <w:r w:rsidR="0071260B">
        <w:t>alytical Variables (BPV</w:t>
      </w:r>
      <w:r w:rsidR="00100A17">
        <w:t>)</w:t>
      </w:r>
      <w:r w:rsidR="0071260B">
        <w:rPr>
          <w:rStyle w:val="FootnoteReference"/>
        </w:rPr>
        <w:footnoteReference w:id="4"/>
      </w:r>
      <w:r w:rsidR="004D1A8E">
        <w:t xml:space="preserve">. </w:t>
      </w:r>
      <w:r w:rsidR="00100A17">
        <w:t>BPV collected</w:t>
      </w:r>
      <w:r w:rsidR="00366AE1">
        <w:t xml:space="preserve"> information on</w:t>
      </w:r>
      <w:r w:rsidR="0071260B">
        <w:t xml:space="preserve"> over 300 cases, with specimens covering</w:t>
      </w:r>
      <w:r w:rsidR="00366AE1">
        <w:t xml:space="preserve"> four different cancer types</w:t>
      </w:r>
      <w:r w:rsidR="0071260B">
        <w:t xml:space="preserve"> (and associated normal tissue)</w:t>
      </w:r>
      <w:r w:rsidR="00366AE1">
        <w:t xml:space="preserve">, from four different </w:t>
      </w:r>
      <w:r w:rsidR="0071260B">
        <w:t>tissue source sites</w:t>
      </w:r>
      <w:r w:rsidR="004D1A8E">
        <w:t xml:space="preserve">.  </w:t>
      </w:r>
    </w:p>
    <w:p w:rsidR="00B83734" w:rsidRPr="00FD02FA" w:rsidRDefault="004D1A8E" w:rsidP="00232257">
      <w:r>
        <w:lastRenderedPageBreak/>
        <w:t xml:space="preserve">The current </w:t>
      </w:r>
      <w:r w:rsidR="00100A17">
        <w:t>architecture</w:t>
      </w:r>
      <w:r>
        <w:t xml:space="preserve"> described in this document </w:t>
      </w:r>
      <w:r w:rsidR="009051B0">
        <w:t>was designed to support</w:t>
      </w:r>
      <w:r>
        <w:t xml:space="preserve"> these two experiments</w:t>
      </w:r>
      <w:r w:rsidR="009051B0">
        <w:t>, but can be extended to many others</w:t>
      </w:r>
      <w:r>
        <w:t>.</w:t>
      </w:r>
    </w:p>
    <w:p w:rsidR="00786E9C" w:rsidRPr="00D34EC0" w:rsidRDefault="00786E9C" w:rsidP="00786E9C">
      <w:pPr>
        <w:pStyle w:val="Heading2"/>
        <w:rPr>
          <w:rFonts w:ascii="Arial" w:hAnsi="Arial" w:cs="Arial"/>
        </w:rPr>
      </w:pPr>
      <w:bookmarkStart w:id="8" w:name="_Toc456598587"/>
      <w:bookmarkStart w:id="9" w:name="_Toc456600918"/>
      <w:bookmarkStart w:id="10" w:name="_Toc494193640"/>
      <w:bookmarkStart w:id="11" w:name="_Toc180482594"/>
      <w:bookmarkStart w:id="12" w:name="_Toc197060747"/>
      <w:bookmarkStart w:id="13" w:name="_Toc237402954"/>
      <w:bookmarkStart w:id="14" w:name="_Toc422236924"/>
      <w:bookmarkStart w:id="15" w:name="_Toc435195054"/>
      <w:r w:rsidRPr="00D34EC0">
        <w:rPr>
          <w:rFonts w:ascii="Arial" w:hAnsi="Arial" w:cs="Arial"/>
        </w:rPr>
        <w:t>P</w:t>
      </w:r>
      <w:bookmarkEnd w:id="8"/>
      <w:bookmarkEnd w:id="9"/>
      <w:bookmarkEnd w:id="10"/>
      <w:r w:rsidRPr="00D34EC0">
        <w:rPr>
          <w:rFonts w:ascii="Arial" w:hAnsi="Arial" w:cs="Arial"/>
        </w:rPr>
        <w:t xml:space="preserve">urpose of </w:t>
      </w:r>
      <w:r w:rsidR="00ED1669" w:rsidRPr="00D34EC0">
        <w:rPr>
          <w:rFonts w:ascii="Arial" w:hAnsi="Arial" w:cs="Arial"/>
        </w:rPr>
        <w:t>the</w:t>
      </w:r>
      <w:r w:rsidRPr="00D34EC0">
        <w:rPr>
          <w:rFonts w:ascii="Arial" w:hAnsi="Arial" w:cs="Arial"/>
        </w:rPr>
        <w:t xml:space="preserve"> </w:t>
      </w:r>
      <w:r w:rsidR="009A23F2">
        <w:rPr>
          <w:rFonts w:ascii="Arial" w:hAnsi="Arial" w:cs="Arial"/>
        </w:rPr>
        <w:t>CDR Design</w:t>
      </w:r>
      <w:r w:rsidRPr="00D34EC0">
        <w:rPr>
          <w:rFonts w:ascii="Arial" w:hAnsi="Arial" w:cs="Arial"/>
        </w:rPr>
        <w:t xml:space="preserve"> Document</w:t>
      </w:r>
      <w:bookmarkEnd w:id="11"/>
      <w:bookmarkEnd w:id="12"/>
      <w:bookmarkEnd w:id="13"/>
      <w:bookmarkEnd w:id="14"/>
      <w:bookmarkEnd w:id="15"/>
    </w:p>
    <w:p w:rsidR="00786E9C" w:rsidRPr="00FD02FA" w:rsidRDefault="00786E9C" w:rsidP="003636F6">
      <w:bookmarkStart w:id="16" w:name="OLE_LINK1"/>
      <w:bookmarkStart w:id="17" w:name="OLE_LINK2"/>
      <w:r w:rsidRPr="00FD02FA">
        <w:t xml:space="preserve">The </w:t>
      </w:r>
      <w:r w:rsidR="009A23F2">
        <w:rPr>
          <w:u w:val="single"/>
        </w:rPr>
        <w:t>CDR Design</w:t>
      </w:r>
      <w:r w:rsidRPr="00080DD8">
        <w:rPr>
          <w:u w:val="single"/>
        </w:rPr>
        <w:t xml:space="preserve"> </w:t>
      </w:r>
      <w:r w:rsidR="004E71B7" w:rsidRPr="00080DD8">
        <w:rPr>
          <w:u w:val="single"/>
        </w:rPr>
        <w:t>Document</w:t>
      </w:r>
      <w:r w:rsidRPr="00FD02FA">
        <w:t xml:space="preserve"> </w:t>
      </w:r>
      <w:r w:rsidR="000A1C68">
        <w:t>records</w:t>
      </w:r>
      <w:r w:rsidRPr="00FD02FA">
        <w:t xml:space="preserve"> and tracks the necessary information required effectively </w:t>
      </w:r>
      <w:r w:rsidR="004D1A8E">
        <w:t xml:space="preserve">describing </w:t>
      </w:r>
      <w:r w:rsidR="004E71B7">
        <w:t>the</w:t>
      </w:r>
      <w:r w:rsidR="004E71B7" w:rsidRPr="00FD02FA">
        <w:t xml:space="preserve"> </w:t>
      </w:r>
      <w:r w:rsidRPr="00FD02FA">
        <w:t>architecture and system design</w:t>
      </w:r>
      <w:r w:rsidR="004D1A8E">
        <w:t>.  This gives</w:t>
      </w:r>
      <w:r w:rsidRPr="00FD02FA">
        <w:t xml:space="preserve"> the development team guidance on architecture of the </w:t>
      </w:r>
      <w:r w:rsidR="00E6582C">
        <w:t>resource</w:t>
      </w:r>
      <w:r w:rsidR="004D1A8E">
        <w:t xml:space="preserve"> if the need arises for further changes, updates, or extensions</w:t>
      </w:r>
      <w:r w:rsidRPr="00FD02FA">
        <w:t xml:space="preserve">. </w:t>
      </w:r>
      <w:r w:rsidR="00992E0B">
        <w:t>I</w:t>
      </w:r>
      <w:r w:rsidR="00ED1669" w:rsidRPr="00FD02FA">
        <w:t xml:space="preserve">ts intended audience is the project manager, project team, and development team. </w:t>
      </w:r>
      <w:r w:rsidRPr="00FD02FA">
        <w:t>Some portions of this document such as the user interface (UI) may on occasion be shared with the client/user, and other stakeholder</w:t>
      </w:r>
      <w:r w:rsidR="001C6642">
        <w:t>s</w:t>
      </w:r>
      <w:r w:rsidRPr="00FD02FA">
        <w:t xml:space="preserve"> whose input/approval into the UI is needed.</w:t>
      </w:r>
    </w:p>
    <w:p w:rsidR="000516D2" w:rsidRDefault="000516D2" w:rsidP="000516D2">
      <w:pPr>
        <w:pStyle w:val="Heading1"/>
        <w:spacing w:before="240" w:after="60"/>
      </w:pPr>
      <w:bookmarkStart w:id="18" w:name="_Toc422236925"/>
      <w:bookmarkStart w:id="19" w:name="_Toc435195055"/>
      <w:bookmarkStart w:id="20" w:name="_Toc494193645"/>
      <w:bookmarkStart w:id="21" w:name="_Toc180482595"/>
      <w:bookmarkStart w:id="22" w:name="_Toc197060748"/>
      <w:bookmarkStart w:id="23" w:name="_Toc237402955"/>
      <w:bookmarkEnd w:id="16"/>
      <w:bookmarkEnd w:id="17"/>
      <w:r>
        <w:t>High level view of CDR</w:t>
      </w:r>
      <w:bookmarkEnd w:id="18"/>
      <w:bookmarkEnd w:id="19"/>
    </w:p>
    <w:p w:rsidR="000516D2" w:rsidRPr="004D1A8E" w:rsidRDefault="000516D2" w:rsidP="0071409B">
      <w:pPr>
        <w:pStyle w:val="Heading2"/>
        <w:rPr>
          <w:rFonts w:ascii="Arial" w:hAnsi="Arial" w:cs="Arial"/>
          <w:sz w:val="22"/>
          <w:szCs w:val="22"/>
        </w:rPr>
      </w:pPr>
      <w:bookmarkStart w:id="24" w:name="_Toc422236926"/>
      <w:bookmarkStart w:id="25" w:name="_Toc435195056"/>
      <w:r w:rsidRPr="004D1A8E">
        <w:rPr>
          <w:rFonts w:ascii="Arial" w:hAnsi="Arial" w:cs="Arial"/>
          <w:sz w:val="22"/>
          <w:szCs w:val="22"/>
        </w:rPr>
        <w:t>CDR Capabilities</w:t>
      </w:r>
      <w:bookmarkEnd w:id="24"/>
      <w:bookmarkEnd w:id="25"/>
    </w:p>
    <w:p w:rsidR="000516D2" w:rsidRDefault="000516D2" w:rsidP="000516D2">
      <w:r w:rsidRPr="00991965">
        <w:t xml:space="preserve">The CDR is a distributed multi-tenant </w:t>
      </w:r>
      <w:r>
        <w:t>bio</w:t>
      </w:r>
      <w:r w:rsidRPr="00991965">
        <w:t>informatics platform</w:t>
      </w:r>
      <w:r w:rsidR="00F978F1">
        <w:t>,</w:t>
      </w:r>
      <w:r w:rsidRPr="00991965">
        <w:t xml:space="preserve"> custom built to support specimen collection, clinical data entry and specimen logistics as well as curation and aggregation of study data.</w:t>
      </w:r>
      <w:r>
        <w:t xml:space="preserve"> The capabilities </w:t>
      </w:r>
      <w:r w:rsidR="0071260B">
        <w:t xml:space="preserve">reflect the needs of the supported projects, and </w:t>
      </w:r>
      <w:r>
        <w:t>include:</w:t>
      </w:r>
    </w:p>
    <w:p w:rsidR="00475004" w:rsidRDefault="00475004" w:rsidP="000516D2">
      <w:pPr>
        <w:numPr>
          <w:ilvl w:val="0"/>
          <w:numId w:val="34"/>
        </w:numPr>
        <w:spacing w:after="0"/>
      </w:pPr>
      <w:r>
        <w:t xml:space="preserve">Allowing remote users (e.g., researchers, and support staff) to </w:t>
      </w:r>
      <w:r w:rsidR="00880CD9">
        <w:t>securely</w:t>
      </w:r>
      <w:r>
        <w:t xml:space="preserve"> enter, revise, and review data about biospecimen collection through a standard (HTTPS) web interface via a series of electronic forms with a sophisticated role-driven workflow.</w:t>
      </w:r>
    </w:p>
    <w:p w:rsidR="000516D2" w:rsidRPr="00991965" w:rsidRDefault="00C50AC6" w:rsidP="000516D2">
      <w:pPr>
        <w:numPr>
          <w:ilvl w:val="0"/>
          <w:numId w:val="34"/>
        </w:numPr>
        <w:spacing w:after="0"/>
      </w:pPr>
      <w:r>
        <w:t>Connecting to remote</w:t>
      </w:r>
      <w:r w:rsidR="00F978F1">
        <w:t xml:space="preserve"> systems via </w:t>
      </w:r>
      <w:r w:rsidR="000516D2">
        <w:t>Web service API</w:t>
      </w:r>
      <w:r w:rsidR="000516D2" w:rsidRPr="00991965">
        <w:t>s</w:t>
      </w:r>
      <w:r w:rsidR="00AD0FB0">
        <w:t>; such as</w:t>
      </w:r>
      <w:r w:rsidR="003B4E69">
        <w:t xml:space="preserve"> </w:t>
      </w:r>
      <w:r>
        <w:t xml:space="preserve">LIMS, </w:t>
      </w:r>
      <w:r w:rsidR="000516D2" w:rsidRPr="00991965">
        <w:t>whole-slide imaging systems, and molecular analysis</w:t>
      </w:r>
      <w:r w:rsidR="00DD1F8B">
        <w:t xml:space="preserve"> systems</w:t>
      </w:r>
      <w:r>
        <w:t>. The</w:t>
      </w:r>
      <w:r w:rsidR="000516D2" w:rsidRPr="00991965">
        <w:t xml:space="preserve"> APIs for </w:t>
      </w:r>
      <w:r w:rsidR="00475004">
        <w:t>authenticated (RESTful interfaces</w:t>
      </w:r>
      <w:r w:rsidR="00100A17">
        <w:t>)</w:t>
      </w:r>
      <w:r w:rsidR="00100A17" w:rsidRPr="00991965">
        <w:t xml:space="preserve"> real</w:t>
      </w:r>
      <w:r w:rsidR="000516D2" w:rsidRPr="00991965">
        <w:t>-time, two-way data transfers across a variety of data types</w:t>
      </w:r>
      <w:r>
        <w:t>.</w:t>
      </w:r>
      <w:r w:rsidR="004D1A8E">
        <w:t xml:space="preserve">  There is no capability for using a database-to-</w:t>
      </w:r>
      <w:r w:rsidR="00880CD9">
        <w:t>database</w:t>
      </w:r>
      <w:r w:rsidR="004D1A8E">
        <w:t xml:space="preserve"> direct connection to other database servers.</w:t>
      </w:r>
    </w:p>
    <w:p w:rsidR="000516D2" w:rsidRDefault="000516D2" w:rsidP="000516D2">
      <w:pPr>
        <w:numPr>
          <w:ilvl w:val="0"/>
          <w:numId w:val="34"/>
        </w:numPr>
        <w:spacing w:after="0"/>
      </w:pPr>
      <w:r>
        <w:t>Triggering responses, automatically communicating timely information to project managers and data analysts</w:t>
      </w:r>
    </w:p>
    <w:p w:rsidR="000516D2" w:rsidRDefault="000516D2" w:rsidP="000516D2">
      <w:pPr>
        <w:numPr>
          <w:ilvl w:val="0"/>
          <w:numId w:val="34"/>
        </w:numPr>
        <w:spacing w:after="0"/>
      </w:pPr>
      <w:r>
        <w:t>Assisting Quality Assurance by auditing process flows through Data Management and Pathology teams</w:t>
      </w:r>
    </w:p>
    <w:p w:rsidR="000516D2" w:rsidRDefault="000D0CB9" w:rsidP="000516D2">
      <w:pPr>
        <w:numPr>
          <w:ilvl w:val="0"/>
          <w:numId w:val="34"/>
        </w:numPr>
        <w:spacing w:after="0"/>
      </w:pPr>
      <w:r>
        <w:t>Control display</w:t>
      </w:r>
      <w:r w:rsidR="000516D2">
        <w:t xml:space="preserve"> of PII based on user entitlements and roles</w:t>
      </w:r>
    </w:p>
    <w:p w:rsidR="000516D2" w:rsidRDefault="000516D2" w:rsidP="000516D2">
      <w:pPr>
        <w:numPr>
          <w:ilvl w:val="0"/>
          <w:numId w:val="34"/>
        </w:numPr>
        <w:spacing w:after="0"/>
      </w:pPr>
      <w:r>
        <w:t>Reporting and analytics module for real-time data analysis, aggregation and report generation</w:t>
      </w:r>
    </w:p>
    <w:p w:rsidR="000516D2" w:rsidRDefault="000516D2" w:rsidP="000516D2">
      <w:pPr>
        <w:spacing w:after="0"/>
      </w:pPr>
    </w:p>
    <w:p w:rsidR="00656724" w:rsidRDefault="00656724" w:rsidP="00656724">
      <w:r>
        <w:t xml:space="preserve">In </w:t>
      </w:r>
      <w:r>
        <w:fldChar w:fldCharType="begin"/>
      </w:r>
      <w:r>
        <w:instrText xml:space="preserve"> REF _Ref422234699 \h </w:instrText>
      </w:r>
      <w:r>
        <w:fldChar w:fldCharType="separate"/>
      </w:r>
      <w:r w:rsidR="00702208" w:rsidRPr="003E2FB5">
        <w:t xml:space="preserve">Figure </w:t>
      </w:r>
      <w:r w:rsidR="00702208">
        <w:rPr>
          <w:noProof/>
        </w:rPr>
        <w:t>1</w:t>
      </w:r>
      <w:r>
        <w:fldChar w:fldCharType="end"/>
      </w:r>
      <w:r>
        <w:t xml:space="preserve">, taken from GTEx source materials, the CDR acts as the data hub, storing information about the collections from the BSS, transferring and processing through the CBR, and handing off information on biospecimens to the Brain Bank and LDACC.  Detailed description of the components can be found in </w:t>
      </w:r>
      <w:r>
        <w:fldChar w:fldCharType="begin"/>
      </w:r>
      <w:r>
        <w:instrText xml:space="preserve"> REF _Ref435107544 \r \h </w:instrText>
      </w:r>
      <w:r>
        <w:fldChar w:fldCharType="separate"/>
      </w:r>
      <w:r w:rsidR="00702208">
        <w:t>Appendix D</w:t>
      </w:r>
      <w:r>
        <w:fldChar w:fldCharType="end"/>
      </w:r>
      <w:r>
        <w:t>. The flow of tissue is shown in red; the flow of information about those tissues is shown in blue. When tissues are collected by the BSSs, they use the forms hosted by the CDR in describing the case, biospecimens, and other clinical information.  As the biospecimens transfer to the CBR, the CDR receives inventory information on those collected biospecimens (through web service messages) from the informatics system at the CBR.  This instantiates workflows and creates triggers for human data managers and pathologists to review cases.  Once the tissues are processed, CBR records subsequent transfer of materials to other specialized labs, including the LDACC for molecular studies.  Results of various tests at these specialized labs also enter into the CDR via web services or user input, providing comprehensive study information.  In the original document, the roles of “Honest Broker” included the capabilities of DM and PRC.</w:t>
      </w:r>
    </w:p>
    <w:p w:rsidR="000516D2" w:rsidRDefault="000516D2" w:rsidP="000516D2">
      <w:pPr>
        <w:spacing w:after="0"/>
      </w:pPr>
    </w:p>
    <w:p w:rsidR="000516D2" w:rsidRDefault="000516D2" w:rsidP="000516D2">
      <w:pPr>
        <w:spacing w:after="0"/>
      </w:pPr>
    </w:p>
    <w:p w:rsidR="000516D2" w:rsidRPr="003E2FB5" w:rsidRDefault="000516D2" w:rsidP="000516D2">
      <w:pPr>
        <w:rPr>
          <w:sz w:val="16"/>
          <w:szCs w:val="16"/>
        </w:rPr>
      </w:pPr>
    </w:p>
    <w:p w:rsidR="000516D2" w:rsidRDefault="000516D2" w:rsidP="008B4263">
      <w:pPr>
        <w:pStyle w:val="Caption"/>
      </w:pPr>
    </w:p>
    <w:p w:rsidR="00E6582C" w:rsidRDefault="000516D2" w:rsidP="008B4263">
      <w:pPr>
        <w:pStyle w:val="Caption"/>
      </w:pPr>
      <w:r>
        <w:drawing>
          <wp:inline distT="0" distB="0" distL="0" distR="0" wp14:anchorId="78CC9EB2" wp14:editId="5CF113EA">
            <wp:extent cx="5936615" cy="4646930"/>
            <wp:effectExtent l="0" t="0" r="6985" b="1270"/>
            <wp:docPr id="26" name="Picture 26" descr="C:\Users\shivece\Desktop\OP-9009 GTEx Biospecimen and Data FlowCDR_high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ece\Desktop\OP-9009 GTEx Biospecimen and Data FlowCDR_highlig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4646930"/>
                    </a:xfrm>
                    <a:prstGeom prst="rect">
                      <a:avLst/>
                    </a:prstGeom>
                    <a:noFill/>
                    <a:ln>
                      <a:noFill/>
                    </a:ln>
                  </pic:spPr>
                </pic:pic>
              </a:graphicData>
            </a:graphic>
          </wp:inline>
        </w:drawing>
      </w:r>
    </w:p>
    <w:p w:rsidR="000516D2" w:rsidRPr="003E2FB5" w:rsidRDefault="00E6582C" w:rsidP="008B4263">
      <w:pPr>
        <w:pStyle w:val="Caption"/>
      </w:pPr>
      <w:bookmarkStart w:id="26" w:name="_Ref422234699"/>
      <w:bookmarkStart w:id="27" w:name="_Toc435195087"/>
      <w:r w:rsidRPr="003E2FB5">
        <w:t xml:space="preserve">Figure </w:t>
      </w:r>
      <w:r w:rsidRPr="003E2FB5">
        <w:fldChar w:fldCharType="begin"/>
      </w:r>
      <w:r w:rsidRPr="003E2FB5">
        <w:instrText xml:space="preserve"> SEQ Figure \* ARABIC </w:instrText>
      </w:r>
      <w:r w:rsidRPr="003E2FB5">
        <w:fldChar w:fldCharType="separate"/>
      </w:r>
      <w:r w:rsidR="00702208">
        <w:t>1</w:t>
      </w:r>
      <w:r w:rsidRPr="003E2FB5">
        <w:fldChar w:fldCharType="end"/>
      </w:r>
      <w:bookmarkEnd w:id="26"/>
      <w:r w:rsidRPr="003E2FB5">
        <w:t xml:space="preserve">- </w:t>
      </w:r>
      <w:r w:rsidR="007D6250">
        <w:t>T</w:t>
      </w:r>
      <w:r w:rsidRPr="003E2FB5">
        <w:t xml:space="preserve">he CDR in </w:t>
      </w:r>
      <w:r w:rsidR="00C50AC6">
        <w:t>C</w:t>
      </w:r>
      <w:r w:rsidRPr="003E2FB5">
        <w:t xml:space="preserve">ontext of the GTEx </w:t>
      </w:r>
      <w:r w:rsidR="00C50AC6">
        <w:t>S</w:t>
      </w:r>
      <w:r w:rsidRPr="003E2FB5">
        <w:t>tudy</w:t>
      </w:r>
      <w:bookmarkEnd w:id="27"/>
    </w:p>
    <w:p w:rsidR="000516D2" w:rsidRDefault="000516D2" w:rsidP="000516D2">
      <w:pPr>
        <w:jc w:val="center"/>
      </w:pPr>
    </w:p>
    <w:p w:rsidR="007D6250" w:rsidRPr="005F0EE8" w:rsidRDefault="007D6250" w:rsidP="007D6250">
      <w:pPr>
        <w:tabs>
          <w:tab w:val="left" w:pos="90"/>
        </w:tabs>
        <w:rPr>
          <w:rFonts w:ascii="Arial" w:hAnsi="Arial" w:cs="Arial"/>
        </w:rPr>
      </w:pPr>
      <w:r w:rsidRPr="00861261">
        <w:t>A more exact description of how CDR supports the data workflows in</w:t>
      </w:r>
      <w:r>
        <w:t xml:space="preserve"> GTEx can be found in GX3-OP-9001 found in the accompanying </w:t>
      </w:r>
      <w:r w:rsidR="00100A17">
        <w:t>documents</w:t>
      </w:r>
      <w:r>
        <w:t>.</w:t>
      </w:r>
    </w:p>
    <w:p w:rsidR="00656724" w:rsidRDefault="00656724" w:rsidP="00656724">
      <w:r>
        <w:t xml:space="preserve">In the other project using CDR, the BPV data flows are graphically shown in </w:t>
      </w:r>
      <w:r>
        <w:fldChar w:fldCharType="begin"/>
      </w:r>
      <w:r>
        <w:instrText xml:space="preserve"> REF _Ref435103070 \h </w:instrText>
      </w:r>
      <w:r>
        <w:fldChar w:fldCharType="separate"/>
      </w:r>
      <w:r w:rsidR="00702208" w:rsidRPr="009A54B7">
        <w:t xml:space="preserve">Figure </w:t>
      </w:r>
      <w:r w:rsidR="00702208">
        <w:rPr>
          <w:noProof/>
        </w:rPr>
        <w:t>2</w:t>
      </w:r>
      <w:r>
        <w:fldChar w:fldCharType="end"/>
      </w:r>
      <w:r>
        <w:t>.  Many of the data exchanges in BPV are very similar to GTEx, but many new forms were created and the CDR was extended, supporting linkage to Aperio image viewers.</w:t>
      </w:r>
    </w:p>
    <w:p w:rsidR="007D6250" w:rsidRDefault="007D6250" w:rsidP="000516D2"/>
    <w:p w:rsidR="000E7DF5" w:rsidRDefault="000E7DF5" w:rsidP="009A54B7">
      <w:pPr>
        <w:keepNext/>
      </w:pPr>
      <w:r w:rsidRPr="000E7DF5">
        <w:rPr>
          <w:noProof/>
        </w:rPr>
        <w:lastRenderedPageBreak/>
        <mc:AlternateContent>
          <mc:Choice Requires="wpg">
            <w:drawing>
              <wp:inline distT="0" distB="0" distL="0" distR="0" wp14:anchorId="125F0A2E" wp14:editId="63164247">
                <wp:extent cx="5243269" cy="3134619"/>
                <wp:effectExtent l="57150" t="19050" r="71755" b="104140"/>
                <wp:docPr id="292" name="Group 2"/>
                <wp:cNvGraphicFramePr/>
                <a:graphic xmlns:a="http://schemas.openxmlformats.org/drawingml/2006/main">
                  <a:graphicData uri="http://schemas.microsoft.com/office/word/2010/wordprocessingGroup">
                    <wpg:wgp>
                      <wpg:cNvGrpSpPr/>
                      <wpg:grpSpPr>
                        <a:xfrm>
                          <a:off x="0" y="0"/>
                          <a:ext cx="5243269" cy="3134619"/>
                          <a:chOff x="0" y="0"/>
                          <a:chExt cx="8593137" cy="4698862"/>
                        </a:xfrm>
                      </wpg:grpSpPr>
                      <wps:wsp>
                        <wps:cNvPr id="294" name="Right Arrow 294"/>
                        <wps:cNvSpPr/>
                        <wps:spPr>
                          <a:xfrm>
                            <a:off x="1963737" y="0"/>
                            <a:ext cx="1920875" cy="342900"/>
                          </a:xfrm>
                          <a:prstGeom prst="rightArrow">
                            <a:avLst>
                              <a:gd name="adj1" fmla="val 50000"/>
                              <a:gd name="adj2" fmla="val 56000"/>
                            </a:avLst>
                          </a:prstGeom>
                          <a:ln w="12700"/>
                        </wps:spPr>
                        <wps:style>
                          <a:lnRef idx="2">
                            <a:schemeClr val="dk1"/>
                          </a:lnRef>
                          <a:fillRef idx="1">
                            <a:schemeClr val="lt1"/>
                          </a:fillRef>
                          <a:effectRef idx="0">
                            <a:schemeClr val="dk1"/>
                          </a:effectRef>
                          <a:fontRef idx="minor">
                            <a:schemeClr val="dk1"/>
                          </a:fontRef>
                        </wps:style>
                        <wps:txbx>
                          <w:txbxContent>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0"/>
                                  <w:szCs w:val="20"/>
                                </w:rPr>
                                <w:t>Biospecimens</w:t>
                              </w:r>
                            </w:p>
                          </w:txbxContent>
                        </wps:txbx>
                        <wps:bodyPr anchor="ctr"/>
                      </wps:wsp>
                      <wps:wsp>
                        <wps:cNvPr id="296" name="Right Arrow 296"/>
                        <wps:cNvSpPr/>
                        <wps:spPr>
                          <a:xfrm>
                            <a:off x="1963737" y="1577975"/>
                            <a:ext cx="1846263"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txbx>
                          <w:txbxContent>
                            <w:p w:rsidR="00DB48A0" w:rsidRDefault="00DB48A0" w:rsidP="000E7DF5">
                              <w:pPr>
                                <w:pStyle w:val="NormalWeb"/>
                                <w:spacing w:before="0" w:beforeAutospacing="0" w:after="0" w:afterAutospacing="0"/>
                                <w:jc w:val="center"/>
                                <w:textAlignment w:val="baseline"/>
                              </w:pPr>
                              <w:r>
                                <w:rPr>
                                  <w:rFonts w:asciiTheme="minorHAnsi" w:cstheme="minorBidi"/>
                                  <w:color w:val="FFFFFF"/>
                                  <w:kern w:val="24"/>
                                  <w:sz w:val="18"/>
                                  <w:szCs w:val="18"/>
                                </w:rPr>
                                <w:t>Clinical and CHP data</w:t>
                              </w:r>
                            </w:p>
                          </w:txbxContent>
                        </wps:txbx>
                        <wps:bodyPr anchor="ctr"/>
                      </wps:wsp>
                      <wps:wsp>
                        <wps:cNvPr id="297" name="Rectangle 297"/>
                        <wps:cNvSpPr/>
                        <wps:spPr>
                          <a:xfrm>
                            <a:off x="3809999" y="4013062"/>
                            <a:ext cx="4783138" cy="685800"/>
                          </a:xfrm>
                          <a:prstGeom prst="rect">
                            <a:avLst/>
                          </a:prstGeom>
                          <a:gradFill>
                            <a:gsLst>
                              <a:gs pos="0">
                                <a:schemeClr val="bg1"/>
                              </a:gs>
                              <a:gs pos="100000">
                                <a:schemeClr val="tx2">
                                  <a:lumMod val="40000"/>
                                  <a:lumOff val="60000"/>
                                </a:schemeClr>
                              </a:gs>
                            </a:gsLst>
                            <a:path path="circle">
                              <a:fillToRect l="50000" t="50000" r="50000" b="50000"/>
                            </a:path>
                          </a:gra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Pr="009A54B7" w:rsidRDefault="00DB48A0" w:rsidP="000E7DF5">
                              <w:pPr>
                                <w:pStyle w:val="NormalWeb"/>
                                <w:spacing w:before="0" w:beforeAutospacing="0" w:after="0" w:afterAutospacing="0"/>
                                <w:jc w:val="center"/>
                                <w:textAlignment w:val="baseline"/>
                                <w:rPr>
                                  <w:sz w:val="24"/>
                                  <w:szCs w:val="24"/>
                                </w:rPr>
                              </w:pPr>
                              <w:r w:rsidRPr="009A54B7">
                                <w:rPr>
                                  <w:rFonts w:asciiTheme="minorHAnsi" w:cstheme="minorBidi"/>
                                  <w:b/>
                                  <w:bCs/>
                                  <w:color w:val="000000"/>
                                  <w:kern w:val="24"/>
                                  <w:sz w:val="24"/>
                                  <w:szCs w:val="24"/>
                                  <w:u w:val="single"/>
                                </w:rPr>
                                <w:t>Molecular Analysis Facilities</w:t>
                              </w:r>
                            </w:p>
                          </w:txbxContent>
                        </wps:txbx>
                        <wps:bodyPr/>
                      </wps:wsp>
                      <wps:wsp>
                        <wps:cNvPr id="298" name="Rectangle 298"/>
                        <wps:cNvSpPr/>
                        <wps:spPr>
                          <a:xfrm>
                            <a:off x="3810000" y="2984500"/>
                            <a:ext cx="2039937" cy="685800"/>
                          </a:xfrm>
                          <a:prstGeom prst="rect">
                            <a:avLst/>
                          </a:prstGeom>
                          <a:solidFill>
                            <a:srgbClr val="FF0000"/>
                          </a:soli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Pathology Resource Center (PRC)</w:t>
                              </w:r>
                            </w:p>
                          </w:txbxContent>
                        </wps:txbx>
                        <wps:bodyPr/>
                      </wps:wsp>
                      <wps:wsp>
                        <wps:cNvPr id="302" name="Right Arrow 302"/>
                        <wps:cNvSpPr/>
                        <wps:spPr>
                          <a:xfrm rot="5400000">
                            <a:off x="6588125" y="2143125"/>
                            <a:ext cx="3352800" cy="387350"/>
                          </a:xfrm>
                          <a:prstGeom prst="rightArrow">
                            <a:avLst/>
                          </a:prstGeom>
                          <a:ln w="12700"/>
                        </wps:spPr>
                        <wps:style>
                          <a:lnRef idx="2">
                            <a:schemeClr val="dk1"/>
                          </a:lnRef>
                          <a:fillRef idx="1">
                            <a:schemeClr val="lt1"/>
                          </a:fillRef>
                          <a:effectRef idx="0">
                            <a:schemeClr val="dk1"/>
                          </a:effectRef>
                          <a:fontRef idx="minor">
                            <a:schemeClr val="dk1"/>
                          </a:fontRef>
                        </wps:style>
                        <wps:txbx>
                          <w:txbxContent>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0"/>
                                  <w:szCs w:val="20"/>
                                </w:rPr>
                                <w:t>Specimens and Analytes</w:t>
                              </w:r>
                            </w:p>
                          </w:txbxContent>
                        </wps:txbx>
                        <wps:bodyPr anchor="ctr"/>
                      </wps:wsp>
                      <wps:wsp>
                        <wps:cNvPr id="303" name="Right Arrow 303"/>
                        <wps:cNvSpPr/>
                        <wps:spPr>
                          <a:xfrm rot="5400000">
                            <a:off x="3987799" y="2341563"/>
                            <a:ext cx="981075"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04" name="Right Arrow 304"/>
                        <wps:cNvSpPr/>
                        <wps:spPr>
                          <a:xfrm rot="16200000">
                            <a:off x="4562474" y="2341563"/>
                            <a:ext cx="981075"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05" name="Rectangle 305"/>
                        <wps:cNvSpPr/>
                        <wps:spPr>
                          <a:xfrm>
                            <a:off x="0" y="50800"/>
                            <a:ext cx="1963737" cy="2443163"/>
                          </a:xfrm>
                          <a:prstGeom prst="rect">
                            <a:avLst/>
                          </a:prstGeom>
                          <a:solidFill>
                            <a:srgbClr val="FFC000"/>
                          </a:soli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Biospecimen Source Sites (BSS)</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BMC</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EU</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UNM</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U of Pittsburgh</w:t>
                              </w:r>
                            </w:p>
                          </w:txbxContent>
                        </wps:txbx>
                        <wps:bodyPr/>
                      </wps:wsp>
                      <wps:wsp>
                        <wps:cNvPr id="306" name="Rectangle 306"/>
                        <wps:cNvSpPr/>
                        <wps:spPr>
                          <a:xfrm>
                            <a:off x="3884612" y="22225"/>
                            <a:ext cx="4708525" cy="685800"/>
                          </a:xfrm>
                          <a:prstGeom prst="rect">
                            <a:avLst/>
                          </a:prstGeom>
                          <a:solidFill>
                            <a:srgbClr val="92D050"/>
                          </a:soli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Comprehensive Biospecimen Resource (CBR)</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Van Andel Research Institute (VARI)</w:t>
                              </w:r>
                            </w:p>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8"/>
                                  <w:szCs w:val="28"/>
                                </w:rPr>
                                <w:t>Biorepository</w:t>
                              </w:r>
                            </w:p>
                          </w:txbxContent>
                        </wps:txbx>
                        <wps:bodyPr/>
                      </wps:wsp>
                      <wps:wsp>
                        <wps:cNvPr id="307" name="Right Arrow 307"/>
                        <wps:cNvSpPr/>
                        <wps:spPr>
                          <a:xfrm flipH="1">
                            <a:off x="1963737" y="434975"/>
                            <a:ext cx="1920875" cy="290513"/>
                          </a:xfrm>
                          <a:prstGeom prst="rightArrow">
                            <a:avLst/>
                          </a:prstGeom>
                          <a:solidFill>
                            <a:schemeClr val="bg1"/>
                          </a:solidFill>
                          <a:ln w="12700" cmpd="sng"/>
                        </wps:spPr>
                        <wps:style>
                          <a:lnRef idx="2">
                            <a:schemeClr val="dk1"/>
                          </a:lnRef>
                          <a:fillRef idx="1">
                            <a:schemeClr val="lt1"/>
                          </a:fillRef>
                          <a:effectRef idx="0">
                            <a:schemeClr val="dk1"/>
                          </a:effectRef>
                          <a:fontRef idx="minor">
                            <a:schemeClr val="dk1"/>
                          </a:fontRef>
                        </wps:style>
                        <wps:txbx>
                          <w:txbxContent>
                            <w:p w:rsidR="00DB48A0" w:rsidRDefault="00DB48A0" w:rsidP="000E7DF5">
                              <w:pPr>
                                <w:pStyle w:val="NormalWeb"/>
                                <w:spacing w:before="0" w:beforeAutospacing="0" w:after="0" w:afterAutospacing="0"/>
                                <w:jc w:val="center"/>
                                <w:textAlignment w:val="baseline"/>
                              </w:pPr>
                              <w:r>
                                <w:rPr>
                                  <w:rFonts w:asciiTheme="minorHAnsi" w:cstheme="minorBidi"/>
                                  <w:color w:val="0D0D0D"/>
                                  <w:kern w:val="24"/>
                                  <w:sz w:val="20"/>
                                  <w:szCs w:val="20"/>
                                  <w14:textFill>
                                    <w14:solidFill>
                                      <w14:srgbClr w14:val="0D0D0D">
                                        <w14:lumMod w14:val="95000"/>
                                        <w14:lumOff w14:val="5000"/>
                                      </w14:srgbClr>
                                    </w14:solidFill>
                                  </w14:textFill>
                                </w:rPr>
                                <w:t>Collection and Shipping Kits</w:t>
                              </w:r>
                            </w:p>
                          </w:txbxContent>
                        </wps:txbx>
                        <wps:bodyPr anchor="ctr"/>
                      </wps:wsp>
                      <wps:wsp>
                        <wps:cNvPr id="308" name="Right Arrow 308"/>
                        <wps:cNvSpPr/>
                        <wps:spPr>
                          <a:xfrm rot="16200000">
                            <a:off x="4783137" y="860425"/>
                            <a:ext cx="609600"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09" name="Right Arrow 309"/>
                        <wps:cNvSpPr/>
                        <wps:spPr>
                          <a:xfrm rot="5400000">
                            <a:off x="4149725" y="860425"/>
                            <a:ext cx="609600"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10" name="Right Arrow 310"/>
                        <wps:cNvSpPr/>
                        <wps:spPr>
                          <a:xfrm>
                            <a:off x="5926137" y="1541463"/>
                            <a:ext cx="479425" cy="304800"/>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11" name="Rectangle 311"/>
                        <wps:cNvSpPr/>
                        <wps:spPr>
                          <a:xfrm>
                            <a:off x="6405562" y="1325563"/>
                            <a:ext cx="1676400" cy="685800"/>
                          </a:xfrm>
                          <a:prstGeom prst="rect">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BPV Analysis Team</w:t>
                              </w:r>
                            </w:p>
                          </w:txbxContent>
                        </wps:txbx>
                        <wps:bodyPr anchor="ctr"/>
                      </wps:wsp>
                      <wps:wsp>
                        <wps:cNvPr id="312" name="Right Arrow 312"/>
                        <wps:cNvSpPr/>
                        <wps:spPr>
                          <a:xfrm rot="16200000">
                            <a:off x="6739731" y="878681"/>
                            <a:ext cx="623888" cy="269875"/>
                          </a:xfrm>
                          <a:prstGeom prst="rightArrow">
                            <a:avLst/>
                          </a:prstGeom>
                          <a:solidFill>
                            <a:schemeClr val="tx1">
                              <a:lumMod val="65000"/>
                              <a:lumOff val="35000"/>
                            </a:schemeClr>
                          </a:solidFill>
                          <a:ln w="12700" cmpd="sng"/>
                        </wps:spPr>
                        <wps:style>
                          <a:lnRef idx="2">
                            <a:schemeClr val="dk1"/>
                          </a:lnRef>
                          <a:fillRef idx="1">
                            <a:schemeClr val="lt1"/>
                          </a:fillRef>
                          <a:effectRef idx="0">
                            <a:schemeClr val="dk1"/>
                          </a:effectRef>
                          <a:fontRef idx="minor">
                            <a:schemeClr val="dk1"/>
                          </a:fontRef>
                        </wps:style>
                        <wps:bodyPr anchor="ctr"/>
                      </wps:wsp>
                      <wps:wsp>
                        <wps:cNvPr id="313" name="TextBox 2"/>
                        <wps:cNvSpPr txBox="1">
                          <a:spLocks noChangeArrowheads="1"/>
                        </wps:cNvSpPr>
                        <wps:spPr bwMode="auto">
                          <a:xfrm>
                            <a:off x="3640003" y="792079"/>
                            <a:ext cx="80645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Default="00DB48A0" w:rsidP="000E7DF5">
                              <w:pPr>
                                <w:pStyle w:val="NormalWeb"/>
                                <w:spacing w:before="0" w:beforeAutospacing="0" w:after="0" w:afterAutospacing="0"/>
                                <w:textAlignment w:val="baseline"/>
                              </w:pPr>
                              <w:r>
                                <w:rPr>
                                  <w:rFonts w:cs="Arial"/>
                                  <w:color w:val="000000"/>
                                  <w:kern w:val="24"/>
                                  <w:sz w:val="20"/>
                                  <w:szCs w:val="20"/>
                                </w:rPr>
                                <w:t>CBR Data and Images</w:t>
                              </w:r>
                            </w:p>
                          </w:txbxContent>
                        </wps:txbx>
                        <wps:bodyPr wrap="square">
                          <a:noAutofit/>
                        </wps:bodyPr>
                      </wps:wsp>
                      <wps:wsp>
                        <wps:cNvPr id="314" name="TextBox 3"/>
                        <wps:cNvSpPr txBox="1">
                          <a:spLocks noChangeArrowheads="1"/>
                        </wps:cNvSpPr>
                        <wps:spPr bwMode="auto">
                          <a:xfrm>
                            <a:off x="5201972" y="792013"/>
                            <a:ext cx="998487" cy="448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Default="00DB48A0" w:rsidP="000E7DF5">
                              <w:pPr>
                                <w:pStyle w:val="NormalWeb"/>
                                <w:spacing w:before="0" w:beforeAutospacing="0" w:after="0" w:afterAutospacing="0"/>
                                <w:textAlignment w:val="baseline"/>
                              </w:pPr>
                              <w:r w:rsidRPr="009A54B7">
                                <w:rPr>
                                  <w:rFonts w:cs="Arial"/>
                                  <w:color w:val="000000"/>
                                  <w:kern w:val="24"/>
                                  <w:sz w:val="14"/>
                                  <w:szCs w:val="14"/>
                                </w:rPr>
                                <w:t>De-identified</w:t>
                              </w:r>
                              <w:r>
                                <w:rPr>
                                  <w:rFonts w:cs="Arial"/>
                                  <w:color w:val="000000"/>
                                  <w:kern w:val="24"/>
                                  <w:sz w:val="20"/>
                                  <w:szCs w:val="20"/>
                                </w:rPr>
                                <w:t xml:space="preserve"> data</w:t>
                              </w:r>
                            </w:p>
                          </w:txbxContent>
                        </wps:txbx>
                        <wps:bodyPr wrap="square">
                          <a:noAutofit/>
                        </wps:bodyPr>
                      </wps:wsp>
                      <wps:wsp>
                        <wps:cNvPr id="315" name="TextBox 14"/>
                        <wps:cNvSpPr txBox="1">
                          <a:spLocks noChangeArrowheads="1"/>
                        </wps:cNvSpPr>
                        <wps:spPr bwMode="auto">
                          <a:xfrm>
                            <a:off x="5116252" y="2217320"/>
                            <a:ext cx="1084119"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000000"/>
                                  <w:kern w:val="24"/>
                                  <w:sz w:val="14"/>
                                  <w:szCs w:val="14"/>
                                </w:rPr>
                                <w:t>Pathology  Assessment Data</w:t>
                              </w:r>
                            </w:p>
                          </w:txbxContent>
                        </wps:txbx>
                        <wps:bodyPr wrap="square">
                          <a:noAutofit/>
                        </wps:bodyPr>
                      </wps:wsp>
                      <wps:wsp>
                        <wps:cNvPr id="316" name="TextBox 15"/>
                        <wps:cNvSpPr txBox="1">
                          <a:spLocks noChangeArrowheads="1"/>
                        </wps:cNvSpPr>
                        <wps:spPr bwMode="auto">
                          <a:xfrm>
                            <a:off x="3639952" y="2217320"/>
                            <a:ext cx="835006" cy="448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000000"/>
                                  <w:kern w:val="24"/>
                                  <w:sz w:val="14"/>
                                  <w:szCs w:val="14"/>
                                </w:rPr>
                                <w:t>Aperio Images</w:t>
                              </w:r>
                            </w:p>
                          </w:txbxContent>
                        </wps:txbx>
                        <wps:bodyPr wrap="square">
                          <a:noAutofit/>
                        </wps:bodyPr>
                      </wps:wsp>
                      <wps:wsp>
                        <wps:cNvPr id="317" name="Rectangle 317"/>
                        <wps:cNvSpPr/>
                        <wps:spPr>
                          <a:xfrm>
                            <a:off x="3825875" y="1317625"/>
                            <a:ext cx="2100262" cy="685800"/>
                          </a:xfrm>
                          <a:prstGeom prst="rect">
                            <a:avLst/>
                          </a:prstGeom>
                          <a:solidFill>
                            <a:srgbClr val="7030A0"/>
                          </a:soli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Comprehensive Data Resource</w:t>
                              </w:r>
                              <w:r>
                                <w:rPr>
                                  <w:rFonts w:asciiTheme="minorHAnsi" w:cstheme="minorBidi"/>
                                  <w:b/>
                                  <w:bCs/>
                                  <w:color w:val="000000"/>
                                  <w:kern w:val="24"/>
                                  <w:sz w:val="28"/>
                                  <w:szCs w:val="28"/>
                                  <w:u w:val="single"/>
                                </w:rPr>
                                <w:t xml:space="preserve"> (CDR)</w:t>
                              </w:r>
                            </w:p>
                          </w:txbxContent>
                        </wps:txbx>
                        <wps:bodyPr/>
                      </wps:wsp>
                      <wps:wsp>
                        <wps:cNvPr id="318" name="TextBox 16"/>
                        <wps:cNvSpPr txBox="1">
                          <a:spLocks noChangeArrowheads="1"/>
                        </wps:cNvSpPr>
                        <wps:spPr bwMode="auto">
                          <a:xfrm>
                            <a:off x="5849936" y="1240312"/>
                            <a:ext cx="631030" cy="419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textAlignment w:val="baseline"/>
                                <w:rPr>
                                  <w:sz w:val="18"/>
                                  <w:szCs w:val="18"/>
                                </w:rPr>
                              </w:pPr>
                              <w:r w:rsidRPr="009A54B7">
                                <w:rPr>
                                  <w:rFonts w:cs="Arial"/>
                                  <w:color w:val="000000"/>
                                  <w:kern w:val="24"/>
                                  <w:sz w:val="18"/>
                                  <w:szCs w:val="18"/>
                                </w:rPr>
                                <w:t>DM QM PM</w:t>
                              </w:r>
                            </w:p>
                          </w:txbxContent>
                        </wps:txbx>
                        <wps:bodyPr wrap="square">
                          <a:noAutofit/>
                        </wps:bodyPr>
                      </wps:wsp>
                      <wps:wsp>
                        <wps:cNvPr id="319" name="Right Arrow 319"/>
                        <wps:cNvSpPr/>
                        <wps:spPr>
                          <a:xfrm rot="16200000">
                            <a:off x="6906418" y="2859882"/>
                            <a:ext cx="2001837" cy="304800"/>
                          </a:xfrm>
                          <a:prstGeom prst="rightArrow">
                            <a:avLst/>
                          </a:prstGeom>
                          <a:solidFill>
                            <a:schemeClr val="tx1"/>
                          </a:solidFill>
                          <a:ln w="12700" cmpd="sng"/>
                        </wps:spPr>
                        <wps:style>
                          <a:lnRef idx="2">
                            <a:schemeClr val="dk1"/>
                          </a:lnRef>
                          <a:fillRef idx="1">
                            <a:schemeClr val="lt1"/>
                          </a:fillRef>
                          <a:effectRef idx="0">
                            <a:schemeClr val="dk1"/>
                          </a:effectRef>
                          <a:fontRef idx="minor">
                            <a:schemeClr val="dk1"/>
                          </a:fontRef>
                        </wps:style>
                        <wps:bodyPr anchor="ctr"/>
                      </wps:wsp>
                      <wps:wsp>
                        <wps:cNvPr id="64" name="TextBox 18"/>
                        <wps:cNvSpPr txBox="1">
                          <a:spLocks noChangeArrowheads="1"/>
                        </wps:cNvSpPr>
                        <wps:spPr bwMode="auto">
                          <a:xfrm>
                            <a:off x="6916750" y="2588569"/>
                            <a:ext cx="1022970" cy="448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Molecular Data</w:t>
                              </w:r>
                            </w:p>
                          </w:txbxContent>
                        </wps:txbx>
                        <wps:bodyPr wrap="square">
                          <a:noAutofit/>
                        </wps:bodyPr>
                      </wps:wsp>
                      <wps:wsp>
                        <wps:cNvPr id="65" name="TextBox 19"/>
                        <wps:cNvSpPr txBox="1">
                          <a:spLocks noChangeArrowheads="1"/>
                        </wps:cNvSpPr>
                        <wps:spPr bwMode="auto">
                          <a:xfrm>
                            <a:off x="5849721" y="1565109"/>
                            <a:ext cx="58547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FFFFFF"/>
                                  <w:kern w:val="24"/>
                                  <w:sz w:val="14"/>
                                  <w:szCs w:val="14"/>
                                </w:rPr>
                                <w:t>Reports</w:t>
                              </w:r>
                            </w:p>
                          </w:txbxContent>
                        </wps:txbx>
                        <wps:bodyPr wrap="square">
                          <a:noAutofit/>
                        </wps:bodyPr>
                      </wps:wsp>
                      <wps:wsp>
                        <wps:cNvPr id="66" name="Rectangle 66"/>
                        <wps:cNvSpPr>
                          <a:spLocks noChangeArrowheads="1"/>
                        </wps:cNvSpPr>
                        <wps:spPr bwMode="auto">
                          <a:xfrm>
                            <a:off x="6306904" y="868271"/>
                            <a:ext cx="69850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Case Selection</w:t>
                              </w:r>
                            </w:p>
                          </w:txbxContent>
                        </wps:txbx>
                        <wps:bodyPr wrap="square">
                          <a:noAutofit/>
                        </wps:bodyPr>
                      </wps:wsp>
                      <pic:pic xmlns:pic="http://schemas.openxmlformats.org/drawingml/2006/picture">
                        <pic:nvPicPr>
                          <pic:cNvPr id="67"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297737" y="711200"/>
                            <a:ext cx="341313"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Rectangle 68"/>
                        <wps:cNvSpPr>
                          <a:spLocks noChangeArrowheads="1"/>
                        </wps:cNvSpPr>
                        <wps:spPr bwMode="auto">
                          <a:xfrm>
                            <a:off x="7427638" y="868271"/>
                            <a:ext cx="83693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jc w:val="center"/>
                                <w:textAlignment w:val="baseline"/>
                                <w:rPr>
                                  <w:sz w:val="14"/>
                                  <w:szCs w:val="14"/>
                                </w:rPr>
                              </w:pPr>
                              <w:r w:rsidRPr="009A54B7">
                                <w:rPr>
                                  <w:rFonts w:cs="Arial"/>
                                  <w:color w:val="000000"/>
                                  <w:kern w:val="24"/>
                                  <w:sz w:val="14"/>
                                  <w:szCs w:val="14"/>
                                </w:rPr>
                                <w:t>Molecular QC data</w:t>
                              </w:r>
                            </w:p>
                          </w:txbxContent>
                        </wps:txbx>
                        <wps:bodyPr wrap="square">
                          <a:noAutofit/>
                        </wps:bodyPr>
                      </wps:wsp>
                      <wps:wsp>
                        <wps:cNvPr id="69" name="Rectangle 69"/>
                        <wps:cNvSpPr/>
                        <wps:spPr>
                          <a:xfrm>
                            <a:off x="6451600" y="2971800"/>
                            <a:ext cx="1187450" cy="685800"/>
                          </a:xfrm>
                          <a:prstGeom prst="rect">
                            <a:avLst/>
                          </a:prstGeom>
                          <a:solidFill>
                            <a:srgbClr val="FFFF00"/>
                          </a:solidFill>
                          <a:ln w="19050">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DB48A0" w:rsidRPr="009A54B7" w:rsidRDefault="00DB48A0" w:rsidP="000E7DF5">
                              <w:pPr>
                                <w:pStyle w:val="NormalWeb"/>
                                <w:spacing w:before="0" w:beforeAutospacing="0" w:after="0" w:afterAutospacing="0"/>
                                <w:jc w:val="center"/>
                                <w:textAlignment w:val="baseline"/>
                                <w:rPr>
                                  <w:sz w:val="16"/>
                                  <w:szCs w:val="20"/>
                                </w:rPr>
                              </w:pPr>
                              <w:r w:rsidRPr="009A54B7">
                                <w:rPr>
                                  <w:rFonts w:asciiTheme="minorHAnsi" w:cstheme="minorBidi"/>
                                  <w:b/>
                                  <w:bCs/>
                                  <w:color w:val="000000"/>
                                  <w:kern w:val="24"/>
                                  <w:sz w:val="16"/>
                                  <w:szCs w:val="20"/>
                                  <w:u w:val="single"/>
                                </w:rPr>
                                <w:t>Research Community</w:t>
                              </w:r>
                            </w:p>
                          </w:txbxContent>
                        </wps:txbx>
                        <wps:bodyPr/>
                      </wps:wsp>
                      <pic:pic xmlns:pic="http://schemas.openxmlformats.org/drawingml/2006/picture">
                        <pic:nvPicPr>
                          <pic:cNvPr id="7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873875" y="2006600"/>
                            <a:ext cx="341312" cy="96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2"/>
                        <wps:cNvSpPr>
                          <a:spLocks noChangeArrowheads="1"/>
                        </wps:cNvSpPr>
                        <wps:spPr bwMode="auto">
                          <a:xfrm>
                            <a:off x="5926056" y="1991773"/>
                            <a:ext cx="1110590" cy="804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Publications &amp;</w:t>
                              </w:r>
                            </w:p>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Public</w:t>
                              </w:r>
                              <w:r w:rsidRPr="009A54B7">
                                <w:rPr>
                                  <w:rFonts w:cs="Arial"/>
                                  <w:color w:val="000000"/>
                                  <w:kern w:val="24"/>
                                  <w:sz w:val="14"/>
                                  <w:szCs w:val="14"/>
                                </w:rPr>
                                <w:br/>
                                <w:t>Databases</w:t>
                              </w:r>
                            </w:p>
                          </w:txbxContent>
                        </wps:txbx>
                        <wps:bodyPr wrap="square">
                          <a:noAutofit/>
                        </wps:bodyPr>
                      </wps:wsp>
                    </wpg:wgp>
                  </a:graphicData>
                </a:graphic>
              </wp:inline>
            </w:drawing>
          </mc:Choice>
          <mc:Fallback>
            <w:pict>
              <v:group id="Group 2" o:spid="_x0000_s1026" style="width:412.85pt;height:246.8pt;mso-position-horizontal-relative:char;mso-position-vertical-relative:line" coordsize="85931,4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4" o:spid="_x0000_s1027" type="#_x0000_t13" style="position:absolute;left:19637;width:1920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e8MA&#10;AADcAAAADwAAAGRycy9kb3ducmV2LnhtbESPQWsCMRSE7wX/Q3hCb5pVtNXVKKJt6VUriLfH5rmJ&#10;bl6WTarrvzcFocdhZr5h5svWVeJKTbCeFQz6GQjiwmvLpYL9z2dvAiJEZI2VZ1JwpwDLRedljrn2&#10;N97SdRdLkSAcclRgYqxzKUNhyGHo+5o4eSffOIxJNqXUDd4S3FVymGVv0qHltGCwprWh4rL7dQo+&#10;5GZt7Um/f60O53Yci9oMxkelXrvtagYiUhv/w8/2t1YwnI7g7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F+e8MAAADcAAAADwAAAAAAAAAAAAAAAACYAgAAZHJzL2Rv&#10;d25yZXYueG1sUEsFBgAAAAAEAAQA9QAAAIgDAAAAAA==&#10;" adj="19441" fillcolor="white [3201]" strokecolor="black [3200]" strokeweight="1pt">
                  <v:textbox>
                    <w:txbxContent>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0"/>
                            <w:szCs w:val="20"/>
                          </w:rPr>
                          <w:t>Biospecimens</w:t>
                        </w:r>
                      </w:p>
                    </w:txbxContent>
                  </v:textbox>
                </v:shape>
                <v:shape id="Right Arrow 296" o:spid="_x0000_s1028" type="#_x0000_t13" style="position:absolute;left:19637;top:15779;width:1846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BJcQA&#10;AADcAAAADwAAAGRycy9kb3ducmV2LnhtbESPzYrCMBSF98K8Q7jCbERTXYhTjSIDguJCxrqY5aW5&#10;ttHmpjSx7by9EYRZHs7Px1lteluJlhpvHCuYThIQxLnThgsFl2w3XoDwAVlj5ZgU/JGHzfpjsMJU&#10;u45/qD2HQsQR9ikqKEOoUyl9XpJFP3E1cfSurrEYomwKqRvs4rit5CxJ5tKi4UgosabvkvL7+WEj&#10;N3+4RZudfo+H003e7dZ0o6tR6nPYb5cgAvXhP/xu77WC2dccXm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QSXEAAAA3AAAAA8AAAAAAAAAAAAAAAAAmAIAAGRycy9k&#10;b3ducmV2LnhtbFBLBQYAAAAABAAEAPUAAACJAwAAAAA=&#10;" adj="19817" fillcolor="#5a5a5a [2109]" strokecolor="black [3200]" strokeweight="1pt">
                  <v:textbox>
                    <w:txbxContent>
                      <w:p w:rsidR="00DB48A0" w:rsidRDefault="00DB48A0" w:rsidP="000E7DF5">
                        <w:pPr>
                          <w:pStyle w:val="NormalWeb"/>
                          <w:spacing w:before="0" w:beforeAutospacing="0" w:after="0" w:afterAutospacing="0"/>
                          <w:jc w:val="center"/>
                          <w:textAlignment w:val="baseline"/>
                        </w:pPr>
                        <w:r>
                          <w:rPr>
                            <w:rFonts w:asciiTheme="minorHAnsi" w:cstheme="minorBidi"/>
                            <w:color w:val="FFFFFF"/>
                            <w:kern w:val="24"/>
                            <w:sz w:val="18"/>
                            <w:szCs w:val="18"/>
                          </w:rPr>
                          <w:t>Clinical and CHP data</w:t>
                        </w:r>
                      </w:p>
                    </w:txbxContent>
                  </v:textbox>
                </v:shape>
                <v:rect id="Rectangle 297" o:spid="_x0000_s1029" style="position:absolute;left:38099;top:40130;width:478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MrcMA&#10;AADcAAAADwAAAGRycy9kb3ducmV2LnhtbESPQUvDQBSE7wX/w/IEb+3GUGyadls0oEhvth48PrKv&#10;2dC8tyG7NvHfu0LB4zAz3zDb/cSdutIQWi8GHhcZKJLa21YaA5+n13kBKkQUi50XMvBDAfa7u9kW&#10;S+tH+aDrMTYqQSSUaMDF2Jdah9oRY1j4niR5Zz8wxiSHRtsBxwTnTudZ9qQZW0kLDnuqHNWX4zcb&#10;yJYFV2Pglzd/kGXxtWJXYW7Mw/30vAEVaYr/4Vv73RrI1yv4O5OOgN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rMrcMAAADcAAAADwAAAAAAAAAAAAAAAACYAgAAZHJzL2Rv&#10;d25yZXYueG1sUEsFBgAAAAAEAAQA9QAAAIgDAAAAAA==&#10;" fillcolor="white [3212]" strokecolor="black [3213]" strokeweight="1.5pt">
                  <v:fill color2="#8db3e2 [1311]" rotate="t" focusposition=".5,.5" focussize="" focus="100%" type="gradientRadial"/>
                  <v:shadow on="t" color="black" opacity="24903f" origin=",.5" offset="0,.55556mm"/>
                  <v:textbox>
                    <w:txbxContent>
                      <w:p w:rsidR="00DB48A0" w:rsidRPr="009A54B7" w:rsidRDefault="00DB48A0" w:rsidP="000E7DF5">
                        <w:pPr>
                          <w:pStyle w:val="NormalWeb"/>
                          <w:spacing w:before="0" w:beforeAutospacing="0" w:after="0" w:afterAutospacing="0"/>
                          <w:jc w:val="center"/>
                          <w:textAlignment w:val="baseline"/>
                          <w:rPr>
                            <w:sz w:val="24"/>
                            <w:szCs w:val="24"/>
                          </w:rPr>
                        </w:pPr>
                        <w:r w:rsidRPr="009A54B7">
                          <w:rPr>
                            <w:rFonts w:asciiTheme="minorHAnsi" w:cstheme="minorBidi"/>
                            <w:b/>
                            <w:bCs/>
                            <w:color w:val="000000"/>
                            <w:kern w:val="24"/>
                            <w:sz w:val="24"/>
                            <w:szCs w:val="24"/>
                            <w:u w:val="single"/>
                          </w:rPr>
                          <w:t>Molecular Analysis Facilities</w:t>
                        </w:r>
                      </w:p>
                    </w:txbxContent>
                  </v:textbox>
                </v:rect>
                <v:rect id="Rectangle 298" o:spid="_x0000_s1030" style="position:absolute;left:38100;top:29845;width:20399;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SN7wA&#10;AADcAAAADwAAAGRycy9kb3ducmV2LnhtbERPvQrCMBDeBd8hnOAimuogWo0iouAiaNX9aM622FxK&#10;ErW+vRkEx4/vf7luTS1e5HxlWcF4lIAgzq2uuFBwveyHMxA+IGusLZOCD3lYr7qdJabavvlMrywU&#10;IoawT1FBGUKTSunzkgz6kW2II3e3zmCI0BVSO3zHcFPLSZJMpcGKY0OJDW1Lyh/Z0yiYGjpl2TNv&#10;jxeb3BwOjjtJc6X6vXazABGoDX/xz33QCibzuDaeiUd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OxI3vAAAANwAAAAPAAAAAAAAAAAAAAAAAJgCAABkcnMvZG93bnJldi54&#10;bWxQSwUGAAAAAAQABAD1AAAAgQMAAAAA&#10;" fillcolor="red" strokecolor="black [3213]" strokeweight="1.5pt">
                  <v:shadow on="t" color="black" opacity="24903f" origin=",.5" offset="0,.55556mm"/>
                  <v:textbo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Pathology Resource Center (PRC)</w:t>
                        </w:r>
                      </w:p>
                    </w:txbxContent>
                  </v:textbox>
                </v:rect>
                <v:shape id="Right Arrow 302" o:spid="_x0000_s1031" type="#_x0000_t13" style="position:absolute;left:65881;top:21431;width:33528;height:38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1x9sMA&#10;AADcAAAADwAAAGRycy9kb3ducmV2LnhtbESP3YrCMBCF7wXfIYywd5paYbHVKOKu4IIIuvsAYzO2&#10;1WZSmli7b28EwcvD+fk482VnKtFS40rLCsajCARxZnXJuYK/381wCsJ5ZI2VZVLwTw6Wi35vjqm2&#10;dz5Qe/S5CCPsUlRQeF+nUrqsIINuZGvi4J1tY9AH2eRSN3gP46aScRR9SoMlB0KBNa0Lyq7HmwkQ&#10;8yPXLtlfTomLq/a2vSTfuy+lPgbdagbCU+ff4Vd7qxVMohi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1x9sMAAADcAAAADwAAAAAAAAAAAAAAAACYAgAAZHJzL2Rv&#10;d25yZXYueG1sUEsFBgAAAAAEAAQA9QAAAIgDAAAAAA==&#10;" adj="20352" fillcolor="white [3201]" strokecolor="black [3200]" strokeweight="1pt">
                  <v:textbox>
                    <w:txbxContent>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0"/>
                            <w:szCs w:val="20"/>
                          </w:rPr>
                          <w:t>Specimens and Analytes</w:t>
                        </w:r>
                      </w:p>
                    </w:txbxContent>
                  </v:textbox>
                </v:shape>
                <v:shape id="Right Arrow 303" o:spid="_x0000_s1032" type="#_x0000_t13" style="position:absolute;left:39877;top:23416;width:9811;height:30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kbMUA&#10;AADcAAAADwAAAGRycy9kb3ducmV2LnhtbESPwWrDMBBE74H+g9hCb4nUGEJwo4S2JOAeCk3SS2+L&#10;tbVNrJWxFFv++yoQ6HGYmTfMZhdtKwbqfeNYw/NCgSAunWm40vB9PszXIHxANtg6Jg0TedhtH2Yb&#10;zI0b+UjDKVQiQdjnqKEOocul9GVNFv3CdcTJ+3W9xZBkX0nT45jgtpVLpVbSYsNpocaO3msqL6er&#10;1VB8LT9s7GKp3uSnXE1xn/0cLlo/PcbXFxCBYvgP39uF0ZCpDG5n0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N2RsxQAAANwAAAAPAAAAAAAAAAAAAAAAAJgCAABkcnMv&#10;ZG93bnJldi54bWxQSwUGAAAAAAQABAD1AAAAigMAAAAA&#10;" adj="18245" fillcolor="#5a5a5a [2109]" strokecolor="black [3200]" strokeweight="1pt"/>
                <v:shape id="Right Arrow 304" o:spid="_x0000_s1033" type="#_x0000_t13" style="position:absolute;left:45624;top:23416;width:9811;height:30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kplcQA&#10;AADcAAAADwAAAGRycy9kb3ducmV2LnhtbESPW2sCMRSE34X+h3AKvkhNvFDKapRSEXz1gvTxsDnu&#10;Lk1Otpu4u/57Iwg+DjPzDbNc986KlppQedYwGSsQxLk3FRcaTsftxxeIEJENWs+k4UYB1qu3wRIz&#10;4zveU3uIhUgQDhlqKGOsMylDXpLDMPY1cfIuvnEYk2wKaRrsEtxZOVXqUzqsOC2UWNNPSfnf4eo0&#10;tNdflc/t7d927WYy6o/nbRfOWg/f++8FiEh9fIWf7Z3RMFNz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JKZXEAAAA3AAAAA8AAAAAAAAAAAAAAAAAmAIAAGRycy9k&#10;b3ducmV2LnhtbFBLBQYAAAAABAAEAPUAAACJAwAAAAA=&#10;" adj="18245" fillcolor="#5a5a5a [2109]" strokecolor="black [3200]" strokeweight="1pt"/>
                <v:rect id="Rectangle 305" o:spid="_x0000_s1034" style="position:absolute;top:508;width:19637;height:24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saMQA&#10;AADcAAAADwAAAGRycy9kb3ducmV2LnhtbESPQWvCQBSE7wX/w/IEb3VjTUOJriKCkEMuTT30+JJ9&#10;ZoPZtyG71fTfdwuCx2FmvmG2+8n24kaj7xwrWC0TEMSN0x23Cs5fp9cPED4ga+wdk4Jf8rDfzV62&#10;mGt350+6VaEVEcI+RwUmhCGX0jeGLPqlG4ijd3GjxRDl2Eo94j3CbS/fkiSTFjuOCwYHOhpqrtWP&#10;VZCWme2/ayProrbpOTucSokrpRbz6bABEWgKz/CjXWgF6+Qd/s/EI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t7GjEAAAA3AAAAA8AAAAAAAAAAAAAAAAAmAIAAGRycy9k&#10;b3ducmV2LnhtbFBLBQYAAAAABAAEAPUAAACJAwAAAAA=&#10;" fillcolor="#ffc000" strokecolor="black [3213]" strokeweight="1.5pt">
                  <v:shadow on="t" color="black" opacity="24903f" origin=",.5" offset="0,.55556mm"/>
                  <v:textbo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Biospecimen Source Sites (BSS)</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BMC</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EU</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UNM</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U of Pittsburgh</w:t>
                        </w:r>
                      </w:p>
                    </w:txbxContent>
                  </v:textbox>
                </v:rect>
                <v:rect id="Rectangle 306" o:spid="_x0000_s1035" style="position:absolute;left:38846;top:222;width:4708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DTMYA&#10;AADcAAAADwAAAGRycy9kb3ducmV2LnhtbESPT2sCMRTE7wW/Q3hCL0WTtiCyGmW1CEXowT+g3h6b&#10;52Zx87Jsoq7fvikUPA4z8xtmOu9cLW7UhsqzhvehAkFceFNxqWG/Ww3GIEJENlh7Jg0PCjCf9V6m&#10;mBl/5w3dtrEUCcIhQw02xiaTMhSWHIahb4iTd/atw5hkW0rT4j3BXS0/lBpJhxWnBYsNLS0Vl+3V&#10;acj3PtqvQ/m2OObdWm1+To/dutH6td/lExCRuvgM/7e/jYZPNYK/M+k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KDTMYAAADcAAAADwAAAAAAAAAAAAAAAACYAgAAZHJz&#10;L2Rvd25yZXYueG1sUEsFBgAAAAAEAAQA9QAAAIsDAAAAAA==&#10;" fillcolor="#92d050" strokecolor="black [3213]" strokeweight="1.5pt">
                  <v:shadow on="t" color="black" opacity="24903f" origin=",.5" offset="0,.55556mm"/>
                  <v:textbo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Comprehensive Biospecimen Resource (CBR)</w:t>
                        </w:r>
                      </w:p>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color w:val="000000"/>
                            <w:kern w:val="24"/>
                          </w:rPr>
                          <w:t>Van Andel Research Institute (VARI)</w:t>
                        </w:r>
                      </w:p>
                      <w:p w:rsidR="00DB48A0" w:rsidRDefault="00DB48A0" w:rsidP="000E7DF5">
                        <w:pPr>
                          <w:pStyle w:val="NormalWeb"/>
                          <w:spacing w:before="0" w:beforeAutospacing="0" w:after="0" w:afterAutospacing="0"/>
                          <w:jc w:val="center"/>
                          <w:textAlignment w:val="baseline"/>
                        </w:pPr>
                        <w:r>
                          <w:rPr>
                            <w:rFonts w:asciiTheme="minorHAnsi" w:cstheme="minorBidi"/>
                            <w:color w:val="000000"/>
                            <w:kern w:val="24"/>
                            <w:sz w:val="28"/>
                            <w:szCs w:val="28"/>
                          </w:rPr>
                          <w:t>Biorepository</w:t>
                        </w:r>
                      </w:p>
                    </w:txbxContent>
                  </v:textbox>
                </v:rect>
                <v:shape id="Right Arrow 307" o:spid="_x0000_s1036" type="#_x0000_t13" style="position:absolute;left:19637;top:4349;width:19209;height:290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J4MMA&#10;AADcAAAADwAAAGRycy9kb3ducmV2LnhtbESPQWsCMRSE7wX/Q3iCt5q1Qitbo6hU8OpW1N4em9fN&#10;0uRl3cR1/fdNoeBxmJlvmPmyd1Z01Ibas4LJOANBXHpdc6Xg8Ll9noEIEVmj9UwK7hRguRg8zTHX&#10;/sZ76opYiQThkKMCE2OTSxlKQw7D2DfEyfv2rcOYZFtJ3eItwZ2VL1n2Kh3WnBYMNrQxVP4UV6eg&#10;OJ++Lh/6ILuww9Jasz4W616p0bBfvYOI1MdH+L+90wqm2Rv8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lJ4MMAAADcAAAADwAAAAAAAAAAAAAAAACYAgAAZHJzL2Rv&#10;d25yZXYueG1sUEsFBgAAAAAEAAQA9QAAAIgDAAAAAA==&#10;" adj="19967" fillcolor="white [3212]" strokecolor="black [3200]" strokeweight="1pt">
                  <v:textbox>
                    <w:txbxContent>
                      <w:p w:rsidR="00DB48A0" w:rsidRDefault="00DB48A0" w:rsidP="000E7DF5">
                        <w:pPr>
                          <w:pStyle w:val="NormalWeb"/>
                          <w:spacing w:before="0" w:beforeAutospacing="0" w:after="0" w:afterAutospacing="0"/>
                          <w:jc w:val="center"/>
                          <w:textAlignment w:val="baseline"/>
                        </w:pPr>
                        <w:r>
                          <w:rPr>
                            <w:rFonts w:asciiTheme="minorHAnsi" w:cstheme="minorBidi"/>
                            <w:color w:val="0D0D0D"/>
                            <w:kern w:val="24"/>
                            <w:sz w:val="20"/>
                            <w:szCs w:val="20"/>
                            <w14:textFill>
                              <w14:solidFill>
                                <w14:srgbClr w14:val="0D0D0D">
                                  <w14:lumMod w14:val="95000"/>
                                  <w14:lumOff w14:val="5000"/>
                                </w14:srgbClr>
                              </w14:solidFill>
                            </w14:textFill>
                          </w:rPr>
                          <w:t>Collection and Shipping Kits</w:t>
                        </w:r>
                      </w:p>
                    </w:txbxContent>
                  </v:textbox>
                </v:shape>
                <v:shape id="Right Arrow 308" o:spid="_x0000_s1037" type="#_x0000_t13" style="position:absolute;left:47831;top:8604;width:6096;height:30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YwcIA&#10;AADcAAAADwAAAGRycy9kb3ducmV2LnhtbERPW2vCMBR+F/wP4Qi+aeqEblajyGAgYyDzBr4dkmNb&#10;bE66JrXdv18ehD1+fPfVpreVeFDjS8cKZtMEBLF2puRcwen4MXkD4QOywcoxKfglD5v1cLDCzLiO&#10;v+lxCLmIIewzVFCEUGdSel2QRT91NXHkbq6xGCJscmka7GK4reRLkqTSYsmxocCa3gvS90NrFejr&#10;z+518ZWey2Pa6s/W2Uu3t0qNR/12CSJQH/7FT/fOKJgncW0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VjBwgAAANwAAAAPAAAAAAAAAAAAAAAAAJgCAABkcnMvZG93&#10;bnJldi54bWxQSwUGAAAAAAQABAD1AAAAhwMAAAAA&#10;" fillcolor="#5a5a5a [2109]" strokecolor="black [3200]" strokeweight="1pt"/>
                <v:shape id="Right Arrow 309" o:spid="_x0000_s1038" type="#_x0000_t13" style="position:absolute;left:41497;top:8604;width:6096;height:30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FcYA&#10;AADcAAAADwAAAGRycy9kb3ducmV2LnhtbESPQUsDMRSE74L/ITzBW5usVWnXTYsI0iIFsWrPr5vn&#10;7tLkZUliu/rrG6HgcZiZb5hqMTgrDhRi51lDMVYgiGtvOm40fLw/j6YgYkI2aD2Thh+KsJhfXlRY&#10;Gn/kNzpsUiMyhGOJGtqU+lLKWLfkMI59T5y9Lx8cpixDI03AY4Y7K2+UupcOO84LLfb01FK933w7&#10;DcuX3Wp6e1dsXydq+Wv3uLOf66D19dXw+AAi0ZD+w+f2ymiYqBn8nclHQM5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LFcYAAADcAAAADwAAAAAAAAAAAAAAAACYAgAAZHJz&#10;L2Rvd25yZXYueG1sUEsFBgAAAAAEAAQA9QAAAIsDAAAAAA==&#10;" fillcolor="#5a5a5a [2109]" strokecolor="black [3200]" strokeweight="1pt"/>
                <v:shape id="Right Arrow 310" o:spid="_x0000_s1039" type="#_x0000_t13" style="position:absolute;left:59261;top:15414;width:479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thsIA&#10;AADcAAAADwAAAGRycy9kb3ducmV2LnhtbERPTUsDMRC9F/wPYQRvbXYriK5Ni1iFggXp6sHjsJlu&#10;FjeTNUnbrb/eORQ8Pt73YjX6Xh0ppi6wgXJWgCJugu24NfD58Tq9B5UyssU+MBk4U4LV8mqywMqG&#10;E+/oWOdWSQinCg24nIdK69Q48phmYSAWbh+ixywwttpGPEm47/W8KO60x46lweFAz46a7/rgpSTV&#10;sdjXh4evt9379seH3/LFrY25uR6fHkFlGvO/+OLeWAO3pcyXM3I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a2GwgAAANwAAAAPAAAAAAAAAAAAAAAAAJgCAABkcnMvZG93&#10;bnJldi54bWxQSwUGAAAAAAQABAD1AAAAhwMAAAAA&#10;" adj="14734" fillcolor="#5a5a5a [2109]" strokecolor="black [3200]" strokeweight="1pt"/>
                <v:rect id="Rectangle 311" o:spid="_x0000_s1040" style="position:absolute;left:64055;top:13255;width:167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gcQA&#10;AADcAAAADwAAAGRycy9kb3ducmV2LnhtbESP0YrCMBRE34X9h3AXfJE17QpFqlFEXKggirofcGmu&#10;bbG5qU2s9e+NsLCPw8ycYebL3tSio9ZVlhXE4wgEcW51xYWC3/PP1xSE88gaa8uk4EkOlouPwRxT&#10;bR98pO7kCxEg7FJUUHrfpFK6vCSDbmwb4uBdbGvQB9kWUrf4CHBTy+8oSqTBisNCiQ2tS8qvp7tR&#10;cNhnk/XzarLtQU9vXXK57zbJSKnhZ7+agfDU+//wXzvTCiZxDO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3voHEAAAA3AAAAA8AAAAAAAAAAAAAAAAAmAIAAGRycy9k&#10;b3ducmV2LnhtbFBLBQYAAAAABAAEAPUAAACJAwAAAAA=&#10;" fillcolor="#00b0f0" strokecolor="black [3213]" strokeweight="1.5pt">
                  <v:textbox>
                    <w:txbxContent>
                      <w:p w:rsidR="00DB48A0" w:rsidRPr="00EE4779"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BPV Analysis Team</w:t>
                        </w:r>
                      </w:p>
                    </w:txbxContent>
                  </v:textbox>
                </v:rect>
                <v:shape id="Right Arrow 312" o:spid="_x0000_s1041" type="#_x0000_t13" style="position:absolute;left:67397;top:8786;width:6239;height:26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tI8UA&#10;AADcAAAADwAAAGRycy9kb3ducmV2LnhtbESP0WrCQBRE3wX/YblC33SjQrGpq6hoaemTNh9wyd4m&#10;qdm7cXeNiV/vFgp9HGbmDLNcd6YWLTlfWVYwnSQgiHOrKy4UZF+H8QKED8gaa8ukoCcP69VwsMRU&#10;2xsfqT2FQkQI+xQVlCE0qZQ+L8mgn9iGOHrf1hkMUbpCaoe3CDe1nCXJszRYcVwosaFdSfn5dDUK&#10;3tqffrHPjuftNvvo7xv3+XLJnFJPo27zCiJQF/7Df+13rWA+ncHv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q0jxQAAANwAAAAPAAAAAAAAAAAAAAAAAJgCAABkcnMv&#10;ZG93bnJldi54bWxQSwUGAAAAAAQABAD1AAAAigMAAAAA&#10;" adj="16928" fillcolor="#5a5a5a [2109]" strokecolor="black [3200]" strokeweight="1pt"/>
                <v:shapetype id="_x0000_t202" coordsize="21600,21600" o:spt="202" path="m,l,21600r21600,l21600,xe">
                  <v:stroke joinstyle="miter"/>
                  <v:path gradientshapeok="t" o:connecttype="rect"/>
                </v:shapetype>
                <v:shape id="TextBox 2" o:spid="_x0000_s1042" type="#_x0000_t202" style="position:absolute;left:36400;top:7920;width:806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DB48A0" w:rsidRDefault="00DB48A0" w:rsidP="000E7DF5">
                        <w:pPr>
                          <w:pStyle w:val="NormalWeb"/>
                          <w:spacing w:before="0" w:beforeAutospacing="0" w:after="0" w:afterAutospacing="0"/>
                          <w:textAlignment w:val="baseline"/>
                        </w:pPr>
                        <w:r>
                          <w:rPr>
                            <w:rFonts w:cs="Arial"/>
                            <w:color w:val="000000"/>
                            <w:kern w:val="24"/>
                            <w:sz w:val="20"/>
                            <w:szCs w:val="20"/>
                          </w:rPr>
                          <w:t>CBR Data and Images</w:t>
                        </w:r>
                      </w:p>
                    </w:txbxContent>
                  </v:textbox>
                </v:shape>
                <v:shape id="TextBox 3" o:spid="_x0000_s1043" type="#_x0000_t202" style="position:absolute;left:52019;top:7920;width:9985;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DB48A0" w:rsidRDefault="00DB48A0" w:rsidP="000E7DF5">
                        <w:pPr>
                          <w:pStyle w:val="NormalWeb"/>
                          <w:spacing w:before="0" w:beforeAutospacing="0" w:after="0" w:afterAutospacing="0"/>
                          <w:textAlignment w:val="baseline"/>
                        </w:pPr>
                        <w:r w:rsidRPr="009A54B7">
                          <w:rPr>
                            <w:rFonts w:cs="Arial"/>
                            <w:color w:val="000000"/>
                            <w:kern w:val="24"/>
                            <w:sz w:val="14"/>
                            <w:szCs w:val="14"/>
                          </w:rPr>
                          <w:t>De-identified</w:t>
                        </w:r>
                        <w:r>
                          <w:rPr>
                            <w:rFonts w:cs="Arial"/>
                            <w:color w:val="000000"/>
                            <w:kern w:val="24"/>
                            <w:sz w:val="20"/>
                            <w:szCs w:val="20"/>
                          </w:rPr>
                          <w:t xml:space="preserve"> data</w:t>
                        </w:r>
                      </w:p>
                    </w:txbxContent>
                  </v:textbox>
                </v:shape>
                <v:shape id="TextBox 14" o:spid="_x0000_s1044" type="#_x0000_t202" style="position:absolute;left:51162;top:22173;width:10841;height:6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000000"/>
                            <w:kern w:val="24"/>
                            <w:sz w:val="14"/>
                            <w:szCs w:val="14"/>
                          </w:rPr>
                          <w:t>Pathology  Assessment Data</w:t>
                        </w:r>
                      </w:p>
                    </w:txbxContent>
                  </v:textbox>
                </v:shape>
                <v:shape id="TextBox 15" o:spid="_x0000_s1045" type="#_x0000_t202" style="position:absolute;left:36399;top:22173;width:8350;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000000"/>
                            <w:kern w:val="24"/>
                            <w:sz w:val="14"/>
                            <w:szCs w:val="14"/>
                          </w:rPr>
                          <w:t>Aperio Images</w:t>
                        </w:r>
                      </w:p>
                    </w:txbxContent>
                  </v:textbox>
                </v:shape>
                <v:rect id="Rectangle 317" o:spid="_x0000_s1046" style="position:absolute;left:38258;top:13176;width:2100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pb8MA&#10;AADcAAAADwAAAGRycy9kb3ducmV2LnhtbESP0WqDQBRE3wP9h+UW+hbXKDXFuoYQCMlTabUfcHFv&#10;VereFXer9u+zgUIfh5k5wxSH1Qxipsn1lhXsohgEcWN1z62Cz/q8fQHhPLLGwTIp+CUHh/JhU2Cu&#10;7cIfNFe+FQHCLkcFnfdjLqVrOjLoIjsSB+/LTgZ9kFMr9YRLgJtBJnGcSYM9h4UORzp11HxXP0ZB&#10;7Nf6eZYne83e66w9LhdM3lKlnh7X4ysIT6v/D/+1r1pButvD/Uw4Ar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wpb8MAAADcAAAADwAAAAAAAAAAAAAAAACYAgAAZHJzL2Rv&#10;d25yZXYueG1sUEsFBgAAAAAEAAQA9QAAAIgDAAAAAA==&#10;" fillcolor="#7030a0" strokecolor="black [3213]" strokeweight="1.5pt">
                  <v:shadow on="t" color="black" opacity="24903f" origin=",.5" offset="0,.55556mm"/>
                  <v:textbox>
                    <w:txbxContent>
                      <w:p w:rsidR="00DB48A0" w:rsidRDefault="00DB48A0" w:rsidP="000E7DF5">
                        <w:pPr>
                          <w:pStyle w:val="NormalWeb"/>
                          <w:spacing w:before="0" w:beforeAutospacing="0" w:after="0" w:afterAutospacing="0"/>
                          <w:jc w:val="center"/>
                          <w:textAlignment w:val="baseline"/>
                        </w:pPr>
                        <w:r w:rsidRPr="009A54B7">
                          <w:rPr>
                            <w:rFonts w:asciiTheme="minorHAnsi" w:cstheme="minorBidi"/>
                            <w:b/>
                            <w:bCs/>
                            <w:color w:val="000000"/>
                            <w:kern w:val="24"/>
                            <w:u w:val="single"/>
                          </w:rPr>
                          <w:t>Comprehensive Data Resource</w:t>
                        </w:r>
                        <w:r>
                          <w:rPr>
                            <w:rFonts w:asciiTheme="minorHAnsi" w:cstheme="minorBidi"/>
                            <w:b/>
                            <w:bCs/>
                            <w:color w:val="000000"/>
                            <w:kern w:val="24"/>
                            <w:sz w:val="28"/>
                            <w:szCs w:val="28"/>
                            <w:u w:val="single"/>
                          </w:rPr>
                          <w:t xml:space="preserve"> (CDR)</w:t>
                        </w:r>
                      </w:p>
                    </w:txbxContent>
                  </v:textbox>
                </v:rect>
                <v:shape id="TextBox 16" o:spid="_x0000_s1047" type="#_x0000_t202" style="position:absolute;left:58499;top:12403;width:631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DB48A0" w:rsidRPr="009A54B7" w:rsidRDefault="00DB48A0" w:rsidP="000E7DF5">
                        <w:pPr>
                          <w:pStyle w:val="NormalWeb"/>
                          <w:spacing w:before="0" w:beforeAutospacing="0" w:after="0" w:afterAutospacing="0"/>
                          <w:textAlignment w:val="baseline"/>
                          <w:rPr>
                            <w:sz w:val="18"/>
                            <w:szCs w:val="18"/>
                          </w:rPr>
                        </w:pPr>
                        <w:r w:rsidRPr="009A54B7">
                          <w:rPr>
                            <w:rFonts w:cs="Arial"/>
                            <w:color w:val="000000"/>
                            <w:kern w:val="24"/>
                            <w:sz w:val="18"/>
                            <w:szCs w:val="18"/>
                          </w:rPr>
                          <w:t>DM QM PM</w:t>
                        </w:r>
                      </w:p>
                    </w:txbxContent>
                  </v:textbox>
                </v:shape>
                <v:shape id="Right Arrow 319" o:spid="_x0000_s1048" type="#_x0000_t13" style="position:absolute;left:69063;top:28599;width:20019;height:30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f2sUA&#10;AADcAAAADwAAAGRycy9kb3ducmV2LnhtbESPQWvCQBSE7wX/w/KE3nSj0mJTVxEhWEEKRqH09sg+&#10;k8Xs25jdavz3riD0OMzMN8xs0dlaXKj1xrGC0TABQVw4bbhUcNhngykIH5A11o5JwY08LOa9lxmm&#10;2l15R5c8lCJC2KeooAqhSaX0RUUW/dA1xNE7utZiiLItpW7xGuG2luMkeZcWDceFChtaVVSc8j+r&#10;IM9Ob/VP9mvMZn3+lpNme1xtvFKv/W75CSJQF/7Dz/aXVjAZfcD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V/axQAAANwAAAAPAAAAAAAAAAAAAAAAAJgCAABkcnMv&#10;ZG93bnJldi54bWxQSwUGAAAAAAQABAD1AAAAigMAAAAA&#10;" adj="19956" fillcolor="black [3213]" strokecolor="black [3200]" strokeweight="1pt"/>
                <v:shape id="TextBox 18" o:spid="_x0000_s1049" type="#_x0000_t202" style="position:absolute;left:69167;top:25885;width:10230;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Molecular Data</w:t>
                        </w:r>
                      </w:p>
                    </w:txbxContent>
                  </v:textbox>
                </v:shape>
                <v:shape id="TextBox 19" o:spid="_x0000_s1050" type="#_x0000_t202" style="position:absolute;left:58497;top:15651;width:5854;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DB48A0" w:rsidRPr="009A54B7" w:rsidRDefault="00DB48A0" w:rsidP="000E7DF5">
                        <w:pPr>
                          <w:pStyle w:val="NormalWeb"/>
                          <w:spacing w:before="0" w:beforeAutospacing="0" w:after="0" w:afterAutospacing="0"/>
                          <w:textAlignment w:val="baseline"/>
                          <w:rPr>
                            <w:sz w:val="14"/>
                            <w:szCs w:val="14"/>
                          </w:rPr>
                        </w:pPr>
                        <w:r w:rsidRPr="009A54B7">
                          <w:rPr>
                            <w:rFonts w:cs="Arial"/>
                            <w:color w:val="FFFFFF"/>
                            <w:kern w:val="24"/>
                            <w:sz w:val="14"/>
                            <w:szCs w:val="14"/>
                          </w:rPr>
                          <w:t>Reports</w:t>
                        </w:r>
                      </w:p>
                    </w:txbxContent>
                  </v:textbox>
                </v:shape>
                <v:rect id="Rectangle 66" o:spid="_x0000_s1051" style="position:absolute;left:63069;top:8682;width:6985;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v:textbo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Case Selection</w:t>
                        </w:r>
                      </w:p>
                    </w:txbxContent>
                  </v:textbox>
                </v:rect>
                <v:shape id="Picture 67" o:spid="_x0000_s1052" type="#_x0000_t75" style="position:absolute;left:72977;top:7112;width:3413;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ildPEAAAA2wAAAA8AAABkcnMvZG93bnJldi54bWxEj0FrAjEUhO+F/ofwCt5qVkG7rEapWsUe&#10;tdVeH5vX7NLNy3YTdfXXG0HwOMzMN8x42tpKHKnxpWMFvW4Cgjh3umSj4Ptr+ZqC8AFZY+WYFJzJ&#10;w3Ty/DTGTLsTb+i4DUZECPsMFRQh1JmUPi/Iou+6mjh6v66xGKJsjNQNniLcVrKfJENpseS4UGBN&#10;84Lyv+3BKkgXq91gdukNzuFn8WHmn3vzn+6V6ry07yMQgdrwCN/ba61g+Aa3L/EHyM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ildPEAAAA2wAAAA8AAAAAAAAAAAAAAAAA&#10;nwIAAGRycy9kb3ducmV2LnhtbFBLBQYAAAAABAAEAPcAAACQAwAAAAA=&#10;">
                  <v:imagedata r:id="rId19" o:title=""/>
                </v:shape>
                <v:rect id="Rectangle 68" o:spid="_x0000_s1053" style="position:absolute;left:74276;top:8682;width:8369;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IZMIA&#10;AADbAAAADwAAAGRycy9kb3ducmV2LnhtbERPTWuDQBC9F/Iflgn0Upq1OUix2UgQQiQUQk2a8+BO&#10;VeLOqrtV8++zh0KPj/e9SWfTipEG11hW8LaKQBCXVjdcKbic96/vIJxH1thaJgV3cpBuF08bTLSd&#10;+IvGwlcihLBLUEHtfZdI6cqaDLqV7YgD92MHgz7AoZJ6wCmEm1auoyiWBhsODTV2lNVU3opfo2Aq&#10;T+P1/HmQp5drbrnP+6z4Pir1vJx3HyA8zf5f/OfOtYI4jA1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IhkwgAAANsAAAAPAAAAAAAAAAAAAAAAAJgCAABkcnMvZG93&#10;bnJldi54bWxQSwUGAAAAAAQABAD1AAAAhwMAAAAA&#10;" filled="f" stroked="f">
                  <v:textbox>
                    <w:txbxContent>
                      <w:p w:rsidR="00DB48A0" w:rsidRPr="009A54B7" w:rsidRDefault="00DB48A0" w:rsidP="000E7DF5">
                        <w:pPr>
                          <w:pStyle w:val="NormalWeb"/>
                          <w:spacing w:before="0" w:beforeAutospacing="0" w:after="0" w:afterAutospacing="0"/>
                          <w:jc w:val="center"/>
                          <w:textAlignment w:val="baseline"/>
                          <w:rPr>
                            <w:sz w:val="14"/>
                            <w:szCs w:val="14"/>
                          </w:rPr>
                        </w:pPr>
                        <w:r w:rsidRPr="009A54B7">
                          <w:rPr>
                            <w:rFonts w:cs="Arial"/>
                            <w:color w:val="000000"/>
                            <w:kern w:val="24"/>
                            <w:sz w:val="14"/>
                            <w:szCs w:val="14"/>
                          </w:rPr>
                          <w:t>Molecular QC data</w:t>
                        </w:r>
                      </w:p>
                    </w:txbxContent>
                  </v:textbox>
                </v:rect>
                <v:rect id="Rectangle 69" o:spid="_x0000_s1054" style="position:absolute;left:64516;top:29718;width:1187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GJsQA&#10;AADbAAAADwAAAGRycy9kb3ducmV2LnhtbESPT4vCMBTE7wt+h/AW9rJo6qLiVqOIKPgHD1b3/mie&#10;bdnmpSRR67c3wsIeh5n5DTOdt6YWN3K+sqyg30tAEOdWV1woOJ/W3TEIH5A11pZJwYM8zGedtymm&#10;2t75SLcsFCJC2KeooAyhSaX0eUkGfc82xNG7WGcwROkKqR3eI9zU8itJRtJgxXGhxIaWJeW/2dUo&#10;GNjlIPvZHnab4aqQq/PCfbZ6r9THe7uYgAjUhv/wX3ujFYy+4fUl/g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xibEAAAA2wAAAA8AAAAAAAAAAAAAAAAAmAIAAGRycy9k&#10;b3ducmV2LnhtbFBLBQYAAAAABAAEAPUAAACJAwAAAAA=&#10;" fillcolor="yellow" strokecolor="black [3213]" strokeweight="1.5pt">
                  <v:shadow on="t" color="black" opacity="24903f" origin=",.5" offset="0,.55556mm"/>
                  <v:textbox>
                    <w:txbxContent>
                      <w:p w:rsidR="00DB48A0" w:rsidRPr="009A54B7" w:rsidRDefault="00DB48A0" w:rsidP="000E7DF5">
                        <w:pPr>
                          <w:pStyle w:val="NormalWeb"/>
                          <w:spacing w:before="0" w:beforeAutospacing="0" w:after="0" w:afterAutospacing="0"/>
                          <w:jc w:val="center"/>
                          <w:textAlignment w:val="baseline"/>
                          <w:rPr>
                            <w:sz w:val="16"/>
                            <w:szCs w:val="20"/>
                          </w:rPr>
                        </w:pPr>
                        <w:r w:rsidRPr="009A54B7">
                          <w:rPr>
                            <w:rFonts w:asciiTheme="minorHAnsi" w:cstheme="minorBidi"/>
                            <w:b/>
                            <w:bCs/>
                            <w:color w:val="000000"/>
                            <w:kern w:val="24"/>
                            <w:sz w:val="16"/>
                            <w:szCs w:val="20"/>
                            <w:u w:val="single"/>
                          </w:rPr>
                          <w:t>Research Community</w:t>
                        </w:r>
                      </w:p>
                    </w:txbxContent>
                  </v:textbox>
                </v:rect>
                <v:shape id="Picture 70" o:spid="_x0000_s1055" type="#_x0000_t75" style="position:absolute;left:68738;top:20066;width:3413;height:9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Sm3rCAAAA2wAAAA8AAABkcnMvZG93bnJldi54bWxET8luwjAQvSPxD9Yg9QYOlaBRihOxtKg9&#10;Ai29juLBiYjHaexC6NfXh0ocn96+KHrbiAt1vnasYDpJQBCXTtdsFHwcXscpCB+QNTaOScGNPBT5&#10;cLDATLsr7+iyD0bEEPYZKqhCaDMpfVmRRT9xLXHkTq6zGCLsjNQdXmO4beRjksylxZpjQ4UtrSsq&#10;z/sfqyDdbD9nq9/p7Ba+Ni9m/X403+lRqYdRv3wGEagPd/G/+00reIrr45f4A2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kpt6wgAAANsAAAAPAAAAAAAAAAAAAAAAAJ8C&#10;AABkcnMvZG93bnJldi54bWxQSwUGAAAAAAQABAD3AAAAjgMAAAAA&#10;">
                  <v:imagedata r:id="rId19" o:title=""/>
                </v:shape>
                <v:rect id="Rectangle 72" o:spid="_x0000_s1056" style="position:absolute;left:59260;top:19917;width:11106;height:8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v:textbox>
                    <w:txbxContent>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Publications &amp;</w:t>
                        </w:r>
                      </w:p>
                      <w:p w:rsidR="00DB48A0" w:rsidRPr="009A54B7" w:rsidRDefault="00DB48A0" w:rsidP="000E7DF5">
                        <w:pPr>
                          <w:pStyle w:val="NormalWeb"/>
                          <w:spacing w:before="0" w:beforeAutospacing="0" w:after="0" w:afterAutospacing="0"/>
                          <w:jc w:val="right"/>
                          <w:textAlignment w:val="baseline"/>
                          <w:rPr>
                            <w:sz w:val="14"/>
                            <w:szCs w:val="14"/>
                          </w:rPr>
                        </w:pPr>
                        <w:r w:rsidRPr="009A54B7">
                          <w:rPr>
                            <w:rFonts w:cs="Arial"/>
                            <w:color w:val="000000"/>
                            <w:kern w:val="24"/>
                            <w:sz w:val="14"/>
                            <w:szCs w:val="14"/>
                          </w:rPr>
                          <w:t>Public</w:t>
                        </w:r>
                        <w:r w:rsidRPr="009A54B7">
                          <w:rPr>
                            <w:rFonts w:cs="Arial"/>
                            <w:color w:val="000000"/>
                            <w:kern w:val="24"/>
                            <w:sz w:val="14"/>
                            <w:szCs w:val="14"/>
                          </w:rPr>
                          <w:br/>
                          <w:t>Databases</w:t>
                        </w:r>
                      </w:p>
                    </w:txbxContent>
                  </v:textbox>
                </v:rect>
                <w10:anchorlock/>
              </v:group>
            </w:pict>
          </mc:Fallback>
        </mc:AlternateContent>
      </w:r>
    </w:p>
    <w:p w:rsidR="00EE4779" w:rsidRPr="009A54B7" w:rsidRDefault="00EE4779" w:rsidP="008B4263">
      <w:pPr>
        <w:pStyle w:val="Caption"/>
      </w:pPr>
      <w:bookmarkStart w:id="28" w:name="_Ref435103070"/>
      <w:bookmarkStart w:id="29" w:name="_Toc435195088"/>
      <w:r w:rsidRPr="009A54B7">
        <w:t xml:space="preserve">Figure </w:t>
      </w:r>
      <w:r w:rsidRPr="009A54B7">
        <w:fldChar w:fldCharType="begin"/>
      </w:r>
      <w:r w:rsidRPr="009A54B7">
        <w:instrText xml:space="preserve"> SEQ Figure \* ARABIC </w:instrText>
      </w:r>
      <w:r w:rsidRPr="009A54B7">
        <w:fldChar w:fldCharType="separate"/>
      </w:r>
      <w:r w:rsidR="00702208">
        <w:t>2</w:t>
      </w:r>
      <w:r w:rsidRPr="009A54B7">
        <w:fldChar w:fldCharType="end"/>
      </w:r>
      <w:bookmarkEnd w:id="28"/>
      <w:r w:rsidRPr="009A54B7">
        <w:t>- Data Flow in the BPV Project</w:t>
      </w:r>
      <w:bookmarkEnd w:id="29"/>
    </w:p>
    <w:p w:rsidR="000516D2" w:rsidRDefault="007D6250" w:rsidP="000516D2">
      <w:r>
        <w:t xml:space="preserve">Projects </w:t>
      </w:r>
      <w:r w:rsidR="000516D2">
        <w:t>as complex as those the CDR supports</w:t>
      </w:r>
      <w:r w:rsidR="0024187B">
        <w:t>,</w:t>
      </w:r>
      <w:r w:rsidR="000516D2">
        <w:t xml:space="preserve"> require a </w:t>
      </w:r>
      <w:r w:rsidR="00433BD2">
        <w:t xml:space="preserve">continuous </w:t>
      </w:r>
      <w:r w:rsidR="000516D2">
        <w:t xml:space="preserve">management effort.  CDR supports project management by providing a variety of customizable reports, monitoring the effectiveness and quality of the overall </w:t>
      </w:r>
      <w:r w:rsidR="009126F3">
        <w:t xml:space="preserve">biospecimen and data collection </w:t>
      </w:r>
      <w:r w:rsidR="000516D2">
        <w:t>process.  As part of monitoring and controlling the quality of the products</w:t>
      </w:r>
      <w:r w:rsidR="00ED1669">
        <w:t>,</w:t>
      </w:r>
      <w:r w:rsidR="000516D2">
        <w:t xml:space="preserve"> the CDR supports internal revi</w:t>
      </w:r>
      <w:r w:rsidR="009126F3">
        <w:t xml:space="preserve">ews </w:t>
      </w:r>
      <w:r w:rsidR="00ED1669">
        <w:t xml:space="preserve">by both </w:t>
      </w:r>
      <w:r w:rsidR="009126F3">
        <w:t>the Data Management</w:t>
      </w:r>
      <w:r w:rsidR="00433BD2">
        <w:t xml:space="preserve"> teams</w:t>
      </w:r>
      <w:r w:rsidR="00ED1669">
        <w:t xml:space="preserve"> (for data accuracy and completeness)</w:t>
      </w:r>
      <w:r w:rsidR="00433BD2">
        <w:t>,</w:t>
      </w:r>
      <w:r w:rsidR="009126F3">
        <w:t xml:space="preserve"> </w:t>
      </w:r>
      <w:r w:rsidR="000516D2">
        <w:t xml:space="preserve">and </w:t>
      </w:r>
      <w:r w:rsidR="00ED1669">
        <w:t>PRC (for</w:t>
      </w:r>
      <w:r w:rsidR="000516D2">
        <w:t xml:space="preserve"> whole slide image reviews of the biospecimens</w:t>
      </w:r>
      <w:r w:rsidR="00ED1669">
        <w:t>)</w:t>
      </w:r>
      <w:r w:rsidR="000516D2">
        <w:t xml:space="preserve">.  The results of these internal reviews </w:t>
      </w:r>
      <w:r w:rsidR="00ED1669">
        <w:t>are</w:t>
      </w:r>
      <w:r w:rsidR="00433BD2">
        <w:t xml:space="preserve"> recorded</w:t>
      </w:r>
      <w:r w:rsidR="000516D2">
        <w:t xml:space="preserve"> in CDR, as part of the overall case study</w:t>
      </w:r>
      <w:r w:rsidR="00433BD2">
        <w:t xml:space="preserve"> permanent record</w:t>
      </w:r>
      <w:r w:rsidR="000516D2">
        <w:t>.</w:t>
      </w:r>
    </w:p>
    <w:p w:rsidR="000516D2" w:rsidRPr="00861261" w:rsidRDefault="000516D2" w:rsidP="0071409B">
      <w:pPr>
        <w:pStyle w:val="Heading2"/>
        <w:rPr>
          <w:rFonts w:ascii="Arial" w:hAnsi="Arial" w:cs="Arial"/>
          <w:sz w:val="22"/>
          <w:szCs w:val="22"/>
        </w:rPr>
      </w:pPr>
      <w:bookmarkStart w:id="30" w:name="_Toc422236927"/>
      <w:bookmarkStart w:id="31" w:name="_Toc435195057"/>
      <w:r w:rsidRPr="00861261">
        <w:rPr>
          <w:rFonts w:ascii="Arial" w:hAnsi="Arial" w:cs="Arial"/>
          <w:sz w:val="22"/>
          <w:szCs w:val="22"/>
        </w:rPr>
        <w:t>Using the CDR</w:t>
      </w:r>
      <w:bookmarkEnd w:id="30"/>
      <w:bookmarkEnd w:id="31"/>
      <w:r w:rsidRPr="00861261">
        <w:rPr>
          <w:rFonts w:ascii="Arial" w:hAnsi="Arial" w:cs="Arial"/>
          <w:sz w:val="22"/>
          <w:szCs w:val="22"/>
        </w:rPr>
        <w:t xml:space="preserve"> </w:t>
      </w:r>
    </w:p>
    <w:p w:rsidR="000516D2" w:rsidRDefault="000516D2" w:rsidP="000516D2">
      <w:r>
        <w:t>The CDR</w:t>
      </w:r>
      <w:r w:rsidR="000D0CB9">
        <w:t xml:space="preserve"> is</w:t>
      </w:r>
      <w:r>
        <w:t xml:space="preserve"> hosted at the Frederick National Laboratory for Cancer Research. Provisioning user access within an existing study is subject to NIH and NCI electronic use policies as well as program training requirements</w:t>
      </w:r>
      <w:r w:rsidR="002E25E3">
        <w:t xml:space="preserve">, </w:t>
      </w:r>
      <w:r>
        <w:t xml:space="preserve">such as HIPAA and system training. Users are </w:t>
      </w:r>
      <w:r w:rsidR="00ED1669">
        <w:t>provided an</w:t>
      </w:r>
      <w:r>
        <w:t xml:space="preserve"> account based on predefined study roles.</w:t>
      </w:r>
    </w:p>
    <w:p w:rsidR="000516D2" w:rsidRDefault="000516D2" w:rsidP="000516D2">
      <w:r>
        <w:t>While setting up and tailoring a study requires custom coding and configuration, the CDR’s core data model, security layer and API interfaces are robust and easily extended to new studies</w:t>
      </w:r>
      <w:r w:rsidR="0024187B">
        <w:t xml:space="preserve">.  The level of effort needed in making changes to the CDR will vary with a new project’s requirements.  Grails was chosen as the implementation language, because it is proven to reduce time needed in development by supporting automated generation of both web interfaces and automated management of the database </w:t>
      </w:r>
      <w:r w:rsidR="005E31B7">
        <w:t xml:space="preserve">schema, persistence, and searching.  No DBAs are needed once the </w:t>
      </w:r>
      <w:r w:rsidR="00331192">
        <w:t>supporting</w:t>
      </w:r>
      <w:r w:rsidR="005E31B7">
        <w:t xml:space="preserve"> Oracle</w:t>
      </w:r>
      <w:r w:rsidR="002E732C">
        <w:t xml:space="preserve"> or postgresQL</w:t>
      </w:r>
      <w:r w:rsidR="005E31B7">
        <w:t xml:space="preserve"> instance is up and available; Changes in the schema are managed internally by GORM.  All database access is based on Hibernate 3</w:t>
      </w:r>
      <w:r w:rsidR="00331192">
        <w:t>, which manages table definition updates, as well as content updates.</w:t>
      </w:r>
    </w:p>
    <w:p w:rsidR="000516D2" w:rsidRDefault="000516D2" w:rsidP="009A54B7">
      <w:pPr>
        <w:sectPr w:rsidR="000516D2" w:rsidSect="00F57970">
          <w:pgSz w:w="12240" w:h="15840" w:code="1"/>
          <w:pgMar w:top="720" w:right="1440" w:bottom="720" w:left="1440" w:header="432" w:footer="432" w:gutter="0"/>
          <w:pgNumType w:start="1"/>
          <w:cols w:space="720"/>
          <w:docGrid w:linePitch="360"/>
        </w:sectPr>
      </w:pPr>
      <w:r>
        <w:t>Data exchanges between</w:t>
      </w:r>
      <w:r w:rsidR="00C50AC6">
        <w:t xml:space="preserve"> the CDR and</w:t>
      </w:r>
      <w:r>
        <w:t xml:space="preserve"> external systems, such as a LIMS</w:t>
      </w:r>
      <w:r w:rsidR="00433BD2">
        <w:t>,</w:t>
      </w:r>
      <w:r>
        <w:t xml:space="preserve"> or molecular analysis facility, require </w:t>
      </w:r>
      <w:r w:rsidR="009F0F7A">
        <w:t>agreement on an XML interface</w:t>
      </w:r>
      <w:r>
        <w:t>. The CDR operates REST</w:t>
      </w:r>
      <w:r w:rsidR="00433BD2">
        <w:t>ful</w:t>
      </w:r>
      <w:r>
        <w:t xml:space="preserve"> web service interfaces with XML payloads </w:t>
      </w:r>
      <w:r w:rsidR="00433BD2">
        <w:t xml:space="preserve">tailorable </w:t>
      </w:r>
      <w:r>
        <w:t>to different payload structures based on scientific and program requirements.</w:t>
      </w:r>
      <w:r w:rsidR="009F0F7A">
        <w:t xml:space="preserve"> Details of the XML interface are described in the Interface Control Document (ICD – </w:t>
      </w:r>
      <w:r w:rsidR="00331192" w:rsidRPr="00331192">
        <w:t>IT-9004 - CDR Data Services Work Instructions and User Guide</w:t>
      </w:r>
      <w:r w:rsidR="00331192">
        <w:t xml:space="preserve"> found in the ancillary documents folder</w:t>
      </w:r>
      <w:r w:rsidR="009F0F7A">
        <w:t>).</w:t>
      </w:r>
    </w:p>
    <w:p w:rsidR="00786E9C" w:rsidRPr="00B26A9E" w:rsidRDefault="00786E9C" w:rsidP="001E06D6">
      <w:pPr>
        <w:pStyle w:val="Heading1"/>
      </w:pPr>
      <w:bookmarkStart w:id="32" w:name="_Toc422236928"/>
      <w:bookmarkStart w:id="33" w:name="_Toc435195058"/>
      <w:r w:rsidRPr="00B26A9E">
        <w:lastRenderedPageBreak/>
        <w:t>General Overview and Design Guidelines/Approach</w:t>
      </w:r>
      <w:bookmarkEnd w:id="20"/>
      <w:bookmarkEnd w:id="21"/>
      <w:bookmarkEnd w:id="22"/>
      <w:bookmarkEnd w:id="23"/>
      <w:bookmarkEnd w:id="32"/>
      <w:bookmarkEnd w:id="33"/>
    </w:p>
    <w:p w:rsidR="00786E9C" w:rsidRPr="00FD02FA" w:rsidRDefault="00786E9C" w:rsidP="00FD02FA">
      <w:bookmarkStart w:id="34" w:name="_Toc494193646"/>
      <w:r w:rsidRPr="00FD02FA">
        <w:t>This section describes the principles and strategies to be used as guidelines when designing and implementing the system.</w:t>
      </w:r>
    </w:p>
    <w:p w:rsidR="00786E9C" w:rsidRPr="00080DD8" w:rsidRDefault="00786E9C" w:rsidP="001E06D6">
      <w:pPr>
        <w:pStyle w:val="Heading2"/>
        <w:rPr>
          <w:rFonts w:ascii="Arial" w:hAnsi="Arial" w:cs="Arial"/>
        </w:rPr>
      </w:pPr>
      <w:bookmarkStart w:id="35" w:name="_Toc180482596"/>
      <w:bookmarkStart w:id="36" w:name="_Toc197060749"/>
      <w:bookmarkStart w:id="37" w:name="_Toc237402956"/>
      <w:bookmarkStart w:id="38" w:name="_Toc422236929"/>
      <w:bookmarkStart w:id="39" w:name="_Toc435195059"/>
      <w:bookmarkEnd w:id="34"/>
      <w:r w:rsidRPr="00080DD8">
        <w:rPr>
          <w:rFonts w:ascii="Arial" w:hAnsi="Arial" w:cs="Arial"/>
        </w:rPr>
        <w:t>Assumptions / Constraints / Standards</w:t>
      </w:r>
      <w:bookmarkEnd w:id="35"/>
      <w:bookmarkEnd w:id="36"/>
      <w:bookmarkEnd w:id="37"/>
      <w:bookmarkEnd w:id="38"/>
      <w:bookmarkEnd w:id="39"/>
    </w:p>
    <w:p w:rsidR="00166967" w:rsidRDefault="002F7787" w:rsidP="00FD02FA">
      <w:r w:rsidRPr="00FD02FA">
        <w:t xml:space="preserve">The </w:t>
      </w:r>
      <w:r w:rsidR="00A75D37" w:rsidRPr="00FD02FA">
        <w:t>CDR</w:t>
      </w:r>
      <w:r w:rsidRPr="00FD02FA">
        <w:t xml:space="preserve"> architecture is designed for maximum </w:t>
      </w:r>
      <w:r w:rsidR="000A1C68">
        <w:t xml:space="preserve">flexibility in meeting changing and </w:t>
      </w:r>
      <w:r w:rsidRPr="00FD02FA">
        <w:t xml:space="preserve">evolving requirements.  </w:t>
      </w:r>
      <w:r w:rsidR="00ED1669" w:rsidRPr="00FD02FA">
        <w:t xml:space="preserve">As such, it is constrained to use standard services (e.g., Oracle database services, RESTful </w:t>
      </w:r>
      <w:r w:rsidR="00ED1669">
        <w:t xml:space="preserve">web service </w:t>
      </w:r>
      <w:r w:rsidR="00ED1669" w:rsidRPr="00FD02FA">
        <w:t>interfaces, XML</w:t>
      </w:r>
      <w:r w:rsidR="00ED1669">
        <w:t>, and JSON</w:t>
      </w:r>
      <w:r w:rsidR="00ED1669" w:rsidRPr="00FD02FA">
        <w:t xml:space="preserve"> data exchange</w:t>
      </w:r>
      <w:r w:rsidR="00ED1669">
        <w:t>s</w:t>
      </w:r>
      <w:r w:rsidR="00ED1669" w:rsidRPr="00FD02FA">
        <w:t xml:space="preserve">) robustly in creating a framework into which a variety of documents (each with different data, vocabulary, and constraints) may be “plugged in.” </w:t>
      </w:r>
      <w:r w:rsidR="00166967">
        <w:t>The CDR user interface is currently undergoing 508 standards testing, insuring that the user interface meets HHS requirements</w:t>
      </w:r>
      <w:r w:rsidR="00166967">
        <w:rPr>
          <w:rStyle w:val="FootnoteReference"/>
        </w:rPr>
        <w:footnoteReference w:id="5"/>
      </w:r>
      <w:r w:rsidR="00166967">
        <w:t>.</w:t>
      </w:r>
    </w:p>
    <w:p w:rsidR="00014D36" w:rsidRPr="00FD02FA" w:rsidRDefault="00014D36" w:rsidP="00FD02FA">
      <w:r>
        <w:t xml:space="preserve">The architecture reflects the need to store </w:t>
      </w:r>
      <w:r w:rsidRPr="00FD02FA">
        <w:t xml:space="preserve">PII and </w:t>
      </w:r>
      <w:r w:rsidR="0076739F">
        <w:t>-</w:t>
      </w:r>
      <w:r w:rsidRPr="00FD02FA">
        <w:t>PHI</w:t>
      </w:r>
      <w:r w:rsidR="0076739F">
        <w:t xml:space="preserve"> </w:t>
      </w:r>
      <w:r>
        <w:t xml:space="preserve">in an environment where not all users have a need to know all information.  For this reason, there are a variety of roles which may be assigned to a user, which limit their ability for accessing sensitive information.  This is discussed in detail </w:t>
      </w:r>
      <w:r w:rsidR="00ED1669">
        <w:t>in section</w:t>
      </w:r>
      <w:r>
        <w:t xml:space="preserve"> </w:t>
      </w:r>
      <w:r>
        <w:fldChar w:fldCharType="begin"/>
      </w:r>
      <w:r>
        <w:instrText xml:space="preserve"> REF _Ref395616312 \w \h </w:instrText>
      </w:r>
      <w:r>
        <w:fldChar w:fldCharType="separate"/>
      </w:r>
      <w:r w:rsidR="00702208">
        <w:t>4.5</w:t>
      </w:r>
      <w:r>
        <w:fldChar w:fldCharType="end"/>
      </w:r>
    </w:p>
    <w:p w:rsidR="00F8598B" w:rsidRPr="00D34EC0" w:rsidRDefault="00F8598B" w:rsidP="00F8598B">
      <w:pPr>
        <w:pStyle w:val="Heading2"/>
        <w:rPr>
          <w:rFonts w:ascii="Arial" w:hAnsi="Arial" w:cs="Arial"/>
        </w:rPr>
      </w:pPr>
      <w:bookmarkStart w:id="40" w:name="_Toc237402957"/>
      <w:bookmarkStart w:id="41" w:name="_Toc422236930"/>
      <w:bookmarkStart w:id="42" w:name="_Toc435195060"/>
      <w:r>
        <w:rPr>
          <w:rFonts w:ascii="Arial" w:hAnsi="Arial" w:cs="Arial"/>
        </w:rPr>
        <w:t>Alignment with Federal Enterprise Architecture (FEA)</w:t>
      </w:r>
      <w:bookmarkEnd w:id="40"/>
      <w:bookmarkEnd w:id="41"/>
      <w:bookmarkEnd w:id="42"/>
    </w:p>
    <w:p w:rsidR="00F8598B" w:rsidRPr="00FD02FA" w:rsidRDefault="00216C3D" w:rsidP="00FD02FA">
      <w:r w:rsidRPr="00FD02FA">
        <w:t>The CDR is aligned with the FEA at the Applicatio</w:t>
      </w:r>
      <w:r w:rsidR="002F7787" w:rsidRPr="00FD02FA">
        <w:t>n</w:t>
      </w:r>
      <w:r w:rsidR="001D533D" w:rsidRPr="00FD02FA">
        <w:t xml:space="preserve"> scope</w:t>
      </w:r>
      <w:r w:rsidR="002F7787" w:rsidRPr="00FD02FA">
        <w:t xml:space="preserve"> level.  This level of design focuses on the one application, which uses several systems/services from various organizations, both institutional and Governmental.  This includes websites, databases, email, RESTful </w:t>
      </w:r>
      <w:r w:rsidR="000A1C68">
        <w:t xml:space="preserve">web </w:t>
      </w:r>
      <w:r w:rsidR="002F7787" w:rsidRPr="00FD02FA">
        <w:t>services, and other support applications.</w:t>
      </w:r>
    </w:p>
    <w:p w:rsidR="004E71B7" w:rsidRDefault="004E71B7" w:rsidP="00080DD8">
      <w:bookmarkStart w:id="43" w:name="_Toc180482597"/>
      <w:bookmarkStart w:id="44" w:name="_Toc197060750"/>
      <w:bookmarkStart w:id="45" w:name="_Toc237402958"/>
    </w:p>
    <w:p w:rsidR="001E06D6" w:rsidRDefault="001E06D6" w:rsidP="00080DD8">
      <w:pPr>
        <w:pStyle w:val="Heading1"/>
        <w:numPr>
          <w:ilvl w:val="0"/>
          <w:numId w:val="0"/>
        </w:numPr>
        <w:ind w:left="432" w:hanging="432"/>
        <w:sectPr w:rsidR="001E06D6" w:rsidSect="004E71B7">
          <w:pgSz w:w="12240" w:h="15840" w:code="1"/>
          <w:pgMar w:top="720" w:right="1440" w:bottom="720" w:left="1440" w:header="432" w:footer="432" w:gutter="0"/>
          <w:cols w:space="720"/>
          <w:docGrid w:linePitch="360"/>
        </w:sectPr>
      </w:pPr>
    </w:p>
    <w:p w:rsidR="00786E9C" w:rsidRPr="00B26A9E" w:rsidRDefault="00786E9C" w:rsidP="001E06D6">
      <w:pPr>
        <w:pStyle w:val="Heading1"/>
      </w:pPr>
      <w:bookmarkStart w:id="46" w:name="_Toc422236931"/>
      <w:bookmarkStart w:id="47" w:name="_Toc435195061"/>
      <w:r w:rsidRPr="00B26A9E">
        <w:lastRenderedPageBreak/>
        <w:t>Architecture Design</w:t>
      </w:r>
      <w:bookmarkEnd w:id="43"/>
      <w:bookmarkEnd w:id="44"/>
      <w:bookmarkEnd w:id="45"/>
      <w:bookmarkEnd w:id="46"/>
      <w:bookmarkEnd w:id="47"/>
    </w:p>
    <w:p w:rsidR="00786E9C" w:rsidRPr="00FD02FA" w:rsidRDefault="00626472" w:rsidP="00FD02FA">
      <w:r w:rsidRPr="00FD02FA">
        <w:t xml:space="preserve">The CDR is an enterprise-level application built around the motto “Science First.” The technologies chosen to build the CDR facilitated a faster development time through rapid and agile software methods. The </w:t>
      </w:r>
      <w:r w:rsidR="000A1C68">
        <w:t xml:space="preserve">open source </w:t>
      </w:r>
      <w:r w:rsidRPr="00FD02FA">
        <w:t xml:space="preserve">Grails framework was utilized along with other proven open source technologies. Existing Frederick National Laboratory for Cancer Research (FNLCR) database assets and infrastructure were leveraged, reducing costs and overhead. </w:t>
      </w:r>
      <w:r w:rsidR="00331192">
        <w:t xml:space="preserve">  This is described in section </w:t>
      </w:r>
      <w:r w:rsidR="00331192">
        <w:fldChar w:fldCharType="begin"/>
      </w:r>
      <w:r w:rsidR="00331192">
        <w:instrText xml:space="preserve"> REF _Ref435106738 \n \h </w:instrText>
      </w:r>
      <w:r w:rsidR="00331192">
        <w:fldChar w:fldCharType="separate"/>
      </w:r>
      <w:r w:rsidR="00702208">
        <w:t>4.2</w:t>
      </w:r>
      <w:r w:rsidR="00331192">
        <w:fldChar w:fldCharType="end"/>
      </w:r>
      <w:r w:rsidRPr="00FD02FA">
        <w:t>A</w:t>
      </w:r>
      <w:r w:rsidR="000F3F9F">
        <w:t xml:space="preserve">.  </w:t>
      </w:r>
      <w:r w:rsidR="00880CD9">
        <w:t>A</w:t>
      </w:r>
      <w:r w:rsidRPr="00FD02FA">
        <w:t>s the project requirements evolved, the CDR’s data model</w:t>
      </w:r>
      <w:r w:rsidR="000A1C68">
        <w:t>,</w:t>
      </w:r>
      <w:r w:rsidRPr="00FD02FA">
        <w:t xml:space="preserve"> </w:t>
      </w:r>
      <w:r w:rsidR="000A1C68">
        <w:t>f</w:t>
      </w:r>
      <w:r w:rsidRPr="00FD02FA">
        <w:t xml:space="preserve">eatures </w:t>
      </w:r>
      <w:r w:rsidR="000A1C68">
        <w:t xml:space="preserve">and interfaces </w:t>
      </w:r>
      <w:r w:rsidRPr="00FD02FA">
        <w:t>were upgraded and enhanced. Iterative software releases were coordinated with scientific project milestones and program phases.</w:t>
      </w:r>
    </w:p>
    <w:p w:rsidR="00786E9C" w:rsidRPr="00D34EC0" w:rsidRDefault="00786E9C" w:rsidP="00786E9C">
      <w:pPr>
        <w:pStyle w:val="Heading2"/>
        <w:rPr>
          <w:rFonts w:ascii="Arial" w:hAnsi="Arial" w:cs="Arial"/>
        </w:rPr>
      </w:pPr>
      <w:bookmarkStart w:id="48" w:name="_Toc180482598"/>
      <w:bookmarkStart w:id="49" w:name="_Toc197060751"/>
      <w:bookmarkStart w:id="50" w:name="_Toc237402959"/>
      <w:bookmarkStart w:id="51" w:name="_Toc422236932"/>
      <w:bookmarkStart w:id="52" w:name="_Toc435195062"/>
      <w:r w:rsidRPr="00D34EC0">
        <w:rPr>
          <w:rFonts w:ascii="Arial" w:hAnsi="Arial" w:cs="Arial"/>
        </w:rPr>
        <w:t>Logical View</w:t>
      </w:r>
      <w:bookmarkEnd w:id="48"/>
      <w:bookmarkEnd w:id="49"/>
      <w:bookmarkEnd w:id="50"/>
      <w:bookmarkEnd w:id="51"/>
      <w:bookmarkEnd w:id="52"/>
    </w:p>
    <w:p w:rsidR="00626472" w:rsidRPr="00FD02FA" w:rsidRDefault="00626472" w:rsidP="00FD02FA">
      <w:r w:rsidRPr="00FD02FA">
        <w:t xml:space="preserve">The CDR </w:t>
      </w:r>
      <w:r w:rsidR="000A1C68">
        <w:t xml:space="preserve">(also referred to as the CDR-DS, for data services) </w:t>
      </w:r>
      <w:r w:rsidRPr="00FD02FA">
        <w:t xml:space="preserve">provides secure user access to case and </w:t>
      </w:r>
      <w:r w:rsidR="00835656" w:rsidRPr="00080DD8">
        <w:t>biospecimen</w:t>
      </w:r>
      <w:r w:rsidR="00835656">
        <w:rPr>
          <w:rFonts w:ascii="Arial" w:hAnsi="Arial" w:cs="Arial"/>
        </w:rPr>
        <w:t xml:space="preserve"> </w:t>
      </w:r>
      <w:r w:rsidRPr="00FD02FA">
        <w:t xml:space="preserve">sample data based on pre-defined roles and privileges. Personally Identifiable Information (PII) and Protected Health Information (PHI) are restricted to a limited data set (LDS) and to authorized users through dynamic content redaction. </w:t>
      </w:r>
      <w:r w:rsidR="001979B9">
        <w:t xml:space="preserve">The overall logical flow of information is shown in </w:t>
      </w:r>
      <w:r w:rsidR="001979B9">
        <w:fldChar w:fldCharType="begin"/>
      </w:r>
      <w:r w:rsidR="001979B9">
        <w:instrText xml:space="preserve"> REF _Ref422234699 \h </w:instrText>
      </w:r>
      <w:r w:rsidR="001979B9">
        <w:fldChar w:fldCharType="separate"/>
      </w:r>
      <w:r w:rsidR="00702208" w:rsidRPr="003E2FB5">
        <w:t xml:space="preserve">Figure </w:t>
      </w:r>
      <w:r w:rsidR="00702208">
        <w:rPr>
          <w:noProof/>
        </w:rPr>
        <w:t>1</w:t>
      </w:r>
      <w:r w:rsidR="001979B9">
        <w:fldChar w:fldCharType="end"/>
      </w:r>
      <w:r w:rsidR="001979B9">
        <w:t xml:space="preserve">.  </w:t>
      </w:r>
      <w:r w:rsidRPr="00FD02FA">
        <w:t>Intuitive graphic user interfaces for the Biospecimen Source Sites (BSS) streamline data entry workflow by strictly following SOPs for sample collection and processing. Contextual automated data checks and business rule validations confirm data integrity and</w:t>
      </w:r>
      <w:r w:rsidR="001979B9">
        <w:t xml:space="preserve"> biospecimen collection/preservation</w:t>
      </w:r>
      <w:r w:rsidRPr="00FD02FA">
        <w:t xml:space="preserve"> SOP adherence</w:t>
      </w:r>
      <w:r w:rsidR="00FD02FA">
        <w:t>.</w:t>
      </w:r>
      <w:r w:rsidRPr="00FD02FA">
        <w:t xml:space="preserve">  Web services APIs allow the Pathology Resource Center (PRC) to access digital imaging data from whole slide images housed remotely at the Comprehensive Biospecimen Resource (CBR). APIs connect to the CBR’s LIMS systems for real-time sample inventory data. De-identified GTEx data is provided via a private API with the Broad Institute (LDACC) before the final release into dbGaP. The CDR reporting and analytics module</w:t>
      </w:r>
      <w:r w:rsidR="000A1C68">
        <w:t xml:space="preserve"> (CDR-AR)</w:t>
      </w:r>
      <w:r w:rsidRPr="00FD02FA">
        <w:t xml:space="preserve"> supports data analysis and aggregation, report generation and real-time operational data snapshots.</w:t>
      </w:r>
    </w:p>
    <w:p w:rsidR="00835656" w:rsidRDefault="001979B9" w:rsidP="00FD02FA">
      <w:r>
        <w:t>Users</w:t>
      </w:r>
      <w:r w:rsidR="00331192">
        <w:t xml:space="preserve"> of the web forms</w:t>
      </w:r>
      <w:r w:rsidR="00656724">
        <w:t xml:space="preserve"> interface</w:t>
      </w:r>
      <w:r>
        <w:t xml:space="preserve"> at c</w:t>
      </w:r>
      <w:r w:rsidR="00835656">
        <w:t xml:space="preserve">ollaborating institutions are granted access </w:t>
      </w:r>
      <w:r>
        <w:t xml:space="preserve">through application-specific user accounts </w:t>
      </w:r>
      <w:r w:rsidR="00835656">
        <w:t>to perfor</w:t>
      </w:r>
      <w:r w:rsidR="00C96A32">
        <w:t>m data entry and access existing</w:t>
      </w:r>
      <w:r w:rsidR="00835656">
        <w:t xml:space="preserve"> data</w:t>
      </w:r>
      <w:r w:rsidR="00C96A32">
        <w:t xml:space="preserve"> entered under their institutions activities. Administrative, Data Manager, </w:t>
      </w:r>
      <w:r w:rsidR="00835656">
        <w:t xml:space="preserve">Project Manager </w:t>
      </w:r>
      <w:r w:rsidR="00394584">
        <w:t>and read-</w:t>
      </w:r>
      <w:r w:rsidR="00C96A32">
        <w:t xml:space="preserve">only </w:t>
      </w:r>
      <w:r w:rsidR="00835656">
        <w:t xml:space="preserve">roles </w:t>
      </w:r>
      <w:r w:rsidR="00100A17">
        <w:t>are assigned</w:t>
      </w:r>
      <w:r w:rsidR="009F0F7A">
        <w:t xml:space="preserve"> as needed by the account provisioning process</w:t>
      </w:r>
      <w:r w:rsidR="00835656">
        <w:t>.</w:t>
      </w:r>
      <w:r w:rsidR="00331192">
        <w:t xml:space="preserve"> Each RESTful web interface client (e.g., institute sharing data over the RESTful interface) is</w:t>
      </w:r>
      <w:r w:rsidR="00166967">
        <w:t xml:space="preserve"> also given a unique username and password.</w:t>
      </w:r>
    </w:p>
    <w:p w:rsidR="00027E12" w:rsidRPr="00FD02FA" w:rsidRDefault="00027E12" w:rsidP="00027E12">
      <w:r w:rsidRPr="00FD02FA">
        <w:t>The CDR connects various tissue procurement sites, remote LIMS and molecular analysis APIs</w:t>
      </w:r>
      <w:r w:rsidR="00475004">
        <w:t xml:space="preserve">, as shown in </w:t>
      </w:r>
      <w:r w:rsidR="00475004">
        <w:fldChar w:fldCharType="begin"/>
      </w:r>
      <w:r w:rsidR="00475004">
        <w:instrText xml:space="preserve"> REF _Ref430183852 \h </w:instrText>
      </w:r>
      <w:r w:rsidR="00475004">
        <w:fldChar w:fldCharType="separate"/>
      </w:r>
      <w:r w:rsidR="00702208">
        <w:t xml:space="preserve">Figure </w:t>
      </w:r>
      <w:r w:rsidR="00702208">
        <w:rPr>
          <w:noProof/>
        </w:rPr>
        <w:t>3</w:t>
      </w:r>
      <w:r w:rsidR="00475004">
        <w:fldChar w:fldCharType="end"/>
      </w:r>
      <w:r w:rsidRPr="00FD02FA">
        <w:t>. Hundreds of GTEx cases are at various stages in the data flow pipeline abstracted above. Pathologists and clinical data managers curate and review the data entered by staff at collection sites (BSSs) in real-time. Biospecimen logistical data and metadata are transferred from the CBR to the CDR in real time. Data managers control the release of data to the LDACC, where it is associated with the genotype and expression data and then exported to dbGaP, becoming available to the research community.</w:t>
      </w:r>
    </w:p>
    <w:p w:rsidR="00C96A32" w:rsidRPr="00835656" w:rsidRDefault="00C96A32" w:rsidP="005D71F5">
      <w:pPr>
        <w:pStyle w:val="BodyText"/>
        <w:rPr>
          <w:rFonts w:ascii="Arial" w:hAnsi="Arial" w:cs="Arial"/>
        </w:rPr>
      </w:pPr>
    </w:p>
    <w:p w:rsidR="003E5420" w:rsidRDefault="00DB48A0" w:rsidP="003E2FB5">
      <w:pPr>
        <w:pStyle w:val="BodyText"/>
        <w:keepNext/>
        <w:jc w:val="center"/>
      </w:pPr>
      <w:r>
        <w:lastRenderedPageBreak/>
        <w:pict w14:anchorId="135114F4">
          <v:shape id="_x0000_i1030" type="#_x0000_t75" style="width:437.4pt;height:289.75pt">
            <v:imagedata r:id="rId20" o:title=""/>
          </v:shape>
        </w:pict>
      </w:r>
    </w:p>
    <w:p w:rsidR="006813A8" w:rsidRDefault="003E5420" w:rsidP="008B4263">
      <w:pPr>
        <w:pStyle w:val="Caption"/>
      </w:pPr>
      <w:bookmarkStart w:id="53" w:name="_Ref430183852"/>
      <w:bookmarkStart w:id="54" w:name="_Ref430183844"/>
      <w:bookmarkStart w:id="55" w:name="_Toc435195089"/>
      <w:r>
        <w:t xml:space="preserve">Figure </w:t>
      </w:r>
      <w:r w:rsidR="00C05156">
        <w:fldChar w:fldCharType="begin"/>
      </w:r>
      <w:r w:rsidR="00C05156">
        <w:instrText xml:space="preserve"> SEQ Figure \* ARABIC </w:instrText>
      </w:r>
      <w:r w:rsidR="00C05156">
        <w:fldChar w:fldCharType="separate"/>
      </w:r>
      <w:r w:rsidR="00702208">
        <w:t>3</w:t>
      </w:r>
      <w:r w:rsidR="00C05156">
        <w:fldChar w:fldCharType="end"/>
      </w:r>
      <w:bookmarkEnd w:id="53"/>
      <w:r>
        <w:t xml:space="preserve">- </w:t>
      </w:r>
      <w:r w:rsidRPr="00E17860">
        <w:t>CDR External Data Flows</w:t>
      </w:r>
      <w:bookmarkEnd w:id="54"/>
      <w:bookmarkEnd w:id="55"/>
    </w:p>
    <w:p w:rsidR="000A03F9" w:rsidRPr="004C119D" w:rsidRDefault="006D5CFA" w:rsidP="004C119D">
      <w:pPr>
        <w:rPr>
          <w:color w:val="FF0000"/>
        </w:rPr>
      </w:pPr>
      <w:bookmarkStart w:id="56" w:name="_Toc180482599"/>
      <w:bookmarkStart w:id="57" w:name="_Toc197060752"/>
      <w:bookmarkStart w:id="58" w:name="_Toc237402960"/>
      <w:r w:rsidRPr="0032400C">
        <w:t xml:space="preserve">The Van Andel Institute uses a program for automating processes at the CBR, called BRIMS.  </w:t>
      </w:r>
      <w:r w:rsidR="004A600A">
        <w:t>BRIMS</w:t>
      </w:r>
      <w:r w:rsidR="004A600A" w:rsidRPr="0032400C">
        <w:t xml:space="preserve"> </w:t>
      </w:r>
      <w:r w:rsidRPr="0032400C">
        <w:t>and the CDR exchange information via a RESTful intercha</w:t>
      </w:r>
      <w:r w:rsidR="004B35A3" w:rsidRPr="0032400C">
        <w:t xml:space="preserve">nge. Representational </w:t>
      </w:r>
      <w:r w:rsidR="00353AD7">
        <w:t>S</w:t>
      </w:r>
      <w:r w:rsidR="00353AD7" w:rsidRPr="0032400C">
        <w:t xml:space="preserve">tate </w:t>
      </w:r>
      <w:r w:rsidR="00353AD7">
        <w:t>T</w:t>
      </w:r>
      <w:r w:rsidR="00353AD7" w:rsidRPr="0032400C">
        <w:t xml:space="preserve">ransfer </w:t>
      </w:r>
      <w:r w:rsidR="004B35A3" w:rsidRPr="0032400C">
        <w:t xml:space="preserve">(REST) uses the underlying standards of the World Wide Web Consortium enabling the transfer of information ignoring the details of component implementation and protocol syntax in order to focus on the roles of components, the constraints upon their interaction with other components, and their interpretation of significant data elements.  </w:t>
      </w:r>
      <w:r w:rsidR="00353AD7">
        <w:t>D</w:t>
      </w:r>
      <w:r w:rsidR="004B35A3" w:rsidRPr="0032400C">
        <w:t>etails of the information exchange are documented in</w:t>
      </w:r>
      <w:r w:rsidR="00606B8B" w:rsidRPr="0032400C" w:rsidDel="00606B8B">
        <w:t xml:space="preserve"> </w:t>
      </w:r>
      <w:r w:rsidR="00331192">
        <w:t xml:space="preserve">in </w:t>
      </w:r>
      <w:r w:rsidR="00331192" w:rsidRPr="00331192">
        <w:t>IT-9004 - CDR Data Services Work Instructions and User Guide</w:t>
      </w:r>
      <w:r w:rsidR="00331192">
        <w:t xml:space="preserve"> found in the ancillary documents folder</w:t>
      </w:r>
      <w:r w:rsidR="00353AD7">
        <w:t>.</w:t>
      </w:r>
      <w:r w:rsidR="00331192">
        <w:t xml:space="preserve"> </w:t>
      </w:r>
      <w:r w:rsidR="004C119D">
        <w:t xml:space="preserve">  There is no direct database access between Institutes.</w:t>
      </w:r>
    </w:p>
    <w:p w:rsidR="008D7614" w:rsidRDefault="00786E9C" w:rsidP="008D7614">
      <w:pPr>
        <w:pStyle w:val="Heading2"/>
        <w:rPr>
          <w:rFonts w:ascii="Arial" w:hAnsi="Arial" w:cs="Arial"/>
        </w:rPr>
      </w:pPr>
      <w:bookmarkStart w:id="59" w:name="_Toc422236933"/>
      <w:bookmarkStart w:id="60" w:name="_Ref435106738"/>
      <w:bookmarkStart w:id="61" w:name="_Toc435195063"/>
      <w:r w:rsidRPr="00080DD8">
        <w:rPr>
          <w:rFonts w:ascii="Arial" w:hAnsi="Arial" w:cs="Arial"/>
        </w:rPr>
        <w:t>Hardware Architecture</w:t>
      </w:r>
      <w:bookmarkEnd w:id="56"/>
      <w:bookmarkEnd w:id="57"/>
      <w:bookmarkEnd w:id="58"/>
      <w:bookmarkEnd w:id="59"/>
      <w:bookmarkEnd w:id="60"/>
      <w:bookmarkEnd w:id="61"/>
    </w:p>
    <w:p w:rsidR="008D7614" w:rsidRDefault="008D7614" w:rsidP="00BB2E39">
      <w:r>
        <w:t xml:space="preserve">The CDR is hosted on a number of virtual machines located at the Frederick National Laboratory for Cancer Research (FNLRC), Advanced </w:t>
      </w:r>
      <w:r w:rsidR="0040026F">
        <w:t xml:space="preserve">Biomedical </w:t>
      </w:r>
      <w:r>
        <w:t>Computer Center (A</w:t>
      </w:r>
      <w:r w:rsidR="0040026F">
        <w:t>B</w:t>
      </w:r>
      <w:r>
        <w:t xml:space="preserve">CC).  As shown </w:t>
      </w:r>
      <w:r w:rsidR="00100A17">
        <w:t xml:space="preserve">in </w:t>
      </w:r>
      <w:r w:rsidR="00100A17">
        <w:fldChar w:fldCharType="begin"/>
      </w:r>
      <w:r w:rsidR="00100A17">
        <w:instrText xml:space="preserve"> REF _Ref430250791 \h </w:instrText>
      </w:r>
      <w:r w:rsidR="00100A17">
        <w:fldChar w:fldCharType="separate"/>
      </w:r>
      <w:r w:rsidR="00100A17">
        <w:t xml:space="preserve">Figure </w:t>
      </w:r>
      <w:r w:rsidR="00100A17">
        <w:rPr>
          <w:noProof/>
        </w:rPr>
        <w:t>4</w:t>
      </w:r>
      <w:r w:rsidR="00100A17">
        <w:fldChar w:fldCharType="end"/>
      </w:r>
      <w:r>
        <w:t>, separate virtual machines are used to host the CDR-</w:t>
      </w:r>
      <w:r w:rsidR="003B4E69">
        <w:t>DS,</w:t>
      </w:r>
      <w:r w:rsidR="00056BA7">
        <w:t xml:space="preserve"> </w:t>
      </w:r>
      <w:r>
        <w:t>CDR-AR, and the Apache front-end.  Both CDR-DS and CDR-AR share a common instance of Oracle</w:t>
      </w:r>
      <w:r w:rsidR="00BB2E39">
        <w:t>.  They only communicate through changes in the Oracle tables.</w:t>
      </w:r>
      <w:r w:rsidR="00660B9B" w:rsidRPr="00660B9B">
        <w:t xml:space="preserve"> Because </w:t>
      </w:r>
      <w:r w:rsidR="00100A17" w:rsidRPr="00660B9B">
        <w:t>there</w:t>
      </w:r>
      <w:r w:rsidR="00660B9B" w:rsidRPr="00660B9B">
        <w:t xml:space="preserve"> is no OLAP-type fun</w:t>
      </w:r>
      <w:r w:rsidR="00660B9B">
        <w:t>ctionality in the AR version, d</w:t>
      </w:r>
      <w:r w:rsidR="00660B9B" w:rsidRPr="00660B9B">
        <w:t>atabase demands are low; there is no substantial impact to the us</w:t>
      </w:r>
      <w:r w:rsidR="00660B9B">
        <w:t>ers in sharing Oracle instances and there is a requirement for reports to be up-to-date.</w:t>
      </w:r>
    </w:p>
    <w:p w:rsidR="00BB2E39" w:rsidRDefault="00BB2E39" w:rsidP="00BB2E39">
      <w:r>
        <w:t xml:space="preserve">The SMTP Mail server is a shared mail server for </w:t>
      </w:r>
      <w:r w:rsidR="0040026F">
        <w:t>all of NIH</w:t>
      </w:r>
      <w:r>
        <w:t>, and is not dedicated to CDR activities.</w:t>
      </w:r>
    </w:p>
    <w:p w:rsidR="00BB2E39" w:rsidRPr="00B922E1" w:rsidRDefault="00BB2E39" w:rsidP="004C119D">
      <w:r w:rsidRPr="003E2FB5">
        <w:t xml:space="preserve">To better understand the computational power necessary for the CDR working with the current user load, </w:t>
      </w:r>
      <w:r w:rsidR="004C119D">
        <w:fldChar w:fldCharType="begin"/>
      </w:r>
      <w:r w:rsidR="004C119D">
        <w:instrText xml:space="preserve"> REF _Ref435192735 \h </w:instrText>
      </w:r>
      <w:r w:rsidR="004C119D">
        <w:fldChar w:fldCharType="separate"/>
      </w:r>
      <w:r w:rsidR="00702208">
        <w:t xml:space="preserve">Figure </w:t>
      </w:r>
      <w:r w:rsidR="00702208">
        <w:rPr>
          <w:noProof/>
        </w:rPr>
        <w:t>5</w:t>
      </w:r>
      <w:r w:rsidR="004C119D">
        <w:fldChar w:fldCharType="end"/>
      </w:r>
      <w:r w:rsidR="00660B9B">
        <w:t xml:space="preserve"> </w:t>
      </w:r>
      <w:r w:rsidRPr="003E2FB5">
        <w:t xml:space="preserve">shows the current virtual machine configurations for the dedicated resources.  As the scope of CDR </w:t>
      </w:r>
      <w:r w:rsidR="00056BA7" w:rsidRPr="003E2FB5">
        <w:t>activities</w:t>
      </w:r>
      <w:r w:rsidRPr="003E2FB5">
        <w:t xml:space="preserve"> grows, the virtual machines can be reconfigured, addi</w:t>
      </w:r>
      <w:r w:rsidR="004C119D">
        <w:t>ng</w:t>
      </w:r>
      <w:r w:rsidRPr="003E2FB5">
        <w:t xml:space="preserve"> resources </w:t>
      </w:r>
      <w:r w:rsidR="004C119D">
        <w:t xml:space="preserve">(memory, processors) </w:t>
      </w:r>
      <w:r w:rsidRPr="003E2FB5">
        <w:t>without the need for software updates.</w:t>
      </w:r>
    </w:p>
    <w:p w:rsidR="00BB2E39" w:rsidRPr="008D7614" w:rsidRDefault="00BB2E39" w:rsidP="00BB2E39"/>
    <w:p w:rsidR="003E5420" w:rsidRDefault="00AC1739" w:rsidP="003E5420">
      <w:pPr>
        <w:pStyle w:val="BodyText"/>
        <w:keepNext/>
      </w:pPr>
      <w:r>
        <w:rPr>
          <w:noProof/>
        </w:rPr>
        <w:lastRenderedPageBreak/>
        <w:drawing>
          <wp:inline distT="0" distB="0" distL="0" distR="0" wp14:anchorId="33064D0E" wp14:editId="13C6D85F">
            <wp:extent cx="5505450" cy="2602737"/>
            <wp:effectExtent l="19050" t="19050" r="19050" b="26670"/>
            <wp:docPr id="28" name="Picture 28" descr="I:\CDR\Documentation\CDR architecture 08-Aug-2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DR\Documentation\CDR architecture 08-Aug-201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602737"/>
                    </a:xfrm>
                    <a:prstGeom prst="rect">
                      <a:avLst/>
                    </a:prstGeom>
                    <a:noFill/>
                    <a:ln w="19050">
                      <a:solidFill>
                        <a:schemeClr val="tx1"/>
                      </a:solidFill>
                    </a:ln>
                  </pic:spPr>
                </pic:pic>
              </a:graphicData>
            </a:graphic>
          </wp:inline>
        </w:drawing>
      </w:r>
    </w:p>
    <w:p w:rsidR="009956E4" w:rsidRDefault="003E5420" w:rsidP="008B4263">
      <w:pPr>
        <w:pStyle w:val="Caption"/>
      </w:pPr>
      <w:bookmarkStart w:id="62" w:name="_Ref430250791"/>
      <w:bookmarkStart w:id="63" w:name="_Toc435195090"/>
      <w:r>
        <w:t xml:space="preserve">Figure </w:t>
      </w:r>
      <w:r w:rsidR="00C05156">
        <w:fldChar w:fldCharType="begin"/>
      </w:r>
      <w:r w:rsidR="00C05156">
        <w:instrText xml:space="preserve"> SEQ Figure \* ARABIC </w:instrText>
      </w:r>
      <w:r w:rsidR="00C05156">
        <w:fldChar w:fldCharType="separate"/>
      </w:r>
      <w:r w:rsidR="00702208">
        <w:t>4</w:t>
      </w:r>
      <w:r w:rsidR="00C05156">
        <w:fldChar w:fldCharType="end"/>
      </w:r>
      <w:bookmarkEnd w:id="62"/>
      <w:r>
        <w:t xml:space="preserve">- </w:t>
      </w:r>
      <w:r w:rsidRPr="004E7297">
        <w:t>Virtual Machine Network Architecture</w:t>
      </w:r>
      <w:bookmarkEnd w:id="63"/>
    </w:p>
    <w:p w:rsidR="00BB2E39" w:rsidRPr="009774FB" w:rsidRDefault="00BB2E39" w:rsidP="00BB2E39"/>
    <w:tbl>
      <w:tblPr>
        <w:tblStyle w:val="TableGrid"/>
        <w:tblW w:w="0" w:type="auto"/>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12"/>
        <w:gridCol w:w="1294"/>
        <w:gridCol w:w="2610"/>
        <w:gridCol w:w="2216"/>
      </w:tblGrid>
      <w:tr w:rsidR="00FA5E9E" w:rsidRPr="000F65CA" w:rsidTr="00660B9B">
        <w:trPr>
          <w:trHeight w:val="645"/>
        </w:trPr>
        <w:tc>
          <w:tcPr>
            <w:tcW w:w="2412" w:type="dxa"/>
          </w:tcPr>
          <w:p w:rsidR="00FA5E9E" w:rsidRPr="00080DD8" w:rsidRDefault="00FA5E9E" w:rsidP="00660B9B">
            <w:pPr>
              <w:pStyle w:val="BodyText"/>
              <w:keepNext/>
              <w:keepLines/>
              <w:ind w:left="-36"/>
              <w:jc w:val="center"/>
              <w:rPr>
                <w:rFonts w:ascii="Arial" w:hAnsi="Arial" w:cs="Arial"/>
                <w:b/>
              </w:rPr>
            </w:pPr>
            <w:r w:rsidRPr="00080DD8">
              <w:rPr>
                <w:rFonts w:ascii="Arial" w:hAnsi="Arial" w:cs="Arial"/>
                <w:b/>
              </w:rPr>
              <w:t>VMWare ESX Host</w:t>
            </w:r>
          </w:p>
        </w:tc>
        <w:tc>
          <w:tcPr>
            <w:tcW w:w="1294" w:type="dxa"/>
          </w:tcPr>
          <w:p w:rsidR="00FA5E9E" w:rsidRPr="00080DD8" w:rsidRDefault="00FA5E9E" w:rsidP="00660B9B">
            <w:pPr>
              <w:keepNext/>
              <w:keepLines/>
              <w:ind w:left="72"/>
              <w:jc w:val="center"/>
              <w:rPr>
                <w:rFonts w:ascii="Arial" w:hAnsi="Arial" w:cs="Arial"/>
                <w:b/>
              </w:rPr>
            </w:pPr>
            <w:r w:rsidRPr="00080DD8">
              <w:rPr>
                <w:rFonts w:ascii="Arial" w:hAnsi="Arial" w:cs="Arial"/>
                <w:b/>
              </w:rPr>
              <w:t>RAM</w:t>
            </w:r>
          </w:p>
        </w:tc>
        <w:tc>
          <w:tcPr>
            <w:tcW w:w="2610" w:type="dxa"/>
          </w:tcPr>
          <w:p w:rsidR="00FA5E9E" w:rsidRPr="00080DD8" w:rsidRDefault="00FA5E9E" w:rsidP="00660B9B">
            <w:pPr>
              <w:keepNext/>
              <w:keepLines/>
              <w:ind w:left="128"/>
              <w:jc w:val="center"/>
              <w:rPr>
                <w:rFonts w:ascii="Arial" w:hAnsi="Arial" w:cs="Arial"/>
                <w:b/>
              </w:rPr>
            </w:pPr>
            <w:r w:rsidRPr="00080DD8">
              <w:rPr>
                <w:rFonts w:ascii="Arial" w:hAnsi="Arial" w:cs="Arial"/>
                <w:b/>
              </w:rPr>
              <w:t>CPU</w:t>
            </w:r>
          </w:p>
        </w:tc>
        <w:tc>
          <w:tcPr>
            <w:tcW w:w="2216" w:type="dxa"/>
          </w:tcPr>
          <w:p w:rsidR="00FA5E9E" w:rsidRPr="00080DD8" w:rsidRDefault="00FA5E9E" w:rsidP="00660B9B">
            <w:pPr>
              <w:keepNext/>
              <w:keepLines/>
              <w:ind w:left="128"/>
              <w:jc w:val="center"/>
              <w:rPr>
                <w:rFonts w:ascii="Arial" w:hAnsi="Arial" w:cs="Arial"/>
                <w:b/>
              </w:rPr>
            </w:pPr>
            <w:r w:rsidRPr="00080DD8">
              <w:rPr>
                <w:rFonts w:ascii="Arial" w:hAnsi="Arial" w:cs="Arial"/>
                <w:b/>
              </w:rPr>
              <w:t>Disk storage capacity</w:t>
            </w:r>
          </w:p>
        </w:tc>
      </w:tr>
      <w:tr w:rsidR="00FA5E9E" w:rsidRPr="000F65CA" w:rsidTr="00660B9B">
        <w:tc>
          <w:tcPr>
            <w:tcW w:w="2412" w:type="dxa"/>
            <w:shd w:val="clear" w:color="auto" w:fill="auto"/>
          </w:tcPr>
          <w:p w:rsidR="00FA5E9E" w:rsidRPr="000F65CA" w:rsidRDefault="000E0151" w:rsidP="00660B9B">
            <w:pPr>
              <w:keepNext/>
              <w:keepLines/>
              <w:rPr>
                <w:sz w:val="20"/>
                <w:szCs w:val="20"/>
              </w:rPr>
            </w:pPr>
            <w:r>
              <w:rPr>
                <w:sz w:val="20"/>
                <w:szCs w:val="20"/>
              </w:rPr>
              <w:t>CDR-DS</w:t>
            </w:r>
          </w:p>
        </w:tc>
        <w:tc>
          <w:tcPr>
            <w:tcW w:w="1294" w:type="dxa"/>
            <w:shd w:val="clear" w:color="auto" w:fill="auto"/>
          </w:tcPr>
          <w:p w:rsidR="00FA5E9E" w:rsidRPr="000F65CA" w:rsidRDefault="000F65CA" w:rsidP="00660B9B">
            <w:pPr>
              <w:keepNext/>
              <w:keepLines/>
              <w:ind w:left="72"/>
              <w:rPr>
                <w:sz w:val="20"/>
                <w:szCs w:val="20"/>
              </w:rPr>
            </w:pPr>
            <w:r w:rsidRPr="000F65CA">
              <w:rPr>
                <w:sz w:val="20"/>
                <w:szCs w:val="20"/>
              </w:rPr>
              <w:t>4096 MB</w:t>
            </w:r>
          </w:p>
        </w:tc>
        <w:tc>
          <w:tcPr>
            <w:tcW w:w="2610" w:type="dxa"/>
            <w:shd w:val="clear" w:color="auto" w:fill="auto"/>
          </w:tcPr>
          <w:p w:rsidR="00FA5E9E" w:rsidRPr="000F65CA" w:rsidRDefault="00FA5E9E" w:rsidP="00660B9B">
            <w:pPr>
              <w:keepNext/>
              <w:keepLines/>
              <w:ind w:left="128"/>
              <w:rPr>
                <w:sz w:val="20"/>
                <w:szCs w:val="20"/>
              </w:rPr>
            </w:pPr>
            <w:r w:rsidRPr="000F65CA">
              <w:rPr>
                <w:sz w:val="20"/>
                <w:szCs w:val="20"/>
              </w:rPr>
              <w:t>2</w:t>
            </w:r>
            <w:r w:rsidR="000F65CA" w:rsidRPr="000F65CA">
              <w:rPr>
                <w:sz w:val="20"/>
                <w:szCs w:val="20"/>
              </w:rPr>
              <w:t xml:space="preserve"> </w:t>
            </w:r>
            <w:r w:rsidR="00606B8B">
              <w:rPr>
                <w:sz w:val="20"/>
                <w:szCs w:val="20"/>
              </w:rPr>
              <w:t xml:space="preserve">- </w:t>
            </w:r>
            <w:r w:rsidR="000F65CA" w:rsidRPr="000F65CA">
              <w:rPr>
                <w:sz w:val="20"/>
                <w:szCs w:val="20"/>
              </w:rPr>
              <w:t>Westmere Xeon Core i7</w:t>
            </w:r>
          </w:p>
        </w:tc>
        <w:tc>
          <w:tcPr>
            <w:tcW w:w="2216" w:type="dxa"/>
            <w:shd w:val="clear" w:color="auto" w:fill="auto"/>
          </w:tcPr>
          <w:p w:rsidR="00FA5E9E" w:rsidRPr="000F65CA" w:rsidRDefault="000E0151" w:rsidP="00660B9B">
            <w:pPr>
              <w:keepNext/>
              <w:keepLines/>
              <w:ind w:left="128"/>
              <w:jc w:val="left"/>
              <w:rPr>
                <w:sz w:val="20"/>
                <w:szCs w:val="20"/>
              </w:rPr>
            </w:pPr>
            <w:r>
              <w:rPr>
                <w:sz w:val="20"/>
                <w:szCs w:val="20"/>
              </w:rPr>
              <w:t>68 GB</w:t>
            </w:r>
          </w:p>
        </w:tc>
      </w:tr>
      <w:tr w:rsidR="000E0151" w:rsidRPr="000F65CA" w:rsidTr="00660B9B">
        <w:tc>
          <w:tcPr>
            <w:tcW w:w="2412" w:type="dxa"/>
            <w:shd w:val="clear" w:color="auto" w:fill="auto"/>
          </w:tcPr>
          <w:p w:rsidR="000E0151" w:rsidRDefault="000E0151" w:rsidP="00660B9B">
            <w:pPr>
              <w:keepNext/>
              <w:keepLines/>
              <w:rPr>
                <w:sz w:val="20"/>
                <w:szCs w:val="20"/>
              </w:rPr>
            </w:pPr>
            <w:r>
              <w:rPr>
                <w:sz w:val="20"/>
                <w:szCs w:val="20"/>
              </w:rPr>
              <w:t>CDR-AR</w:t>
            </w:r>
          </w:p>
        </w:tc>
        <w:tc>
          <w:tcPr>
            <w:tcW w:w="1294" w:type="dxa"/>
            <w:shd w:val="clear" w:color="auto" w:fill="auto"/>
          </w:tcPr>
          <w:p w:rsidR="000E0151" w:rsidRPr="000F65CA" w:rsidRDefault="000E0151" w:rsidP="00660B9B">
            <w:pPr>
              <w:keepNext/>
              <w:keepLines/>
              <w:ind w:left="72"/>
              <w:rPr>
                <w:sz w:val="20"/>
                <w:szCs w:val="20"/>
              </w:rPr>
            </w:pPr>
            <w:r>
              <w:rPr>
                <w:sz w:val="20"/>
                <w:szCs w:val="20"/>
              </w:rPr>
              <w:t>4096 MB</w:t>
            </w:r>
          </w:p>
        </w:tc>
        <w:tc>
          <w:tcPr>
            <w:tcW w:w="2610" w:type="dxa"/>
            <w:shd w:val="clear" w:color="auto" w:fill="auto"/>
          </w:tcPr>
          <w:p w:rsidR="000E0151" w:rsidRPr="000F65CA" w:rsidRDefault="000E0151" w:rsidP="00660B9B">
            <w:pPr>
              <w:keepNext/>
              <w:keepLines/>
              <w:ind w:left="128"/>
              <w:rPr>
                <w:sz w:val="20"/>
                <w:szCs w:val="20"/>
              </w:rPr>
            </w:pPr>
            <w:r>
              <w:rPr>
                <w:sz w:val="20"/>
                <w:szCs w:val="20"/>
              </w:rPr>
              <w:t>2</w:t>
            </w:r>
            <w:r w:rsidR="00606B8B">
              <w:rPr>
                <w:sz w:val="20"/>
                <w:szCs w:val="20"/>
              </w:rPr>
              <w:t xml:space="preserve"> - </w:t>
            </w:r>
            <w:r>
              <w:rPr>
                <w:sz w:val="20"/>
                <w:szCs w:val="20"/>
              </w:rPr>
              <w:t>Westmere Xeon Core i7</w:t>
            </w:r>
          </w:p>
        </w:tc>
        <w:tc>
          <w:tcPr>
            <w:tcW w:w="2216" w:type="dxa"/>
            <w:shd w:val="clear" w:color="auto" w:fill="auto"/>
          </w:tcPr>
          <w:p w:rsidR="000E0151" w:rsidRDefault="000E0151" w:rsidP="00660B9B">
            <w:pPr>
              <w:keepNext/>
              <w:keepLines/>
              <w:ind w:left="128"/>
              <w:jc w:val="left"/>
              <w:rPr>
                <w:sz w:val="20"/>
                <w:szCs w:val="20"/>
              </w:rPr>
            </w:pPr>
            <w:r>
              <w:rPr>
                <w:sz w:val="20"/>
                <w:szCs w:val="20"/>
              </w:rPr>
              <w:t>72 GB</w:t>
            </w:r>
          </w:p>
        </w:tc>
      </w:tr>
      <w:tr w:rsidR="000E0151" w:rsidRPr="000F65CA" w:rsidTr="00660B9B">
        <w:tc>
          <w:tcPr>
            <w:tcW w:w="2412" w:type="dxa"/>
            <w:shd w:val="clear" w:color="auto" w:fill="auto"/>
          </w:tcPr>
          <w:p w:rsidR="000E0151" w:rsidRDefault="00340E95" w:rsidP="00FC2BA8">
            <w:pPr>
              <w:keepNext/>
              <w:keepLines/>
              <w:rPr>
                <w:sz w:val="20"/>
                <w:szCs w:val="20"/>
              </w:rPr>
            </w:pPr>
            <w:r>
              <w:rPr>
                <w:sz w:val="20"/>
                <w:szCs w:val="20"/>
              </w:rPr>
              <w:t>Apache</w:t>
            </w:r>
          </w:p>
        </w:tc>
        <w:tc>
          <w:tcPr>
            <w:tcW w:w="1294" w:type="dxa"/>
            <w:shd w:val="clear" w:color="auto" w:fill="auto"/>
          </w:tcPr>
          <w:p w:rsidR="000E0151" w:rsidRDefault="000E0151" w:rsidP="00660B9B">
            <w:pPr>
              <w:keepNext/>
              <w:keepLines/>
              <w:ind w:left="72"/>
              <w:rPr>
                <w:sz w:val="20"/>
                <w:szCs w:val="20"/>
              </w:rPr>
            </w:pPr>
            <w:r>
              <w:rPr>
                <w:sz w:val="20"/>
                <w:szCs w:val="20"/>
              </w:rPr>
              <w:t>2048 MB</w:t>
            </w:r>
          </w:p>
        </w:tc>
        <w:tc>
          <w:tcPr>
            <w:tcW w:w="2610" w:type="dxa"/>
            <w:shd w:val="clear" w:color="auto" w:fill="auto"/>
          </w:tcPr>
          <w:p w:rsidR="000E0151" w:rsidRDefault="000E0151" w:rsidP="00660B9B">
            <w:pPr>
              <w:keepNext/>
              <w:keepLines/>
              <w:ind w:left="128"/>
              <w:rPr>
                <w:sz w:val="20"/>
                <w:szCs w:val="20"/>
              </w:rPr>
            </w:pPr>
            <w:r>
              <w:rPr>
                <w:sz w:val="20"/>
                <w:szCs w:val="20"/>
              </w:rPr>
              <w:t>1</w:t>
            </w:r>
            <w:r w:rsidR="00606B8B">
              <w:rPr>
                <w:sz w:val="20"/>
                <w:szCs w:val="20"/>
              </w:rPr>
              <w:t xml:space="preserve"> - </w:t>
            </w:r>
            <w:r>
              <w:rPr>
                <w:sz w:val="20"/>
                <w:szCs w:val="20"/>
              </w:rPr>
              <w:t>Westmere Xeon Core i7</w:t>
            </w:r>
          </w:p>
        </w:tc>
        <w:tc>
          <w:tcPr>
            <w:tcW w:w="2216" w:type="dxa"/>
            <w:shd w:val="clear" w:color="auto" w:fill="auto"/>
          </w:tcPr>
          <w:p w:rsidR="000E0151" w:rsidRDefault="000E0151" w:rsidP="00660B9B">
            <w:pPr>
              <w:keepNext/>
              <w:keepLines/>
              <w:ind w:left="128"/>
              <w:jc w:val="left"/>
              <w:rPr>
                <w:sz w:val="20"/>
                <w:szCs w:val="20"/>
              </w:rPr>
            </w:pPr>
            <w:r>
              <w:rPr>
                <w:sz w:val="20"/>
                <w:szCs w:val="20"/>
              </w:rPr>
              <w:t>15 GB</w:t>
            </w:r>
          </w:p>
        </w:tc>
      </w:tr>
      <w:tr w:rsidR="00660B9B" w:rsidRPr="000F65CA" w:rsidTr="00660B9B">
        <w:tc>
          <w:tcPr>
            <w:tcW w:w="2412" w:type="dxa"/>
            <w:shd w:val="clear" w:color="auto" w:fill="auto"/>
          </w:tcPr>
          <w:p w:rsidR="00660B9B" w:rsidRDefault="00660B9B" w:rsidP="00FC2BA8">
            <w:pPr>
              <w:keepNext/>
              <w:keepLines/>
              <w:rPr>
                <w:sz w:val="20"/>
                <w:szCs w:val="20"/>
              </w:rPr>
            </w:pPr>
            <w:r>
              <w:rPr>
                <w:sz w:val="20"/>
                <w:szCs w:val="20"/>
              </w:rPr>
              <w:t>Oracle Instance</w:t>
            </w:r>
          </w:p>
        </w:tc>
        <w:tc>
          <w:tcPr>
            <w:tcW w:w="1294" w:type="dxa"/>
            <w:shd w:val="clear" w:color="auto" w:fill="auto"/>
          </w:tcPr>
          <w:p w:rsidR="00660B9B" w:rsidRDefault="00660B9B" w:rsidP="00660B9B">
            <w:pPr>
              <w:keepNext/>
              <w:keepLines/>
              <w:ind w:left="72"/>
              <w:rPr>
                <w:sz w:val="20"/>
                <w:szCs w:val="20"/>
              </w:rPr>
            </w:pPr>
            <w:del w:id="64" w:author="Author">
              <w:r w:rsidDel="000F3F9F">
                <w:rPr>
                  <w:sz w:val="20"/>
                  <w:szCs w:val="20"/>
                </w:rPr>
                <w:delText>4096 MB</w:delText>
              </w:r>
            </w:del>
          </w:p>
        </w:tc>
        <w:tc>
          <w:tcPr>
            <w:tcW w:w="2610" w:type="dxa"/>
            <w:shd w:val="clear" w:color="auto" w:fill="auto"/>
          </w:tcPr>
          <w:p w:rsidR="00660B9B" w:rsidRDefault="00660B9B" w:rsidP="00660B9B">
            <w:pPr>
              <w:keepNext/>
              <w:keepLines/>
              <w:ind w:left="128"/>
              <w:rPr>
                <w:sz w:val="20"/>
                <w:szCs w:val="20"/>
              </w:rPr>
            </w:pPr>
            <w:del w:id="65" w:author="Author">
              <w:r w:rsidRPr="000F65CA" w:rsidDel="000F3F9F">
                <w:rPr>
                  <w:sz w:val="20"/>
                  <w:szCs w:val="20"/>
                </w:rPr>
                <w:delText xml:space="preserve">2 </w:delText>
              </w:r>
              <w:r w:rsidDel="000F3F9F">
                <w:rPr>
                  <w:sz w:val="20"/>
                  <w:szCs w:val="20"/>
                </w:rPr>
                <w:delText xml:space="preserve">- </w:delText>
              </w:r>
              <w:r w:rsidRPr="000F65CA" w:rsidDel="000F3F9F">
                <w:rPr>
                  <w:sz w:val="20"/>
                  <w:szCs w:val="20"/>
                </w:rPr>
                <w:delText>Westmere Xeon Core i7</w:delText>
              </w:r>
            </w:del>
          </w:p>
        </w:tc>
        <w:tc>
          <w:tcPr>
            <w:tcW w:w="2216" w:type="dxa"/>
            <w:shd w:val="clear" w:color="auto" w:fill="auto"/>
          </w:tcPr>
          <w:p w:rsidR="00660B9B" w:rsidRDefault="00660B9B" w:rsidP="00660B9B">
            <w:pPr>
              <w:keepNext/>
              <w:keepLines/>
              <w:ind w:left="128"/>
              <w:rPr>
                <w:sz w:val="20"/>
                <w:szCs w:val="20"/>
              </w:rPr>
            </w:pPr>
          </w:p>
        </w:tc>
      </w:tr>
    </w:tbl>
    <w:p w:rsidR="003E5420" w:rsidRDefault="003E5420" w:rsidP="008B4263">
      <w:pPr>
        <w:pStyle w:val="Caption"/>
      </w:pPr>
      <w:bookmarkStart w:id="66" w:name="_Ref435192735"/>
      <w:bookmarkStart w:id="67" w:name="_Toc435195091"/>
      <w:bookmarkStart w:id="68" w:name="_Ref395699661"/>
      <w:r>
        <w:t xml:space="preserve">Figure </w:t>
      </w:r>
      <w:r w:rsidR="00C05156">
        <w:fldChar w:fldCharType="begin"/>
      </w:r>
      <w:r w:rsidR="00C05156">
        <w:instrText xml:space="preserve"> SEQ Figure \* ARABIC </w:instrText>
      </w:r>
      <w:r w:rsidR="00C05156">
        <w:fldChar w:fldCharType="separate"/>
      </w:r>
      <w:r w:rsidR="00702208">
        <w:t>5</w:t>
      </w:r>
      <w:r w:rsidR="00C05156">
        <w:fldChar w:fldCharType="end"/>
      </w:r>
      <w:bookmarkEnd w:id="66"/>
      <w:r>
        <w:t xml:space="preserve">- </w:t>
      </w:r>
      <w:r w:rsidRPr="007A5C02">
        <w:t>Current VM Configurations</w:t>
      </w:r>
      <w:bookmarkEnd w:id="67"/>
    </w:p>
    <w:p w:rsidR="00786E9C" w:rsidRPr="00D34EC0" w:rsidRDefault="00786E9C" w:rsidP="00786E9C">
      <w:pPr>
        <w:pStyle w:val="Heading2"/>
        <w:rPr>
          <w:rFonts w:ascii="Arial" w:hAnsi="Arial" w:cs="Arial"/>
        </w:rPr>
      </w:pPr>
      <w:bookmarkStart w:id="69" w:name="_Toc180482600"/>
      <w:bookmarkStart w:id="70" w:name="_Toc197060753"/>
      <w:bookmarkStart w:id="71" w:name="_Toc237402961"/>
      <w:bookmarkStart w:id="72" w:name="_Ref395692821"/>
      <w:bookmarkStart w:id="73" w:name="_Ref395692868"/>
      <w:bookmarkStart w:id="74" w:name="_Ref395692876"/>
      <w:bookmarkStart w:id="75" w:name="_Ref395692890"/>
      <w:bookmarkStart w:id="76" w:name="_Ref395692898"/>
      <w:bookmarkStart w:id="77" w:name="_Toc422236934"/>
      <w:bookmarkStart w:id="78" w:name="_Toc435195064"/>
      <w:bookmarkEnd w:id="68"/>
      <w:r w:rsidRPr="00D34EC0">
        <w:rPr>
          <w:rFonts w:ascii="Arial" w:hAnsi="Arial" w:cs="Arial"/>
        </w:rPr>
        <w:t>Software Architecture</w:t>
      </w:r>
      <w:bookmarkEnd w:id="69"/>
      <w:bookmarkEnd w:id="70"/>
      <w:bookmarkEnd w:id="71"/>
      <w:bookmarkEnd w:id="72"/>
      <w:bookmarkEnd w:id="73"/>
      <w:bookmarkEnd w:id="74"/>
      <w:bookmarkEnd w:id="75"/>
      <w:bookmarkEnd w:id="76"/>
      <w:bookmarkEnd w:id="77"/>
      <w:bookmarkEnd w:id="78"/>
    </w:p>
    <w:p w:rsidR="0022745F" w:rsidRDefault="0022745F" w:rsidP="00476A1E">
      <w:r>
        <w:t xml:space="preserve">Grails provides the software architecture as a framework shown in </w:t>
      </w:r>
      <w:r w:rsidR="00A058FC">
        <w:fldChar w:fldCharType="begin"/>
      </w:r>
      <w:r w:rsidR="00A058FC">
        <w:instrText xml:space="preserve"> REF _Ref422318887 \h </w:instrText>
      </w:r>
      <w:r w:rsidR="00A058FC">
        <w:fldChar w:fldCharType="separate"/>
      </w:r>
      <w:r w:rsidR="00702208" w:rsidRPr="003E2FB5">
        <w:t xml:space="preserve">Figure </w:t>
      </w:r>
      <w:r w:rsidR="00702208">
        <w:rPr>
          <w:noProof/>
        </w:rPr>
        <w:t>6</w:t>
      </w:r>
      <w:r w:rsidR="00A058FC">
        <w:fldChar w:fldCharType="end"/>
      </w:r>
      <w:r w:rsidR="00476A1E">
        <w:t xml:space="preserve"> and </w:t>
      </w:r>
      <w:r w:rsidR="00476A1E">
        <w:fldChar w:fldCharType="begin"/>
      </w:r>
      <w:r w:rsidR="00476A1E">
        <w:instrText xml:space="preserve"> REF _Ref422317596 \h </w:instrText>
      </w:r>
      <w:r w:rsidR="00476A1E">
        <w:fldChar w:fldCharType="separate"/>
      </w:r>
      <w:r w:rsidR="00702208" w:rsidRPr="003E2FB5">
        <w:t xml:space="preserve">Figure </w:t>
      </w:r>
      <w:r w:rsidR="00702208">
        <w:rPr>
          <w:noProof/>
        </w:rPr>
        <w:t>15</w:t>
      </w:r>
      <w:r w:rsidR="00476A1E">
        <w:fldChar w:fldCharType="end"/>
      </w:r>
      <w:r>
        <w:t xml:space="preserve">.  </w:t>
      </w:r>
      <w:r w:rsidR="00ED6CDC">
        <w:t xml:space="preserve">The definition of Grails is maintained at </w:t>
      </w:r>
      <w:hyperlink r:id="rId22" w:history="1">
        <w:r w:rsidR="00ED6CDC" w:rsidRPr="00476A1E">
          <w:rPr>
            <w:rStyle w:val="Hyperlink"/>
          </w:rPr>
          <w:t>http://grails.github.io/grails-doc/latest/guide/spring.html</w:t>
        </w:r>
      </w:hyperlink>
      <w:r w:rsidR="00ED6CDC" w:rsidRPr="00ED6CDC">
        <w:t xml:space="preserve"> </w:t>
      </w:r>
      <w:r w:rsidR="00ED6CDC">
        <w:t>.</w:t>
      </w:r>
      <w:r>
        <w:t>The compiled Grails language (Groovy) runs, like other Java languages, in a Java Virtual Machine.  For web applications, this Java Virtual Machine is shared with the Tomcat application container</w:t>
      </w:r>
      <w:r w:rsidR="00660B9B">
        <w:t>.</w:t>
      </w:r>
      <w:r>
        <w:t xml:space="preserve"> Spring supports elements of the enterprise service layer and interactive user interface, the Grails Object Relational Mapping (</w:t>
      </w:r>
      <w:r w:rsidR="00660B9B">
        <w:t>GORM</w:t>
      </w:r>
      <w:r>
        <w:t xml:space="preserve">), SiteMesh is </w:t>
      </w:r>
      <w:r w:rsidRPr="004125A7">
        <w:t>a decorator engine, support</w:t>
      </w:r>
      <w:r>
        <w:t>ing</w:t>
      </w:r>
      <w:r w:rsidRPr="004125A7">
        <w:t xml:space="preserve"> view layouts</w:t>
      </w:r>
      <w:r>
        <w:t xml:space="preserve"> in generating web page displays, and the web services maps various web actions to code specific for those events.</w:t>
      </w:r>
    </w:p>
    <w:p w:rsidR="0022745F" w:rsidRDefault="0022745F" w:rsidP="0022745F"/>
    <w:p w:rsidR="0022745F" w:rsidRDefault="0022745F" w:rsidP="0022745F">
      <w:pPr>
        <w:pStyle w:val="BodyText"/>
        <w:keepNext/>
        <w:jc w:val="center"/>
      </w:pPr>
      <w:r>
        <w:rPr>
          <w:noProof/>
        </w:rPr>
        <w:lastRenderedPageBreak/>
        <w:drawing>
          <wp:inline distT="0" distB="0" distL="0" distR="0" wp14:anchorId="3CD3B470" wp14:editId="20BDFBBD">
            <wp:extent cx="4610100" cy="1905000"/>
            <wp:effectExtent l="0" t="0" r="0" b="0"/>
            <wp:docPr id="295" name="Picture 295" descr="Grail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ils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1905000"/>
                    </a:xfrm>
                    <a:prstGeom prst="rect">
                      <a:avLst/>
                    </a:prstGeom>
                    <a:noFill/>
                    <a:ln>
                      <a:noFill/>
                    </a:ln>
                  </pic:spPr>
                </pic:pic>
              </a:graphicData>
            </a:graphic>
          </wp:inline>
        </w:drawing>
      </w:r>
    </w:p>
    <w:p w:rsidR="0022745F" w:rsidRPr="003E2FB5" w:rsidRDefault="0022745F" w:rsidP="008B4263">
      <w:pPr>
        <w:pStyle w:val="Caption"/>
      </w:pPr>
      <w:bookmarkStart w:id="79" w:name="_Ref422318887"/>
      <w:bookmarkStart w:id="80" w:name="_Toc435195092"/>
      <w:r w:rsidRPr="003E2FB5">
        <w:t xml:space="preserve">Figure </w:t>
      </w:r>
      <w:r w:rsidRPr="003E2FB5">
        <w:fldChar w:fldCharType="begin"/>
      </w:r>
      <w:r w:rsidRPr="003E2FB5">
        <w:instrText xml:space="preserve"> SEQ Figure \* ARABIC </w:instrText>
      </w:r>
      <w:r w:rsidRPr="003E2FB5">
        <w:fldChar w:fldCharType="separate"/>
      </w:r>
      <w:r w:rsidR="00702208">
        <w:t>6</w:t>
      </w:r>
      <w:r w:rsidRPr="003E2FB5">
        <w:fldChar w:fldCharType="end"/>
      </w:r>
      <w:bookmarkEnd w:id="79"/>
      <w:r w:rsidRPr="003E2FB5">
        <w:t>- Grails Framework Architecture</w:t>
      </w:r>
      <w:bookmarkEnd w:id="80"/>
    </w:p>
    <w:p w:rsidR="00BB3B15" w:rsidRPr="00BB3B15" w:rsidRDefault="00BB3B15" w:rsidP="008B4263">
      <w:pPr>
        <w:pStyle w:val="Heading2"/>
      </w:pPr>
      <w:bookmarkStart w:id="81" w:name="_Toc435195065"/>
      <w:r>
        <w:t>CDR Domain Class Model</w:t>
      </w:r>
      <w:bookmarkEnd w:id="81"/>
    </w:p>
    <w:p w:rsidR="00BB3B15" w:rsidRDefault="00BB3B15" w:rsidP="00BB3B15">
      <w:pPr>
        <w:pStyle w:val="PlainText"/>
        <w:rPr>
          <w:rFonts w:asciiTheme="minorHAnsi" w:hAnsiTheme="minorHAnsi" w:cs="Courier New"/>
        </w:rPr>
      </w:pPr>
      <w:r>
        <w:rPr>
          <w:rFonts w:asciiTheme="minorHAnsi" w:hAnsiTheme="minorHAnsi" w:cs="Courier New"/>
        </w:rPr>
        <w:t xml:space="preserve">The heart of the CDR </w:t>
      </w:r>
      <w:r w:rsidRPr="000F020E">
        <w:rPr>
          <w:rFonts w:asciiTheme="minorHAnsi" w:hAnsiTheme="minorHAnsi" w:cs="Courier New"/>
        </w:rPr>
        <w:t>is its domain mo</w:t>
      </w:r>
      <w:r>
        <w:rPr>
          <w:rFonts w:asciiTheme="minorHAnsi" w:hAnsiTheme="minorHAnsi" w:cs="Courier New"/>
        </w:rPr>
        <w:t xml:space="preserve">del, that is, the set of domain </w:t>
      </w:r>
      <w:r w:rsidRPr="000F020E">
        <w:rPr>
          <w:rFonts w:asciiTheme="minorHAnsi" w:hAnsiTheme="minorHAnsi" w:cs="Courier New"/>
        </w:rPr>
        <w:t>classes and their relationships.</w:t>
      </w:r>
      <w:r w:rsidRPr="005B76EC">
        <w:t xml:space="preserve"> </w:t>
      </w:r>
      <w:r>
        <w:rPr>
          <w:rFonts w:asciiTheme="minorHAnsi" w:hAnsiTheme="minorHAnsi" w:cs="Courier New"/>
        </w:rPr>
        <w:t>Domain classes</w:t>
      </w:r>
      <w:r w:rsidRPr="005B76EC">
        <w:rPr>
          <w:rFonts w:asciiTheme="minorHAnsi" w:hAnsiTheme="minorHAnsi" w:cs="Courier New"/>
        </w:rPr>
        <w:t xml:space="preserve"> hold </w:t>
      </w:r>
      <w:r>
        <w:rPr>
          <w:rFonts w:asciiTheme="minorHAnsi" w:hAnsiTheme="minorHAnsi" w:cs="Courier New"/>
        </w:rPr>
        <w:t xml:space="preserve">the </w:t>
      </w:r>
      <w:r w:rsidR="00351BAF">
        <w:rPr>
          <w:rFonts w:asciiTheme="minorHAnsi" w:hAnsiTheme="minorHAnsi" w:cs="Courier New"/>
        </w:rPr>
        <w:t>persistent objects in the database</w:t>
      </w:r>
      <w:r w:rsidRPr="005B76EC">
        <w:rPr>
          <w:rFonts w:asciiTheme="minorHAnsi" w:hAnsiTheme="minorHAnsi" w:cs="Courier New"/>
        </w:rPr>
        <w:t>. They are linked together through relationships; one-to-one, one-to-many, or many-to-many.</w:t>
      </w:r>
      <w:r w:rsidR="00660B9B">
        <w:rPr>
          <w:rFonts w:asciiTheme="minorHAnsi" w:hAnsiTheme="minorHAnsi" w:cs="Courier New"/>
        </w:rPr>
        <w:t xml:space="preserve">  In </w:t>
      </w:r>
      <w:r w:rsidR="00660B9B">
        <w:rPr>
          <w:rFonts w:asciiTheme="minorHAnsi" w:hAnsiTheme="minorHAnsi" w:cs="Courier New"/>
        </w:rPr>
        <w:fldChar w:fldCharType="begin"/>
      </w:r>
      <w:r w:rsidR="00660B9B" w:rsidRPr="00660B9B">
        <w:rPr>
          <w:rFonts w:asciiTheme="minorHAnsi" w:hAnsiTheme="minorHAnsi" w:cs="Courier New"/>
        </w:rPr>
        <w:instrText xml:space="preserve"> REF _Ref422318887 \h </w:instrText>
      </w:r>
      <w:r w:rsidR="00660B9B">
        <w:rPr>
          <w:rFonts w:asciiTheme="minorHAnsi" w:hAnsiTheme="minorHAnsi" w:cs="Courier New"/>
        </w:rPr>
        <w:instrText xml:space="preserve"> \* MERGEFORMAT </w:instrText>
      </w:r>
      <w:r w:rsidR="00660B9B">
        <w:rPr>
          <w:rFonts w:asciiTheme="minorHAnsi" w:hAnsiTheme="minorHAnsi" w:cs="Courier New"/>
        </w:rPr>
      </w:r>
      <w:r w:rsidR="00660B9B">
        <w:rPr>
          <w:rFonts w:asciiTheme="minorHAnsi" w:hAnsiTheme="minorHAnsi" w:cs="Courier New"/>
        </w:rPr>
        <w:fldChar w:fldCharType="separate"/>
      </w:r>
      <w:r w:rsidR="00702208" w:rsidRPr="00702208">
        <w:rPr>
          <w:rFonts w:asciiTheme="minorHAnsi" w:hAnsiTheme="minorHAnsi"/>
        </w:rPr>
        <w:t>Figure</w:t>
      </w:r>
      <w:r w:rsidR="00702208" w:rsidRPr="003E2FB5">
        <w:t xml:space="preserve"> </w:t>
      </w:r>
      <w:r w:rsidR="00702208">
        <w:t>6</w:t>
      </w:r>
      <w:r w:rsidR="00660B9B">
        <w:rPr>
          <w:rFonts w:asciiTheme="minorHAnsi" w:hAnsiTheme="minorHAnsi" w:cs="Courier New"/>
        </w:rPr>
        <w:fldChar w:fldCharType="end"/>
      </w:r>
      <w:r w:rsidR="00660B9B">
        <w:rPr>
          <w:rFonts w:asciiTheme="minorHAnsi" w:hAnsiTheme="minorHAnsi" w:cs="Courier New"/>
        </w:rPr>
        <w:t>, these domain classes reside in the Grails level.</w:t>
      </w:r>
    </w:p>
    <w:p w:rsidR="00BB3B15" w:rsidRPr="000F020E" w:rsidRDefault="00BB3B15" w:rsidP="00BB3B15">
      <w:pPr>
        <w:pStyle w:val="PlainText"/>
        <w:rPr>
          <w:rFonts w:asciiTheme="minorHAnsi" w:hAnsiTheme="minorHAnsi" w:cs="Courier New"/>
        </w:rPr>
      </w:pPr>
    </w:p>
    <w:p w:rsidR="00BB3B15" w:rsidRDefault="00BB3B15" w:rsidP="00BB3B15">
      <w:pPr>
        <w:pStyle w:val="PlainText"/>
        <w:rPr>
          <w:rFonts w:asciiTheme="minorHAnsi" w:hAnsiTheme="minorHAnsi" w:cs="Courier New"/>
        </w:rPr>
      </w:pPr>
      <w:r w:rsidRPr="000F020E">
        <w:rPr>
          <w:rFonts w:asciiTheme="minorHAnsi" w:hAnsiTheme="minorHAnsi" w:cs="Courier New"/>
        </w:rPr>
        <w:t>A domain class represents persistent data and, by defa</w:t>
      </w:r>
      <w:r>
        <w:rPr>
          <w:rFonts w:asciiTheme="minorHAnsi" w:hAnsiTheme="minorHAnsi" w:cs="Courier New"/>
        </w:rPr>
        <w:t xml:space="preserve">ult, </w:t>
      </w:r>
      <w:r w:rsidR="00351BAF">
        <w:rPr>
          <w:rFonts w:asciiTheme="minorHAnsi" w:hAnsiTheme="minorHAnsi" w:cs="Courier New"/>
        </w:rPr>
        <w:t xml:space="preserve">is </w:t>
      </w:r>
      <w:r>
        <w:rPr>
          <w:rFonts w:asciiTheme="minorHAnsi" w:hAnsiTheme="minorHAnsi" w:cs="Courier New"/>
        </w:rPr>
        <w:t xml:space="preserve">used to create </w:t>
      </w:r>
      <w:r w:rsidRPr="000F020E">
        <w:rPr>
          <w:rFonts w:asciiTheme="minorHAnsi" w:hAnsiTheme="minorHAnsi" w:cs="Courier New"/>
        </w:rPr>
        <w:t>a table in a database.</w:t>
      </w:r>
      <w:r>
        <w:rPr>
          <w:rFonts w:asciiTheme="minorHAnsi" w:hAnsiTheme="minorHAnsi" w:cs="Courier New"/>
        </w:rPr>
        <w:t xml:space="preserve">  The name of the domain class (the Model in MVC) is the same as the corresponding Controller and views.  The location of the file in the CDR directory structure, along with the domain class name, gives the intent of the code in a file.</w:t>
      </w:r>
      <w:r>
        <w:t xml:space="preserve"> One of the development benefits of G</w:t>
      </w:r>
      <w:r w:rsidRPr="002D3A7A">
        <w:rPr>
          <w:rFonts w:asciiTheme="minorHAnsi" w:hAnsiTheme="minorHAnsi" w:cs="Courier New"/>
        </w:rPr>
        <w:t xml:space="preserve">rails </w:t>
      </w:r>
      <w:r w:rsidR="00351BAF">
        <w:rPr>
          <w:rFonts w:asciiTheme="minorHAnsi" w:hAnsiTheme="minorHAnsi" w:cs="Courier New"/>
        </w:rPr>
        <w:t xml:space="preserve">is </w:t>
      </w:r>
      <w:r>
        <w:rPr>
          <w:rFonts w:asciiTheme="minorHAnsi" w:hAnsiTheme="minorHAnsi" w:cs="Courier New"/>
        </w:rPr>
        <w:t>that</w:t>
      </w:r>
      <w:r w:rsidRPr="002D3A7A">
        <w:rPr>
          <w:rFonts w:asciiTheme="minorHAnsi" w:hAnsiTheme="minorHAnsi" w:cs="Courier New"/>
        </w:rPr>
        <w:t>, by default, all the capabilities of a basic CRUD application</w:t>
      </w:r>
      <w:r>
        <w:rPr>
          <w:rFonts w:asciiTheme="minorHAnsi" w:hAnsiTheme="minorHAnsi" w:cs="Courier New"/>
        </w:rPr>
        <w:t xml:space="preserve"> are already available</w:t>
      </w:r>
      <w:r w:rsidRPr="002D3A7A">
        <w:rPr>
          <w:rFonts w:asciiTheme="minorHAnsi" w:hAnsiTheme="minorHAnsi" w:cs="Courier New"/>
        </w:rPr>
        <w:t xml:space="preserve">.  </w:t>
      </w:r>
      <w:r>
        <w:rPr>
          <w:rFonts w:asciiTheme="minorHAnsi" w:hAnsiTheme="minorHAnsi" w:cs="Courier New"/>
        </w:rPr>
        <w:t>When a</w:t>
      </w:r>
      <w:r w:rsidRPr="002D3A7A">
        <w:rPr>
          <w:rFonts w:asciiTheme="minorHAnsi" w:hAnsiTheme="minorHAnsi" w:cs="Courier New"/>
        </w:rPr>
        <w:t xml:space="preserve"> domain class</w:t>
      </w:r>
      <w:r>
        <w:rPr>
          <w:rFonts w:asciiTheme="minorHAnsi" w:hAnsiTheme="minorHAnsi" w:cs="Courier New"/>
        </w:rPr>
        <w:t xml:space="preserve"> is defined in NetBeans</w:t>
      </w:r>
      <w:r w:rsidRPr="002D3A7A">
        <w:rPr>
          <w:rFonts w:asciiTheme="minorHAnsi" w:hAnsiTheme="minorHAnsi" w:cs="Courier New"/>
        </w:rPr>
        <w:t>, right click on it, and choose “generate all</w:t>
      </w:r>
      <w:r>
        <w:rPr>
          <w:rFonts w:asciiTheme="minorHAnsi" w:hAnsiTheme="minorHAnsi" w:cs="Courier New"/>
        </w:rPr>
        <w:t>.</w:t>
      </w:r>
      <w:r w:rsidRPr="002D3A7A">
        <w:rPr>
          <w:rFonts w:asciiTheme="minorHAnsi" w:hAnsiTheme="minorHAnsi" w:cs="Courier New"/>
        </w:rPr>
        <w:t>”  Grails generate</w:t>
      </w:r>
      <w:r>
        <w:rPr>
          <w:rFonts w:asciiTheme="minorHAnsi" w:hAnsiTheme="minorHAnsi" w:cs="Courier New"/>
        </w:rPr>
        <w:t>s</w:t>
      </w:r>
      <w:r w:rsidRPr="002D3A7A">
        <w:rPr>
          <w:rFonts w:asciiTheme="minorHAnsi" w:hAnsiTheme="minorHAnsi" w:cs="Courier New"/>
        </w:rPr>
        <w:t xml:space="preserve"> the </w:t>
      </w:r>
      <w:r>
        <w:rPr>
          <w:rFonts w:asciiTheme="minorHAnsi" w:hAnsiTheme="minorHAnsi" w:cs="Courier New"/>
        </w:rPr>
        <w:t>C</w:t>
      </w:r>
      <w:r w:rsidRPr="002D3A7A">
        <w:rPr>
          <w:rFonts w:asciiTheme="minorHAnsi" w:hAnsiTheme="minorHAnsi" w:cs="Courier New"/>
        </w:rPr>
        <w:t>ontroller and default views for your domain class.</w:t>
      </w:r>
    </w:p>
    <w:p w:rsidR="00BB3B15" w:rsidRDefault="00BB3B15" w:rsidP="00BB3B15">
      <w:pPr>
        <w:pStyle w:val="PlainText"/>
        <w:rPr>
          <w:rFonts w:asciiTheme="minorHAnsi" w:hAnsiTheme="minorHAnsi" w:cs="Courier New"/>
        </w:rPr>
      </w:pPr>
    </w:p>
    <w:p w:rsidR="00BB3B15" w:rsidRPr="000F020E" w:rsidRDefault="00BB3B15" w:rsidP="00BB3B15">
      <w:pPr>
        <w:pStyle w:val="PlainText"/>
        <w:rPr>
          <w:rFonts w:asciiTheme="minorHAnsi" w:hAnsiTheme="minorHAnsi" w:cs="Courier New"/>
          <w:sz w:val="22"/>
          <w:szCs w:val="22"/>
        </w:rPr>
      </w:pPr>
      <w:r>
        <w:rPr>
          <w:rFonts w:asciiTheme="minorHAnsi" w:hAnsiTheme="minorHAnsi" w:cs="Courier New"/>
        </w:rPr>
        <w:t xml:space="preserve">Inside CDR, the term “data warehouse” has a particular meaning.  Commonly, a data warehouse incorporates </w:t>
      </w:r>
      <w:r w:rsidRPr="00EA365C">
        <w:rPr>
          <w:rFonts w:asciiTheme="minorHAnsi" w:hAnsiTheme="minorHAnsi" w:cs="Courier New"/>
        </w:rPr>
        <w:t>data accumulated from a wide range of sources within a company</w:t>
      </w:r>
      <w:r>
        <w:rPr>
          <w:rFonts w:asciiTheme="minorHAnsi" w:hAnsiTheme="minorHAnsi" w:cs="Courier New"/>
        </w:rPr>
        <w:t>,</w:t>
      </w:r>
      <w:r w:rsidRPr="00EA365C">
        <w:rPr>
          <w:rFonts w:asciiTheme="minorHAnsi" w:hAnsiTheme="minorHAnsi" w:cs="Courier New"/>
        </w:rPr>
        <w:t xml:space="preserve"> and used to guide management decisions</w:t>
      </w:r>
      <w:r>
        <w:rPr>
          <w:rFonts w:asciiTheme="minorHAnsi" w:hAnsiTheme="minorHAnsi" w:cs="Courier New"/>
        </w:rPr>
        <w:t>.  Inside CDR, the data warehouse does not collect data from sources outside the CDR, nor does it directly support management decisions.  The reporting done by CDR uses real-time data from a single instance of the database. To limit the complexity of database queries and reduce execution time of some reports, overnight jobs produce some information as a way to speed up reporting.</w:t>
      </w:r>
    </w:p>
    <w:p w:rsidR="00BB3B15" w:rsidRPr="000F020E" w:rsidRDefault="00BB3B15" w:rsidP="00BB3B15">
      <w:pPr>
        <w:pStyle w:val="PlainText"/>
        <w:rPr>
          <w:rFonts w:asciiTheme="minorHAnsi" w:hAnsiTheme="minorHAnsi" w:cs="Courier New"/>
          <w:sz w:val="22"/>
          <w:szCs w:val="22"/>
        </w:rPr>
      </w:pPr>
      <w:r w:rsidRPr="000F020E">
        <w:rPr>
          <w:rFonts w:asciiTheme="minorHAnsi" w:hAnsiTheme="minorHAnsi" w:cs="Courier New"/>
          <w:sz w:val="22"/>
          <w:szCs w:val="22"/>
        </w:rPr>
        <w:fldChar w:fldCharType="begin"/>
      </w:r>
      <w:r w:rsidRPr="000F020E">
        <w:rPr>
          <w:rFonts w:asciiTheme="minorHAnsi" w:hAnsiTheme="minorHAnsi" w:cs="Courier New"/>
          <w:sz w:val="22"/>
          <w:szCs w:val="22"/>
        </w:rPr>
        <w:instrText xml:space="preserve"> REF _Ref434586940 \h  \* MERGEFORMAT </w:instrText>
      </w:r>
      <w:r w:rsidRPr="000F020E">
        <w:rPr>
          <w:rFonts w:asciiTheme="minorHAnsi" w:hAnsiTheme="minorHAnsi" w:cs="Courier New"/>
          <w:sz w:val="22"/>
          <w:szCs w:val="22"/>
        </w:rPr>
      </w:r>
      <w:r w:rsidRPr="000F020E">
        <w:rPr>
          <w:rFonts w:asciiTheme="minorHAnsi" w:hAnsiTheme="minorHAnsi" w:cs="Courier New"/>
          <w:sz w:val="22"/>
          <w:szCs w:val="22"/>
        </w:rPr>
        <w:fldChar w:fldCharType="separate"/>
      </w:r>
      <w:r w:rsidR="00702208" w:rsidRPr="00702208">
        <w:rPr>
          <w:rFonts w:asciiTheme="minorHAnsi" w:hAnsiTheme="minorHAnsi"/>
          <w:sz w:val="22"/>
          <w:szCs w:val="22"/>
        </w:rPr>
        <w:t xml:space="preserve">Table </w:t>
      </w:r>
      <w:r w:rsidR="00702208" w:rsidRPr="00702208">
        <w:rPr>
          <w:rFonts w:asciiTheme="minorHAnsi" w:hAnsiTheme="minorHAnsi"/>
          <w:noProof/>
          <w:sz w:val="22"/>
          <w:szCs w:val="22"/>
        </w:rPr>
        <w:t>1</w:t>
      </w:r>
      <w:r w:rsidRPr="000F020E">
        <w:rPr>
          <w:rFonts w:asciiTheme="minorHAnsi" w:hAnsiTheme="minorHAnsi" w:cs="Courier New"/>
          <w:sz w:val="22"/>
          <w:szCs w:val="22"/>
        </w:rPr>
        <w:fldChar w:fldCharType="end"/>
      </w:r>
      <w:r>
        <w:rPr>
          <w:rFonts w:asciiTheme="minorHAnsi" w:hAnsiTheme="minorHAnsi" w:cs="Courier New"/>
          <w:sz w:val="22"/>
          <w:szCs w:val="22"/>
        </w:rPr>
        <w:t xml:space="preserve"> enumerates the domain classes making up the CDR, and gives a brief description.  </w:t>
      </w:r>
    </w:p>
    <w:p w:rsidR="00BB3B15" w:rsidRPr="000F020E" w:rsidRDefault="00BB3B15" w:rsidP="008B4263">
      <w:pPr>
        <w:pStyle w:val="Caption"/>
      </w:pPr>
      <w:bookmarkStart w:id="82" w:name="_Ref434586940"/>
      <w:bookmarkStart w:id="83" w:name="_Toc435195108"/>
      <w:r w:rsidRPr="000F020E">
        <w:t xml:space="preserve">Table </w:t>
      </w:r>
      <w:r>
        <w:fldChar w:fldCharType="begin"/>
      </w:r>
      <w:r>
        <w:instrText xml:space="preserve"> SEQ Table \* ARABIC </w:instrText>
      </w:r>
      <w:r>
        <w:fldChar w:fldCharType="separate"/>
      </w:r>
      <w:r w:rsidR="00702208">
        <w:t>1</w:t>
      </w:r>
      <w:r>
        <w:fldChar w:fldCharType="end"/>
      </w:r>
      <w:bookmarkEnd w:id="82"/>
      <w:r w:rsidRPr="000F020E">
        <w:t>- CDR Domain Classes</w:t>
      </w:r>
      <w:bookmarkEnd w:id="83"/>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869"/>
        <w:gridCol w:w="6707"/>
      </w:tblGrid>
      <w:tr w:rsidR="00BB3B15" w:rsidRPr="00FA095B" w:rsidTr="000B1248">
        <w:trPr>
          <w:tblHeader/>
        </w:trPr>
        <w:tc>
          <w:tcPr>
            <w:tcW w:w="2718" w:type="dxa"/>
            <w:shd w:val="clear" w:color="auto" w:fill="B2A1C7" w:themeFill="accent4" w:themeFillTint="99"/>
          </w:tcPr>
          <w:p w:rsidR="00BB3B15" w:rsidRPr="00FA095B" w:rsidRDefault="00BB3B15" w:rsidP="008B4263">
            <w:pPr>
              <w:pStyle w:val="PlainText"/>
              <w:ind w:left="180"/>
              <w:rPr>
                <w:rFonts w:asciiTheme="minorHAnsi" w:hAnsiTheme="minorHAnsi" w:cs="Courier New"/>
                <w:b/>
                <w:sz w:val="28"/>
                <w:szCs w:val="22"/>
              </w:rPr>
            </w:pPr>
            <w:r w:rsidRPr="00FA095B">
              <w:rPr>
                <w:rFonts w:asciiTheme="minorHAnsi" w:hAnsiTheme="minorHAnsi" w:cs="Courier New"/>
                <w:b/>
                <w:sz w:val="28"/>
                <w:szCs w:val="22"/>
              </w:rPr>
              <w:t>Domain Class</w:t>
            </w:r>
          </w:p>
        </w:tc>
        <w:tc>
          <w:tcPr>
            <w:tcW w:w="6735" w:type="dxa"/>
            <w:shd w:val="clear" w:color="auto" w:fill="B2A1C7" w:themeFill="accent4" w:themeFillTint="99"/>
          </w:tcPr>
          <w:p w:rsidR="00BB3B15" w:rsidRPr="00FA095B" w:rsidRDefault="00BB3B15" w:rsidP="008B4263">
            <w:pPr>
              <w:pStyle w:val="PlainText"/>
              <w:ind w:left="191"/>
              <w:rPr>
                <w:rFonts w:asciiTheme="minorHAnsi" w:hAnsiTheme="minorHAnsi" w:cs="Courier New"/>
                <w:b/>
                <w:sz w:val="28"/>
                <w:szCs w:val="22"/>
              </w:rPr>
            </w:pPr>
            <w:r w:rsidRPr="00FA095B">
              <w:rPr>
                <w:rFonts w:asciiTheme="minorHAnsi" w:hAnsiTheme="minorHAnsi" w:cs="Courier New"/>
                <w:b/>
                <w:sz w:val="28"/>
                <w:szCs w:val="22"/>
              </w:rPr>
              <w:t>Description</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accountAction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Implements the various actions needed when updating the capabilities/privileges/roles of CDR users.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accountStatus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Implements the reporting of accounts and their privileges/roles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applicationListing</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creation/display of lists of applications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appRequest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creation/display/edit/listing of users’ accounts, status, and applications associated with this user.</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appUsers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Extends CDR base class by Supports creation, activation/deactivation /role of users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bpvBloodForm</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use of the BPV study’s blood collection form, including various tables, displays, and user inputs to field values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bpvCaseQualityReview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creations/editing/listing/display of various factors used in the case quality review process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bpvClinicalDataEntry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creation/updating/listing/display of information related to the Clinical Data form</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bpvConsentEnrollment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creation/updating/listing/display of information related to </w:t>
            </w:r>
            <w:r>
              <w:rPr>
                <w:rFonts w:asciiTheme="minorHAnsi" w:hAnsiTheme="minorHAnsi" w:cs="Courier New"/>
                <w:sz w:val="22"/>
                <w:szCs w:val="22"/>
              </w:rPr>
              <w:lastRenderedPageBreak/>
              <w:t>the Consent for Enrollment form.  Consent is necessary before collections and related activities can proceed</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lastRenderedPageBreak/>
              <w:t>bpvElsiCrf</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the BPV </w:t>
            </w:r>
            <w:r w:rsidRPr="003C0CEE">
              <w:rPr>
                <w:rFonts w:asciiTheme="minorHAnsi" w:hAnsiTheme="minorHAnsi" w:cs="Courier New"/>
                <w:sz w:val="22"/>
                <w:szCs w:val="22"/>
              </w:rPr>
              <w:t>Ethical, Legal and Social Implications</w:t>
            </w:r>
            <w:r>
              <w:rPr>
                <w:rFonts w:asciiTheme="minorHAnsi" w:hAnsiTheme="minorHAnsi" w:cs="Courier New"/>
                <w:sz w:val="22"/>
                <w:szCs w:val="22"/>
              </w:rPr>
              <w:t xml:space="preserve"> form, used in the study of why or why not people participate in studies.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bpvLocalPathReview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pathology review done by the tissue source sites in BPV.</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bpvPrcPathReview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the independent pathology review done by the Pathology Review Center in BPV.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bpvScreeningEnrollment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information entry/updating/display of screening information for enrolling new (potential) participants in BPV.  This screening information is a critical part of determining the acceptability of a specific case.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bpvSixMonthFollowUp</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collection/display/updating of information gathered in the six-month post-collection timeframe.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bpvSlidePrep</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display/updating of information about the various processes used in turning collections into meaningful slides.  This includes staining and related activities.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bpvSurgeryAnesthesiaForm</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the display/recording of information about the types and quantities of anesthesia used on the patient during surgery.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bpvTissueForm</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display/recording of information about the number and types of tissues collected from a particular case in BPV.</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bpvTissueGrossEvaluation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display/recording of information entered by the local TSS pathologist, describing the macroscopic evaluation of the tissue.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bpvTissueProcessEmbed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processing and embedding of tissue in formalin fixed, paraffin embedded (FFPE) blocks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bpvTissueReceiptDissection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display/recording of information on the handling of tissue aliquots when received from the operating room</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bpvWorkSheet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data entry and barcode scanning with automatic timestamps as specimens are entered in the protocols for delay to fixation and time in fixative.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brainBankFeedback</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 and recording of information by the Miami Brain Bank on brains supplied by the GTEx study for their studies.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cahubAcceptable</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creation/display /editing of the acceptability of any tissue.  Acceptability is a function of many dimensions, including: acceptance in study, consent (e.g., not withdrawn), local pathology review, and PRC pathology review.</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cancerHistory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creation/display/editing of the cancer history of an individual participant and their family.</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candidateRecord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display/recording/editing  of initial information on a case, gathered before the patient is accepted into the study</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caseDw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various operations for processing the CDR data into meaningful aggregates in the limited data warehouse for reporting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caseQMSignature</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creation/display/editing of the Quality Manager review signoff, indicating that the case met the quality standards.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caseRecord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creation/display/editing of information about individual cases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caseReportForm</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the aggregation of information about clinical cases for </w:t>
            </w:r>
            <w:r>
              <w:rPr>
                <w:rFonts w:asciiTheme="minorHAnsi" w:hAnsiTheme="minorHAnsi" w:cs="Courier New"/>
                <w:sz w:val="22"/>
                <w:szCs w:val="22"/>
              </w:rPr>
              <w:lastRenderedPageBreak/>
              <w:t>reporting.</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lastRenderedPageBreak/>
              <w:t>caseWithdraw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creating/display/editing of information about an individual withdrawing their consent from participation in the study.  After withdrawal, a case is no longer </w:t>
            </w:r>
            <w:r>
              <w:rPr>
                <w:rFonts w:asciiTheme="minorHAnsi" w:hAnsiTheme="minorHAnsi" w:cs="Courier New"/>
                <w:noProof/>
                <w:sz w:val="22"/>
                <w:szCs w:val="22"/>
              </w:rPr>
              <w:t>cahubAcceptable</w:t>
            </w:r>
            <w:r>
              <w:rPr>
                <w:rFonts w:asciiTheme="minorHAnsi" w:hAnsiTheme="minorHAnsi" w:cs="Courier New"/>
                <w:sz w:val="22"/>
                <w:szCs w:val="22"/>
              </w:rPr>
              <w:t>, and not used for reporting or analysis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chpBloodRecord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individual Collection Handling and Processing (CHP) study blood form, including creation/editing/showing</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chpTissueRecord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individual Collection Handling and Processing (CHP) study tissue form, including creation/editing/showing</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concomitantMedication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creation/editing/showing of a portion of the case record covering the drugs taken by an individual</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ctcCrf</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creation/editing/showing of the CTC study Case Report Form (CRF)</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deathCircumstances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creation/editing/showing of a portion of the candidate record for the GTEx project, recording details around the death of the donor</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demographics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creation/editing/showing of a portion of the candidate record having to do with the social habits of the participant, such as alcohol and tobacco use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deviation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the creation/editing/display of information tracking reports of when events do not follow the required SOPs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donorEligibilityGtex</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creation/editing/display of information about the acceptability of an individual donor for GTEx, and if not eligible, the reasons why not</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feedback</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PRC feedback, and admin review/response to the users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feedbackFzn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PRC feedback, and admin review/response to the users, specifically with regard frozen tissue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fileUpload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the uploading of files to CDR in support of various records (e.g., case, specimen, deviation), and the display and download of those uploaded files as requested.</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formMetadata</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Records meta data about an individual form, such as the SOP doc number and version upon which it is based.</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generalMedicalHistory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 xml:space="preserve">Supports creating/display/editing of information about an individual’s prior medical treatments.  </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icdGtexNdri</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consent forms on the GTEx experiment for NDRI.</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icdGtexRpci</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consent forms on the GTEx experiment for Roswell Park.</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icdGtexSc</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consent forms on the GTEx experiment for Science Center.</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interviewRecord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information about an individual’s interview during the assessment of an individual for participation in the ELSI study</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medicalHistory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information about specific details of an individual’s particular medical history</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patientRecord</w:t>
            </w:r>
          </w:p>
        </w:tc>
        <w:tc>
          <w:tcPr>
            <w:tcW w:w="6735" w:type="dxa"/>
          </w:tcPr>
          <w:p w:rsidR="00BB3B15" w:rsidRPr="00E126F1" w:rsidRDefault="00BB3B15" w:rsidP="008B4263">
            <w:pPr>
              <w:pStyle w:val="PlainText"/>
              <w:ind w:left="191"/>
              <w:rPr>
                <w:rFonts w:asciiTheme="minorHAnsi" w:hAnsiTheme="minorHAnsi" w:cs="Courier New"/>
                <w:sz w:val="22"/>
                <w:szCs w:val="22"/>
              </w:rPr>
            </w:pPr>
            <w:r w:rsidRPr="00E126F1">
              <w:rPr>
                <w:rFonts w:asciiTheme="minorHAnsi" w:hAnsiTheme="minorHAnsi" w:cs="Courier New"/>
                <w:sz w:val="22"/>
                <w:szCs w:val="22"/>
              </w:rPr>
              <w:t>Special variation of patient information for CTC patients only</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lastRenderedPageBreak/>
              <w:t>prcForm</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creating/display/editing of information from the caHUB Pathologist Resource Center (PRC) about a particular case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prcReport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creating/showing/editing of information from the caHUB PRC about a particular case for GTEx and BPV</w:t>
            </w:r>
          </w:p>
        </w:tc>
      </w:tr>
      <w:tr w:rsidR="00BB3B15" w:rsidRPr="00FA095B" w:rsidTr="000B1248">
        <w:tc>
          <w:tcPr>
            <w:tcW w:w="2718" w:type="dxa"/>
          </w:tcPr>
          <w:p w:rsidR="00BB3B15" w:rsidRPr="00FA095B" w:rsidRDefault="00BB3B15" w:rsidP="008B4263">
            <w:pPr>
              <w:pStyle w:val="PlainText"/>
              <w:keepNext/>
              <w:keepLines/>
              <w:ind w:left="180"/>
              <w:rPr>
                <w:rFonts w:asciiTheme="minorHAnsi" w:hAnsiTheme="minorHAnsi" w:cs="Courier New"/>
                <w:noProof/>
                <w:sz w:val="22"/>
                <w:szCs w:val="22"/>
              </w:rPr>
            </w:pPr>
            <w:r w:rsidRPr="00FA095B">
              <w:rPr>
                <w:rFonts w:asciiTheme="minorHAnsi" w:hAnsiTheme="minorHAnsi" w:cs="Courier New"/>
                <w:noProof/>
                <w:sz w:val="22"/>
                <w:szCs w:val="22"/>
              </w:rPr>
              <w:t>prcReportFzn</w:t>
            </w:r>
          </w:p>
        </w:tc>
        <w:tc>
          <w:tcPr>
            <w:tcW w:w="6735" w:type="dxa"/>
          </w:tcPr>
          <w:p w:rsidR="00BB3B15" w:rsidRPr="00FA095B" w:rsidRDefault="00BB3B15" w:rsidP="008B4263">
            <w:pPr>
              <w:pStyle w:val="PlainText"/>
              <w:keepNext/>
              <w:keepLines/>
              <w:ind w:left="191"/>
              <w:rPr>
                <w:rFonts w:asciiTheme="minorHAnsi" w:hAnsiTheme="minorHAnsi" w:cs="Courier New"/>
                <w:sz w:val="22"/>
                <w:szCs w:val="22"/>
              </w:rPr>
            </w:pPr>
            <w:r>
              <w:rPr>
                <w:rFonts w:asciiTheme="minorHAnsi" w:hAnsiTheme="minorHAnsi" w:cs="Courier New"/>
                <w:sz w:val="22"/>
                <w:szCs w:val="22"/>
              </w:rPr>
              <w:t>Supports creating/ showing /editing of information from the caHUB PRC about a particular case for GTEx where frozen tissue was collected.</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prcSpecimenReport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of information from the caHUB PRC about a particular specimen</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processingEvent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recording how things happened to a specimen, such as creating a slide, creating an image.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query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of finding of irregularities in the data associated with a participant, or the specimens collected from them.  Queries are used to track problems that the data management team finds in reviewing source site entries, for having the source site correct any problems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serologyResult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of information about a particular body fluid specimen</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shipDiscrepancy</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of information about a problems with transferring specimens from one location to another.  This might include delays in transfer, temperature out of range, or other problems spelled out in the shipping SOP.</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shippingEvent</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creating/ showing /editing of information about transferring specimens from one location to another.  This includes time, temperature, destination, and other information from the shipping SOP.</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slideRecord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a mounted aliquot of a specimen.</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sopVersion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creation/display/editing of tracking information about versions of individual SOPs.  Because SOPs can change over time, the exact SOP in effect when collecting a specimen must be recorded in a consistent manner.</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specimenDw</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various operations for processing the CDR data about specimens into meaningful aggregates in the limited data warehouse for reporting.</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specimenRecord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creation/showing/editing of information about a specimen</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surgicalProcedures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the detailed surgical procedures used in tissue collection in BPV.</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therapyRecord</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any chemotherapy that the participant may have had</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tissueRecoveryBms</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the detailed tissue recovery in BMS</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tissueRecoveryBrain</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the detailed brain recovery in GTEx</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t>tissueRecoveryGtex</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the tissue recovery in GTEx,  including tissue fixation time</w:t>
            </w:r>
          </w:p>
        </w:tc>
      </w:tr>
      <w:tr w:rsidR="00BB3B15" w:rsidRPr="00FA095B" w:rsidTr="000B1248">
        <w:tc>
          <w:tcPr>
            <w:tcW w:w="2718" w:type="dxa"/>
          </w:tcPr>
          <w:p w:rsidR="00BB3B15" w:rsidRPr="00FA095B" w:rsidRDefault="00BB3B15" w:rsidP="008B4263">
            <w:pPr>
              <w:pStyle w:val="PlainText"/>
              <w:ind w:left="180"/>
              <w:rPr>
                <w:rFonts w:asciiTheme="minorHAnsi" w:hAnsiTheme="minorHAnsi" w:cs="Courier New"/>
                <w:noProof/>
                <w:sz w:val="22"/>
                <w:szCs w:val="22"/>
              </w:rPr>
            </w:pPr>
            <w:r w:rsidRPr="00FA095B">
              <w:rPr>
                <w:rFonts w:asciiTheme="minorHAnsi" w:hAnsiTheme="minorHAnsi" w:cs="Courier New"/>
                <w:noProof/>
                <w:sz w:val="22"/>
                <w:szCs w:val="22"/>
              </w:rPr>
              <w:lastRenderedPageBreak/>
              <w:t>trailAuditLog</w:t>
            </w:r>
          </w:p>
        </w:tc>
        <w:tc>
          <w:tcPr>
            <w:tcW w:w="6735" w:type="dxa"/>
          </w:tcPr>
          <w:p w:rsidR="00BB3B15" w:rsidRPr="00FA095B" w:rsidRDefault="00BB3B15" w:rsidP="008B4263">
            <w:pPr>
              <w:pStyle w:val="PlainText"/>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updates/additions and deletions to the CDR database</w:t>
            </w:r>
          </w:p>
        </w:tc>
      </w:tr>
      <w:tr w:rsidR="00BB3B15" w:rsidRPr="00FA095B" w:rsidTr="000B1248">
        <w:tc>
          <w:tcPr>
            <w:tcW w:w="2718" w:type="dxa"/>
          </w:tcPr>
          <w:p w:rsidR="00BB3B15" w:rsidRPr="00FA095B" w:rsidRDefault="00BB3B15" w:rsidP="008B4263">
            <w:pPr>
              <w:pStyle w:val="PlainText"/>
              <w:keepNext/>
              <w:keepLines/>
              <w:ind w:left="180"/>
              <w:rPr>
                <w:rFonts w:asciiTheme="minorHAnsi" w:hAnsiTheme="minorHAnsi" w:cs="Courier New"/>
                <w:noProof/>
                <w:sz w:val="22"/>
                <w:szCs w:val="22"/>
              </w:rPr>
            </w:pPr>
            <w:r w:rsidRPr="00FA095B">
              <w:rPr>
                <w:rFonts w:asciiTheme="minorHAnsi" w:hAnsiTheme="minorHAnsi" w:cs="Courier New"/>
                <w:noProof/>
                <w:sz w:val="22"/>
                <w:szCs w:val="22"/>
              </w:rPr>
              <w:t>user</w:t>
            </w:r>
          </w:p>
        </w:tc>
        <w:tc>
          <w:tcPr>
            <w:tcW w:w="6735" w:type="dxa"/>
          </w:tcPr>
          <w:p w:rsidR="00BB3B15" w:rsidRPr="00FA095B" w:rsidRDefault="00BB3B15" w:rsidP="008B4263">
            <w:pPr>
              <w:pStyle w:val="PlainText"/>
              <w:keepNext/>
              <w:keepLines/>
              <w:ind w:left="191"/>
              <w:rPr>
                <w:rFonts w:asciiTheme="minorHAnsi" w:hAnsiTheme="minorHAnsi" w:cs="Courier New"/>
                <w:sz w:val="22"/>
                <w:szCs w:val="22"/>
              </w:rPr>
            </w:pPr>
            <w:r>
              <w:rPr>
                <w:rFonts w:asciiTheme="minorHAnsi" w:hAnsiTheme="minorHAnsi" w:cs="Courier New"/>
                <w:sz w:val="22"/>
                <w:szCs w:val="22"/>
              </w:rPr>
              <w:t>Supports creation/ showing /editing of information about individuals with access, at any level, to CDR, including roles and privileges</w:t>
            </w:r>
          </w:p>
        </w:tc>
      </w:tr>
    </w:tbl>
    <w:p w:rsidR="0022745F" w:rsidRDefault="0022745F" w:rsidP="00321F74">
      <w:pPr>
        <w:pStyle w:val="BodyText"/>
      </w:pPr>
    </w:p>
    <w:p w:rsidR="00506952" w:rsidRDefault="00506952" w:rsidP="00321F74">
      <w:pPr>
        <w:pStyle w:val="BodyText"/>
      </w:pPr>
      <w:r>
        <w:t xml:space="preserve">The CDR Grails solution implements a Spring Model View Controller (Spring MVC) web application framework. Spring MVC is an extensible MVC making it perfect for Grails. The Grails servlet extends Spring's </w:t>
      </w:r>
      <w:hyperlink r:id="rId24" w:history="1">
        <w:r>
          <w:rPr>
            <w:rStyle w:val="Hyperlink"/>
          </w:rPr>
          <w:t>DispatcherServlet</w:t>
        </w:r>
      </w:hyperlink>
      <w:r>
        <w:t xml:space="preserve"> to bootstrap the Grails environment, there is then a single Spring MVC controller called </w:t>
      </w:r>
      <w:hyperlink r:id="rId25" w:history="1">
        <w:r>
          <w:rPr>
            <w:rStyle w:val="Hyperlink"/>
          </w:rPr>
          <w:t>org.codehaus.groovy.grails.web.servlet.mvc.SimpleGrailsController</w:t>
        </w:r>
      </w:hyperlink>
      <w:r>
        <w:t xml:space="preserve"> that handles all Grails controller requests.</w:t>
      </w:r>
    </w:p>
    <w:p w:rsidR="00506952" w:rsidRDefault="00506952" w:rsidP="009A54B7">
      <w:pPr>
        <w:pStyle w:val="paragraph"/>
      </w:pPr>
      <w:r>
        <w:t xml:space="preserve">The SimpleGrailsController delegates to a class called </w:t>
      </w:r>
      <w:hyperlink r:id="rId26" w:history="1">
        <w:r>
          <w:rPr>
            <w:rStyle w:val="Hyperlink"/>
          </w:rPr>
          <w:t>org.codehaus.groovy.grails.web.servlet.mvc.SimpleGrailsControllerHelper</w:t>
        </w:r>
      </w:hyperlink>
      <w:r>
        <w:t xml:space="preserve"> that actually handles the request. This class breaks the handling of the request down into a number of steps. The entry point for the class is the handleUri method which: </w:t>
      </w:r>
    </w:p>
    <w:p w:rsidR="00506952" w:rsidRDefault="00506952" w:rsidP="00506952">
      <w:pPr>
        <w:numPr>
          <w:ilvl w:val="0"/>
          <w:numId w:val="30"/>
        </w:numPr>
        <w:tabs>
          <w:tab w:val="clear" w:pos="720"/>
          <w:tab w:val="num" w:pos="1296"/>
        </w:tabs>
        <w:spacing w:before="100" w:beforeAutospacing="1" w:after="100" w:afterAutospacing="1"/>
        <w:ind w:left="1296"/>
      </w:pPr>
      <w:r>
        <w:t>Parses the URI into its components (controller name, action name, id etc.)</w:t>
      </w:r>
    </w:p>
    <w:p w:rsidR="00506952" w:rsidRDefault="00506952" w:rsidP="00506952">
      <w:pPr>
        <w:numPr>
          <w:ilvl w:val="0"/>
          <w:numId w:val="30"/>
        </w:numPr>
        <w:tabs>
          <w:tab w:val="clear" w:pos="720"/>
          <w:tab w:val="num" w:pos="1296"/>
        </w:tabs>
        <w:spacing w:before="100" w:beforeAutospacing="1" w:after="100" w:afterAutospacing="1"/>
        <w:ind w:left="1296"/>
      </w:pPr>
      <w:r>
        <w:t>Looks up a GrailsControllerClass instance for the URI</w:t>
      </w:r>
      <w:r w:rsidR="00E8761B">
        <w:t xml:space="preserve"> (see </w:t>
      </w:r>
      <w:r w:rsidR="00E8761B">
        <w:fldChar w:fldCharType="begin"/>
      </w:r>
      <w:r w:rsidR="00E8761B">
        <w:instrText xml:space="preserve"> REF _Ref435108131 \h </w:instrText>
      </w:r>
      <w:r w:rsidR="00E8761B">
        <w:fldChar w:fldCharType="separate"/>
      </w:r>
      <w:r w:rsidR="00702208" w:rsidRPr="009A54B7">
        <w:t xml:space="preserve">Table </w:t>
      </w:r>
      <w:r w:rsidR="00702208">
        <w:rPr>
          <w:noProof/>
        </w:rPr>
        <w:t>2</w:t>
      </w:r>
      <w:r w:rsidR="00E8761B">
        <w:fldChar w:fldCharType="end"/>
      </w:r>
      <w:r w:rsidR="00E8761B">
        <w:t>)</w:t>
      </w:r>
    </w:p>
    <w:p w:rsidR="00506952" w:rsidRDefault="00506952" w:rsidP="00506952">
      <w:pPr>
        <w:numPr>
          <w:ilvl w:val="0"/>
          <w:numId w:val="30"/>
        </w:numPr>
        <w:tabs>
          <w:tab w:val="clear" w:pos="720"/>
          <w:tab w:val="num" w:pos="1296"/>
        </w:tabs>
        <w:spacing w:before="100" w:beforeAutospacing="1" w:after="100" w:afterAutospacing="1"/>
        <w:ind w:left="1296"/>
      </w:pPr>
      <w:r>
        <w:t>Creates a new Grails controller instance</w:t>
      </w:r>
    </w:p>
    <w:p w:rsidR="00506952" w:rsidRDefault="00506952" w:rsidP="00506952">
      <w:pPr>
        <w:numPr>
          <w:ilvl w:val="0"/>
          <w:numId w:val="30"/>
        </w:numPr>
        <w:tabs>
          <w:tab w:val="clear" w:pos="720"/>
          <w:tab w:val="num" w:pos="1296"/>
        </w:tabs>
        <w:spacing w:before="100" w:beforeAutospacing="1" w:after="100" w:afterAutospacing="1"/>
        <w:ind w:left="1296"/>
      </w:pPr>
      <w:r>
        <w:t>Configures the controller instance's dynamic methods and properties</w:t>
      </w:r>
    </w:p>
    <w:p w:rsidR="00506952" w:rsidRDefault="00506952" w:rsidP="00506952">
      <w:pPr>
        <w:numPr>
          <w:ilvl w:val="0"/>
          <w:numId w:val="30"/>
        </w:numPr>
        <w:tabs>
          <w:tab w:val="clear" w:pos="720"/>
          <w:tab w:val="num" w:pos="1296"/>
        </w:tabs>
        <w:spacing w:before="100" w:beforeAutospacing="1" w:after="100" w:afterAutospacing="1"/>
        <w:ind w:left="1296"/>
      </w:pPr>
      <w:r>
        <w:t>Retrieves a scaffolder if scaffolding is enabled for the controller</w:t>
      </w:r>
    </w:p>
    <w:p w:rsidR="00506952" w:rsidRDefault="00506952" w:rsidP="00506952">
      <w:pPr>
        <w:numPr>
          <w:ilvl w:val="0"/>
          <w:numId w:val="30"/>
        </w:numPr>
        <w:tabs>
          <w:tab w:val="clear" w:pos="720"/>
          <w:tab w:val="num" w:pos="1296"/>
        </w:tabs>
        <w:spacing w:before="100" w:beforeAutospacing="1" w:after="100" w:afterAutospacing="1"/>
        <w:ind w:left="1296"/>
      </w:pPr>
      <w:r>
        <w:t>Gets a reference to the closure action to execute for the URI</w:t>
      </w:r>
    </w:p>
    <w:p w:rsidR="00506952" w:rsidRDefault="00506952" w:rsidP="00506952">
      <w:pPr>
        <w:numPr>
          <w:ilvl w:val="0"/>
          <w:numId w:val="30"/>
        </w:numPr>
        <w:tabs>
          <w:tab w:val="clear" w:pos="720"/>
          <w:tab w:val="num" w:pos="1296"/>
        </w:tabs>
        <w:spacing w:before="100" w:beforeAutospacing="1" w:after="100" w:afterAutospacing="1"/>
        <w:ind w:left="1296"/>
      </w:pPr>
      <w:r>
        <w:t>Increments flash scope moving it on to its next state</w:t>
      </w:r>
    </w:p>
    <w:p w:rsidR="00506952" w:rsidRDefault="00506952" w:rsidP="00506952">
      <w:pPr>
        <w:numPr>
          <w:ilvl w:val="0"/>
          <w:numId w:val="30"/>
        </w:numPr>
        <w:tabs>
          <w:tab w:val="clear" w:pos="720"/>
          <w:tab w:val="num" w:pos="1296"/>
        </w:tabs>
        <w:spacing w:before="100" w:beforeAutospacing="1" w:after="100" w:afterAutospacing="1"/>
        <w:ind w:left="1296"/>
      </w:pPr>
      <w:r>
        <w:t>Gets the view name for the URI</w:t>
      </w:r>
    </w:p>
    <w:p w:rsidR="00506952" w:rsidRDefault="00506952" w:rsidP="00506952">
      <w:pPr>
        <w:numPr>
          <w:ilvl w:val="0"/>
          <w:numId w:val="30"/>
        </w:numPr>
        <w:tabs>
          <w:tab w:val="clear" w:pos="720"/>
          <w:tab w:val="num" w:pos="1296"/>
        </w:tabs>
        <w:spacing w:before="100" w:beforeAutospacing="1" w:after="100" w:afterAutospacing="1"/>
        <w:ind w:left="1296"/>
      </w:pPr>
      <w:r>
        <w:t>Executes any</w:t>
      </w:r>
      <w:r w:rsidR="00056BA7">
        <w:t xml:space="preserve"> interceptors</w:t>
      </w:r>
      <w:r w:rsidR="00351BAF">
        <w:t xml:space="preserve"> that have been</w:t>
      </w:r>
      <w:r>
        <w:t xml:space="preserve"> registered</w:t>
      </w:r>
      <w:r w:rsidR="00351BAF">
        <w:t xml:space="preserve"> (eg: Spring Security)</w:t>
      </w:r>
    </w:p>
    <w:p w:rsidR="00506952" w:rsidRDefault="00506952" w:rsidP="00506952">
      <w:pPr>
        <w:numPr>
          <w:ilvl w:val="0"/>
          <w:numId w:val="30"/>
        </w:numPr>
        <w:tabs>
          <w:tab w:val="clear" w:pos="720"/>
          <w:tab w:val="num" w:pos="1296"/>
        </w:tabs>
        <w:spacing w:before="100" w:beforeAutospacing="1" w:after="100" w:afterAutospacing="1"/>
        <w:ind w:left="1296"/>
      </w:pPr>
      <w:r>
        <w:t xml:space="preserve">Executes the closure that is the controller action if the </w:t>
      </w:r>
      <w:r w:rsidR="00351BAF">
        <w:t>“</w:t>
      </w:r>
      <w:r>
        <w:t>before</w:t>
      </w:r>
      <w:r w:rsidR="00351BAF">
        <w:t>”</w:t>
      </w:r>
      <w:r>
        <w:t xml:space="preserve"> interceptor didn't return false</w:t>
      </w:r>
    </w:p>
    <w:p w:rsidR="00506952" w:rsidRDefault="00506952" w:rsidP="00506952">
      <w:pPr>
        <w:numPr>
          <w:ilvl w:val="0"/>
          <w:numId w:val="30"/>
        </w:numPr>
        <w:tabs>
          <w:tab w:val="clear" w:pos="720"/>
          <w:tab w:val="num" w:pos="1296"/>
        </w:tabs>
        <w:spacing w:before="100" w:beforeAutospacing="1" w:after="100" w:afterAutospacing="1"/>
        <w:ind w:left="1296"/>
      </w:pPr>
      <w:r>
        <w:t>Creates a Spring MVC ModelAndView instance from the view name and the model returned by the closure action</w:t>
      </w:r>
    </w:p>
    <w:p w:rsidR="00506952" w:rsidRDefault="00506952" w:rsidP="00506952">
      <w:pPr>
        <w:numPr>
          <w:ilvl w:val="0"/>
          <w:numId w:val="30"/>
        </w:numPr>
        <w:tabs>
          <w:tab w:val="clear" w:pos="720"/>
          <w:tab w:val="num" w:pos="1296"/>
        </w:tabs>
        <w:spacing w:before="100" w:beforeAutospacing="1" w:after="100" w:afterAutospacing="1"/>
        <w:ind w:left="1296"/>
      </w:pPr>
      <w:r>
        <w:t xml:space="preserve">Executes any </w:t>
      </w:r>
      <w:r w:rsidR="00351BAF">
        <w:t>“</w:t>
      </w:r>
      <w:r>
        <w:t>after</w:t>
      </w:r>
      <w:r w:rsidR="00351BAF">
        <w:t>”</w:t>
      </w:r>
      <w:r>
        <w:t xml:space="preserve"> interceptors registered</w:t>
      </w:r>
      <w:r w:rsidR="00351BAF">
        <w:t>,</w:t>
      </w:r>
      <w:r>
        <w:t xml:space="preserve"> passing </w:t>
      </w:r>
      <w:r w:rsidR="00351BAF">
        <w:t xml:space="preserve">the </w:t>
      </w:r>
      <w:r>
        <w:t>returned model</w:t>
      </w:r>
      <w:r w:rsidR="00351BAF">
        <w:t xml:space="preserve"> to the interceptor</w:t>
      </w:r>
    </w:p>
    <w:p w:rsidR="00506952" w:rsidRDefault="00506952" w:rsidP="00506952">
      <w:pPr>
        <w:numPr>
          <w:ilvl w:val="0"/>
          <w:numId w:val="30"/>
        </w:numPr>
        <w:tabs>
          <w:tab w:val="clear" w:pos="720"/>
          <w:tab w:val="num" w:pos="1296"/>
        </w:tabs>
        <w:spacing w:before="100" w:beforeAutospacing="1" w:after="100" w:afterAutospacing="1"/>
        <w:ind w:left="1296"/>
      </w:pPr>
      <w:r>
        <w:t>Returns the Spring MVC ModelAndView instance</w:t>
      </w:r>
    </w:p>
    <w:p w:rsidR="00F10EC7" w:rsidRDefault="00A26CF9" w:rsidP="00F10EC7">
      <w:pPr>
        <w:keepNext/>
        <w:spacing w:before="100" w:beforeAutospacing="1" w:after="100" w:afterAutospacing="1"/>
        <w:jc w:val="center"/>
      </w:pPr>
      <w:r>
        <w:rPr>
          <w:noProof/>
        </w:rPr>
        <w:lastRenderedPageBreak/>
        <w:drawing>
          <wp:inline distT="0" distB="0" distL="0" distR="0" wp14:anchorId="2EAC67F5" wp14:editId="271CE00C">
            <wp:extent cx="4302918" cy="4066543"/>
            <wp:effectExtent l="0" t="0" r="254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061" cy="4068568"/>
                    </a:xfrm>
                    <a:prstGeom prst="rect">
                      <a:avLst/>
                    </a:prstGeom>
                    <a:noFill/>
                  </pic:spPr>
                </pic:pic>
              </a:graphicData>
            </a:graphic>
          </wp:inline>
        </w:drawing>
      </w:r>
    </w:p>
    <w:p w:rsidR="00F04AC8" w:rsidRPr="002A3533" w:rsidRDefault="00F10EC7" w:rsidP="008B4263">
      <w:pPr>
        <w:pStyle w:val="Caption"/>
      </w:pPr>
      <w:bookmarkStart w:id="84" w:name="_Ref435193468"/>
      <w:bookmarkStart w:id="85" w:name="_Toc435195093"/>
      <w:r w:rsidRPr="00ED6CDC">
        <w:t xml:space="preserve">Figure </w:t>
      </w:r>
      <w:r w:rsidRPr="003E2FB5">
        <w:fldChar w:fldCharType="begin"/>
      </w:r>
      <w:r w:rsidRPr="00ED6CDC">
        <w:instrText xml:space="preserve"> SEQ Figure \* ARABIC </w:instrText>
      </w:r>
      <w:r w:rsidRPr="003E2FB5">
        <w:fldChar w:fldCharType="separate"/>
      </w:r>
      <w:r w:rsidR="00702208">
        <w:t>7</w:t>
      </w:r>
      <w:r w:rsidRPr="003E2FB5">
        <w:fldChar w:fldCharType="end"/>
      </w:r>
      <w:bookmarkEnd w:id="84"/>
      <w:r w:rsidRPr="00ED6CDC">
        <w:t>- Grails framework in context of Spring MVC</w:t>
      </w:r>
      <w:bookmarkEnd w:id="85"/>
    </w:p>
    <w:p w:rsidR="00166967" w:rsidRDefault="008B4263" w:rsidP="008B4263">
      <w:pPr>
        <w:spacing w:before="100" w:beforeAutospacing="1" w:after="100" w:afterAutospacing="1"/>
        <w:rPr>
          <w:rStyle w:val="Hyperlink"/>
          <w:color w:val="auto"/>
          <w:u w:val="none"/>
        </w:rPr>
      </w:pPr>
      <w:r w:rsidRPr="00BC159C">
        <w:rPr>
          <w:rStyle w:val="Hyperlink"/>
          <w:color w:val="auto"/>
          <w:u w:val="none"/>
        </w:rPr>
        <w:t xml:space="preserve">CDR Grails </w:t>
      </w:r>
      <w:r w:rsidR="00660B9B">
        <w:rPr>
          <w:rStyle w:val="Hyperlink"/>
          <w:color w:val="auto"/>
          <w:u w:val="none"/>
        </w:rPr>
        <w:t xml:space="preserve">is implemented as </w:t>
      </w:r>
      <w:r w:rsidRPr="00BC159C">
        <w:rPr>
          <w:rStyle w:val="Hyperlink"/>
          <w:color w:val="auto"/>
          <w:u w:val="none"/>
        </w:rPr>
        <w:t>a standard Grails 2.2.4 project.</w:t>
      </w:r>
      <w:r>
        <w:rPr>
          <w:rStyle w:val="Hyperlink"/>
          <w:color w:val="auto"/>
          <w:u w:val="none"/>
        </w:rPr>
        <w:t xml:space="preserve"> </w:t>
      </w:r>
      <w:r w:rsidR="00100A17">
        <w:rPr>
          <w:rStyle w:val="Hyperlink"/>
          <w:color w:val="auto"/>
          <w:u w:val="none"/>
        </w:rPr>
        <w:t>CDR forms</w:t>
      </w:r>
      <w:r>
        <w:rPr>
          <w:rStyle w:val="Hyperlink"/>
          <w:color w:val="auto"/>
          <w:u w:val="none"/>
        </w:rPr>
        <w:t xml:space="preserve"> are implemented as GSPs; Data records and static members are Grails Domain Classes (see </w:t>
      </w:r>
      <w:r>
        <w:rPr>
          <w:rStyle w:val="Hyperlink"/>
          <w:color w:val="auto"/>
          <w:u w:val="none"/>
        </w:rPr>
        <w:fldChar w:fldCharType="begin"/>
      </w:r>
      <w:r>
        <w:rPr>
          <w:rStyle w:val="Hyperlink"/>
          <w:color w:val="auto"/>
          <w:u w:val="none"/>
        </w:rPr>
        <w:instrText xml:space="preserve"> REF _Ref434586940 \h </w:instrText>
      </w:r>
      <w:r>
        <w:rPr>
          <w:rStyle w:val="Hyperlink"/>
          <w:color w:val="auto"/>
          <w:u w:val="none"/>
        </w:rPr>
      </w:r>
      <w:r>
        <w:rPr>
          <w:rStyle w:val="Hyperlink"/>
          <w:color w:val="auto"/>
          <w:u w:val="none"/>
        </w:rPr>
        <w:fldChar w:fldCharType="separate"/>
      </w:r>
      <w:r w:rsidR="00702208" w:rsidRPr="000F020E">
        <w:t xml:space="preserve">Table </w:t>
      </w:r>
      <w:r w:rsidR="00702208">
        <w:rPr>
          <w:noProof/>
        </w:rPr>
        <w:t>1</w:t>
      </w:r>
      <w:r>
        <w:rPr>
          <w:rStyle w:val="Hyperlink"/>
          <w:color w:val="auto"/>
          <w:u w:val="none"/>
        </w:rPr>
        <w:fldChar w:fldCharType="end"/>
      </w:r>
      <w:r>
        <w:rPr>
          <w:rStyle w:val="Hyperlink"/>
          <w:color w:val="auto"/>
          <w:u w:val="none"/>
        </w:rPr>
        <w:t xml:space="preserve">); XML interfaces </w:t>
      </w:r>
      <w:r w:rsidR="003068E1">
        <w:rPr>
          <w:rStyle w:val="Hyperlink"/>
          <w:color w:val="auto"/>
          <w:u w:val="none"/>
        </w:rPr>
        <w:t>are defined as Grails Services</w:t>
      </w:r>
      <w:r>
        <w:rPr>
          <w:rStyle w:val="Hyperlink"/>
          <w:color w:val="auto"/>
          <w:u w:val="none"/>
        </w:rPr>
        <w:t>.</w:t>
      </w:r>
      <w:r w:rsidR="003068E1">
        <w:rPr>
          <w:rStyle w:val="Hyperlink"/>
          <w:color w:val="auto"/>
          <w:u w:val="none"/>
        </w:rPr>
        <w:t xml:space="preserve"> Beginning with </w:t>
      </w:r>
      <w:r w:rsidR="003068E1">
        <w:rPr>
          <w:rStyle w:val="Hyperlink"/>
          <w:color w:val="auto"/>
          <w:u w:val="none"/>
        </w:rPr>
        <w:fldChar w:fldCharType="begin"/>
      </w:r>
      <w:r w:rsidR="003068E1">
        <w:rPr>
          <w:rStyle w:val="Hyperlink"/>
          <w:color w:val="auto"/>
          <w:u w:val="none"/>
        </w:rPr>
        <w:instrText xml:space="preserve"> REF _Ref434588066 \h </w:instrText>
      </w:r>
      <w:r w:rsidR="003068E1">
        <w:rPr>
          <w:rStyle w:val="Hyperlink"/>
          <w:color w:val="auto"/>
          <w:u w:val="none"/>
        </w:rPr>
      </w:r>
      <w:r w:rsidR="003068E1">
        <w:rPr>
          <w:rStyle w:val="Hyperlink"/>
          <w:color w:val="auto"/>
          <w:u w:val="none"/>
        </w:rPr>
        <w:fldChar w:fldCharType="separate"/>
      </w:r>
      <w:r w:rsidR="00702208" w:rsidRPr="009A54B7">
        <w:t xml:space="preserve">Figure </w:t>
      </w:r>
      <w:r w:rsidR="00702208">
        <w:rPr>
          <w:noProof/>
        </w:rPr>
        <w:t>8</w:t>
      </w:r>
      <w:r w:rsidR="003068E1">
        <w:rPr>
          <w:rStyle w:val="Hyperlink"/>
          <w:color w:val="auto"/>
          <w:u w:val="none"/>
        </w:rPr>
        <w:fldChar w:fldCharType="end"/>
      </w:r>
      <w:r w:rsidR="003068E1">
        <w:rPr>
          <w:rStyle w:val="Hyperlink"/>
          <w:color w:val="auto"/>
          <w:u w:val="none"/>
        </w:rPr>
        <w:t xml:space="preserve">, the directory structure is described, showing how the elements of CDR map into </w:t>
      </w:r>
      <w:r w:rsidR="003068E1">
        <w:rPr>
          <w:rStyle w:val="Hyperlink"/>
          <w:color w:val="auto"/>
          <w:u w:val="none"/>
        </w:rPr>
        <w:fldChar w:fldCharType="begin"/>
      </w:r>
      <w:r w:rsidR="003068E1">
        <w:rPr>
          <w:rStyle w:val="Hyperlink"/>
          <w:color w:val="auto"/>
          <w:u w:val="none"/>
        </w:rPr>
        <w:instrText xml:space="preserve"> REF _Ref435193468 \h </w:instrText>
      </w:r>
      <w:r w:rsidR="003068E1">
        <w:rPr>
          <w:rStyle w:val="Hyperlink"/>
          <w:color w:val="auto"/>
          <w:u w:val="none"/>
        </w:rPr>
      </w:r>
      <w:r w:rsidR="003068E1">
        <w:rPr>
          <w:rStyle w:val="Hyperlink"/>
          <w:color w:val="auto"/>
          <w:u w:val="none"/>
        </w:rPr>
        <w:fldChar w:fldCharType="separate"/>
      </w:r>
      <w:r w:rsidR="00702208" w:rsidRPr="00ED6CDC">
        <w:t xml:space="preserve">Figure </w:t>
      </w:r>
      <w:r w:rsidR="00702208">
        <w:rPr>
          <w:noProof/>
        </w:rPr>
        <w:t>7</w:t>
      </w:r>
      <w:r w:rsidR="003068E1">
        <w:rPr>
          <w:rStyle w:val="Hyperlink"/>
          <w:color w:val="auto"/>
          <w:u w:val="none"/>
        </w:rPr>
        <w:fldChar w:fldCharType="end"/>
      </w:r>
      <w:r w:rsidR="003068E1">
        <w:rPr>
          <w:rStyle w:val="Hyperlink"/>
          <w:color w:val="auto"/>
          <w:u w:val="none"/>
        </w:rPr>
        <w:t>.</w:t>
      </w:r>
    </w:p>
    <w:p w:rsidR="003068E1" w:rsidRDefault="003068E1" w:rsidP="003068E1">
      <w:r>
        <w:t>The configuration file</w:t>
      </w:r>
      <w:r w:rsidR="001D1275">
        <w:t>,</w:t>
      </w:r>
      <w:r>
        <w:t xml:space="preserve"> shown in </w:t>
      </w:r>
      <w:r>
        <w:fldChar w:fldCharType="begin"/>
      </w:r>
      <w:r>
        <w:instrText xml:space="preserve"> REF _Ref435108131 \h </w:instrText>
      </w:r>
      <w:r>
        <w:fldChar w:fldCharType="separate"/>
      </w:r>
      <w:r w:rsidR="00702208" w:rsidRPr="009A54B7">
        <w:t xml:space="preserve">Table </w:t>
      </w:r>
      <w:r w:rsidR="00702208">
        <w:rPr>
          <w:noProof/>
        </w:rPr>
        <w:t>2</w:t>
      </w:r>
      <w:r>
        <w:fldChar w:fldCharType="end"/>
      </w:r>
      <w:r w:rsidR="001D1275">
        <w:t xml:space="preserve">, controls the </w:t>
      </w:r>
      <w:r w:rsidR="000F3F9F">
        <w:t>Spring</w:t>
      </w:r>
      <w:r w:rsidR="000F3F9F">
        <w:t xml:space="preserve"> </w:t>
      </w:r>
      <w:r w:rsidR="001D1275">
        <w:t xml:space="preserve">Dispatcher Server from </w:t>
      </w:r>
      <w:r w:rsidR="001D1275">
        <w:fldChar w:fldCharType="begin"/>
      </w:r>
      <w:r w:rsidR="001D1275">
        <w:instrText xml:space="preserve"> REF _Ref434588066 \h </w:instrText>
      </w:r>
      <w:r w:rsidR="001D1275">
        <w:fldChar w:fldCharType="separate"/>
      </w:r>
      <w:r w:rsidR="00702208" w:rsidRPr="009A54B7">
        <w:t xml:space="preserve">Figure </w:t>
      </w:r>
      <w:r w:rsidR="00702208">
        <w:rPr>
          <w:noProof/>
        </w:rPr>
        <w:t>8</w:t>
      </w:r>
      <w:r w:rsidR="001D1275">
        <w:fldChar w:fldCharType="end"/>
      </w:r>
      <w:r w:rsidR="001D1275">
        <w:t>.  The restrictions imposed by this configuration file limit data access by both roles and controllers.  Filtering by IP addresses is handled by external firewalls.</w:t>
      </w:r>
    </w:p>
    <w:p w:rsidR="00166967" w:rsidRPr="009A54B7" w:rsidRDefault="00166967" w:rsidP="008B4263">
      <w:pPr>
        <w:pStyle w:val="Caption"/>
      </w:pPr>
      <w:bookmarkStart w:id="86" w:name="_Ref435108131"/>
      <w:bookmarkStart w:id="87" w:name="_Toc435195109"/>
      <w:r w:rsidRPr="009A54B7">
        <w:lastRenderedPageBreak/>
        <w:t xml:space="preserve">Table </w:t>
      </w:r>
      <w:r w:rsidRPr="009A54B7">
        <w:fldChar w:fldCharType="begin"/>
      </w:r>
      <w:r w:rsidRPr="009A54B7">
        <w:instrText xml:space="preserve"> SEQ Table \* ARABIC </w:instrText>
      </w:r>
      <w:r w:rsidRPr="009A54B7">
        <w:fldChar w:fldCharType="separate"/>
      </w:r>
      <w:r w:rsidR="00702208">
        <w:t>2</w:t>
      </w:r>
      <w:r w:rsidRPr="009A54B7">
        <w:fldChar w:fldCharType="end"/>
      </w:r>
      <w:bookmarkEnd w:id="86"/>
      <w:r w:rsidRPr="009A54B7">
        <w:t xml:space="preserve"> - Spring Security Configuration File, Showing Roles and Restrictions</w:t>
      </w:r>
      <w:bookmarkEnd w:id="87"/>
    </w:p>
    <w:tbl>
      <w:tblPr>
        <w:tblStyle w:val="TableGrid"/>
        <w:tblW w:w="9198"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9198"/>
      </w:tblGrid>
      <w:tr w:rsidR="00166967" w:rsidTr="00656724">
        <w:tc>
          <w:tcPr>
            <w:tcW w:w="9198" w:type="dxa"/>
          </w:tcPr>
          <w:p w:rsidR="00166967" w:rsidRPr="003068E1" w:rsidRDefault="00166967" w:rsidP="00FC2BA8">
            <w:pPr>
              <w:pStyle w:val="Caption"/>
              <w:rPr>
                <w:rFonts w:asciiTheme="minorHAnsi" w:hAnsiTheme="minorHAnsi"/>
                <w:sz w:val="20"/>
                <w:szCs w:val="20"/>
              </w:rPr>
            </w:pPr>
            <w:r w:rsidRPr="003068E1">
              <w:rPr>
                <w:rFonts w:asciiTheme="minorHAnsi" w:hAnsiTheme="minorHAnsi"/>
                <w:sz w:val="20"/>
                <w:szCs w:val="20"/>
              </w:rPr>
              <w:t xml:space="preserve">Any URL not in this list is denied </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/appSetting/** etc., is the URL</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['ROLE_ADMIN','ROLE_SUPER'], is the Role</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grails.plugin.springsecurity.controllerAnnotations.staticRules = [</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//system setting controllers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'/user/**': ['ROLE_ADMIN','ROLE_SUPER'],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'/role/**': ['ROLE_ADMIN','ROLE_SUPER'],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'/userRole/**': ['ROLE_ADMIN','ROLE_SUPER'],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'/securityInfo/**': ['ROLE_ADMIN','ROLE_SUPER'],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'/controllers.gsp':['ROLE_ADMIN','ROLE_SUPER'],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'/backoffice/**':['ROLE_ADMIN','ROLE_SUPER'],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'/auditLogEvent/**':['ROLE_ADMIN','ROLE_SUPER'],</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'/userLogin/**': ['ROLE_ADMIN','ROLE_SUPER','ROLE_DM'],</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'/privilege/**':['ROLE_ADMIN','ROLE_SUPER','ROLE_DM','ROLE_PRC','ROLE_LDS'],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'/tissueType/**':['ROLE_ADMIN','ROLE_SUPER','ROLE_DM'],</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//leave these alone.  these rules are needed for everyting to work properly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'/login/**': ['IS_AUTHENTICATED_ANONYMOUSLY'],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'/logout/**':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'/register/**': ['IS_AUTHENTICATED_ANONYMOUSLY'],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'/plugins/**': ['IS_AUTHENTICATED_ANONYMOUSLY',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'/images/**': ['IS_AUTHENTICATED_ANONYMOUSLY'],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'/css/**': ['IS_AUTHENTICATED_ANONYMOUSLY'],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'/js/**': ['IS_AUTHENTICATED_ANONYMOUSLY'],</w:t>
            </w:r>
          </w:p>
          <w:p w:rsidR="00166967" w:rsidRPr="003068E1" w:rsidRDefault="00166967" w:rsidP="008B4263">
            <w:pPr>
              <w:pStyle w:val="Caption"/>
              <w:spacing w:before="0" w:after="0"/>
              <w:ind w:left="270"/>
              <w:jc w:val="left"/>
              <w:rPr>
                <w:rFonts w:asciiTheme="minorHAnsi" w:hAnsiTheme="minorHAnsi"/>
                <w:b w:val="0"/>
                <w:sz w:val="20"/>
                <w:szCs w:val="20"/>
              </w:rPr>
            </w:pP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//webapp controllers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'/home/**':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'/appSetting/**':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'/caseRecord/**':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'/candidateRecord/**':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'/specimenRecord/**':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'/slideRecord/**':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'/study/**':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'/organization/**': ['ROLE_DM', 'ROLE_ADMIN'],</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'/bss/**':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'/user/**':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'/role/**':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'/activityType/**':['IS_AUTHENTICATED_FULLY'],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'/activityEvent/**':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'/activitycenter/**':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'/textSearch/**': ['IS_AUTHENTICATED_FULLY'],</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'/textSearch/index_all': ['ROLE_ADMIN'],</w:t>
            </w:r>
          </w:p>
          <w:p w:rsidR="00166967" w:rsidRPr="003068E1" w:rsidRDefault="00656724"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'/query/**':['ROLE_BSS_UUU',</w:t>
            </w:r>
            <w:r w:rsidR="00166967" w:rsidRPr="003068E1">
              <w:rPr>
                <w:rFonts w:asciiTheme="minorHAnsi" w:hAnsiTheme="minorHAnsi"/>
                <w:b w:val="0"/>
                <w:sz w:val="20"/>
                <w:szCs w:val="20"/>
              </w:rPr>
              <w:t>'ROLE_BSS_CCC', 'ROLE_DM','ROLE_SUPER','ROLE_ADMIN','ROLE_ORG_VARI','ROLE_ORG_BROAD','ROLE_ORG_MBB'],</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'/fileUpload/**': ['ROLE_ADMIN','ROLE_BSS',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'/caseAttachmentType/**':['ROLE_ADMIN'],</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'/prcReport/**': ['ROLE_PRC','ROLE_ADMIN'],</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'/prcReport/view': ['ROLE_PRC','ROLE_ADMIN',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'/healthHistory/**': ['ROLE_BSS',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'/socialHistory/**': ['ROLE_BSS',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'/surgeryAnesthesia/**': ['ROLE_BSS', 'ROLE_DCC','ROLE_ADMIN'],</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'/tissueGrossEvaluation/**': ['ROLE_BSS', 'ROLE_DCC','ROLE_ADMIN'],</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'/generalMedicalHistory/**': ['ROLE_BSS',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'/cancerHistory/**': ['ROLE_BSS',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'/medicationHistory/**': ['ROLE_BSS', 'ROLE_DCC'],</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lastRenderedPageBreak/>
              <w:t xml:space="preserve">     '/screeningEnrollment/**': ['ROLE_DCC','ROLE_BSS'],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'/consentVerification/**': ['ROLE_DCC','ROLE_BSS'],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'/demographics/**': ['ROLE_DCC','ROLE_BSS'],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'/blood/**': ['ROLE_DCC','ROLE_BSS'], </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'/tissueReceiptDissection/**': ['ROLE_DCC','ROLE_BSS'],</w:t>
            </w:r>
          </w:p>
          <w:p w:rsidR="00166967" w:rsidRPr="003068E1" w:rsidRDefault="00166967" w:rsidP="008B4263">
            <w:pPr>
              <w:pStyle w:val="Caption"/>
              <w:spacing w:before="0" w:after="0"/>
              <w:ind w:left="270"/>
              <w:jc w:val="left"/>
              <w:rPr>
                <w:rFonts w:asciiTheme="minorHAnsi" w:hAnsiTheme="minorHAnsi"/>
                <w:b w:val="0"/>
                <w:sz w:val="20"/>
                <w:szCs w:val="20"/>
              </w:rPr>
            </w:pPr>
            <w:r w:rsidRPr="003068E1">
              <w:rPr>
                <w:rFonts w:asciiTheme="minorHAnsi" w:hAnsiTheme="minorHAnsi"/>
                <w:b w:val="0"/>
                <w:sz w:val="20"/>
                <w:szCs w:val="20"/>
              </w:rPr>
              <w:t xml:space="preserve">     '/rest/**': ['ROLE_ADMIN']</w:t>
            </w:r>
          </w:p>
          <w:p w:rsidR="00166967" w:rsidRDefault="00166967" w:rsidP="008B4263">
            <w:pPr>
              <w:pStyle w:val="Caption"/>
              <w:spacing w:before="0" w:after="0"/>
              <w:ind w:left="270"/>
              <w:jc w:val="left"/>
            </w:pPr>
            <w:r w:rsidRPr="003068E1">
              <w:rPr>
                <w:rFonts w:asciiTheme="minorHAnsi" w:hAnsiTheme="minorHAnsi"/>
                <w:b w:val="0"/>
                <w:sz w:val="20"/>
                <w:szCs w:val="20"/>
              </w:rPr>
              <w:t>]</w:t>
            </w:r>
          </w:p>
        </w:tc>
      </w:tr>
    </w:tbl>
    <w:p w:rsidR="003068E1" w:rsidRDefault="003068E1" w:rsidP="00E8761B"/>
    <w:p w:rsidR="00E8761B" w:rsidRDefault="00E8761B" w:rsidP="00E8761B">
      <w:r>
        <w:fldChar w:fldCharType="begin"/>
      </w:r>
      <w:r>
        <w:instrText xml:space="preserve"> REF _Ref434588066 \h </w:instrText>
      </w:r>
      <w:r>
        <w:fldChar w:fldCharType="separate"/>
      </w:r>
      <w:r w:rsidR="00702208" w:rsidRPr="009A54B7">
        <w:t xml:space="preserve">Figure </w:t>
      </w:r>
      <w:r w:rsidR="00702208">
        <w:rPr>
          <w:noProof/>
        </w:rPr>
        <w:t>8</w:t>
      </w:r>
      <w:r>
        <w:fldChar w:fldCharType="end"/>
      </w:r>
      <w:r>
        <w:t xml:space="preserve"> shows a high-level view of the directory structure.  This is, basically, an extension of the default Grails directory structure.  </w:t>
      </w:r>
    </w:p>
    <w:p w:rsidR="00E8761B" w:rsidRDefault="00E8761B" w:rsidP="00E8761B">
      <w:r>
        <w:t xml:space="preserve">The conf, controllers, domain, jobs, and services directories are described in the following sections. </w:t>
      </w:r>
    </w:p>
    <w:p w:rsidR="00E8761B" w:rsidRDefault="00E8761B" w:rsidP="00E8761B">
      <w:r>
        <w:t xml:space="preserve">The </w:t>
      </w:r>
      <w:r>
        <w:rPr>
          <w:noProof/>
        </w:rPr>
        <w:t>cahubdataservices/lib</w:t>
      </w:r>
      <w:r>
        <w:t xml:space="preserve"> directory contains jar files for open source utilities, shown in </w:t>
      </w:r>
      <w:r>
        <w:fldChar w:fldCharType="begin"/>
      </w:r>
      <w:r>
        <w:instrText xml:space="preserve"> REF _Ref434932688 \h </w:instrText>
      </w:r>
      <w:r>
        <w:fldChar w:fldCharType="separate"/>
      </w:r>
      <w:r w:rsidR="00702208" w:rsidRPr="009A54B7">
        <w:t xml:space="preserve">Table </w:t>
      </w:r>
      <w:r w:rsidR="00702208">
        <w:rPr>
          <w:noProof/>
        </w:rPr>
        <w:t>3</w:t>
      </w:r>
      <w:r>
        <w:fldChar w:fldCharType="end"/>
      </w:r>
      <w:r>
        <w:t>, used throughout CDR.</w:t>
      </w:r>
    </w:p>
    <w:p w:rsidR="00E8761B" w:rsidRPr="009A54B7" w:rsidRDefault="00E8761B" w:rsidP="008B4263">
      <w:pPr>
        <w:pStyle w:val="Caption"/>
      </w:pPr>
      <w:bookmarkStart w:id="88" w:name="_Ref434932688"/>
      <w:bookmarkStart w:id="89" w:name="_Toc435195110"/>
      <w:r w:rsidRPr="009A54B7">
        <w:t xml:space="preserve">Table </w:t>
      </w:r>
      <w:r w:rsidRPr="009A54B7">
        <w:fldChar w:fldCharType="begin"/>
      </w:r>
      <w:r w:rsidRPr="009A54B7">
        <w:instrText xml:space="preserve"> SEQ Table \* ARABIC </w:instrText>
      </w:r>
      <w:r w:rsidRPr="009A54B7">
        <w:fldChar w:fldCharType="separate"/>
      </w:r>
      <w:r w:rsidR="00702208">
        <w:t>3</w:t>
      </w:r>
      <w:r w:rsidRPr="009A54B7">
        <w:fldChar w:fldCharType="end"/>
      </w:r>
      <w:bookmarkEnd w:id="88"/>
      <w:r w:rsidRPr="009A54B7">
        <w:t xml:space="preserve"> - JAR libraries Used CDR</w:t>
      </w:r>
      <w:bookmarkEnd w:id="89"/>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3943"/>
        <w:gridCol w:w="5633"/>
      </w:tblGrid>
      <w:tr w:rsidR="00E8761B" w:rsidRPr="00233248" w:rsidTr="00656724">
        <w:trPr>
          <w:tblHeader/>
        </w:trPr>
        <w:tc>
          <w:tcPr>
            <w:tcW w:w="3438" w:type="dxa"/>
          </w:tcPr>
          <w:p w:rsidR="00E8761B" w:rsidRPr="00233248" w:rsidRDefault="00E8761B" w:rsidP="000B1248">
            <w:pPr>
              <w:keepNext/>
              <w:keepLines/>
              <w:spacing w:after="0"/>
              <w:rPr>
                <w:rFonts w:ascii="Courier New" w:hAnsi="Courier New" w:cs="Courier New"/>
                <w:b/>
              </w:rPr>
            </w:pPr>
            <w:r w:rsidRPr="00233248">
              <w:rPr>
                <w:rFonts w:ascii="Courier New" w:hAnsi="Courier New" w:cs="Courier New"/>
                <w:b/>
              </w:rPr>
              <w:t>Library Jar Files</w:t>
            </w:r>
          </w:p>
        </w:tc>
        <w:tc>
          <w:tcPr>
            <w:tcW w:w="6015" w:type="dxa"/>
          </w:tcPr>
          <w:p w:rsidR="00E8761B" w:rsidRPr="00233248" w:rsidRDefault="00E8761B" w:rsidP="000B1248">
            <w:pPr>
              <w:keepNext/>
              <w:keepLines/>
              <w:spacing w:after="0"/>
              <w:rPr>
                <w:b/>
              </w:rPr>
            </w:pPr>
            <w:r w:rsidRPr="00233248">
              <w:rPr>
                <w:b/>
              </w:rPr>
              <w:t>Description</w:t>
            </w:r>
          </w:p>
        </w:tc>
      </w:tr>
      <w:tr w:rsidR="00E8761B" w:rsidRPr="00C50B2A" w:rsidTr="00656724">
        <w:trPr>
          <w:tblHeader/>
        </w:trPr>
        <w:tc>
          <w:tcPr>
            <w:tcW w:w="3438" w:type="dxa"/>
          </w:tcPr>
          <w:p w:rsidR="00E8761B" w:rsidRPr="00C50B2A" w:rsidRDefault="00E8761B" w:rsidP="000B1248">
            <w:pPr>
              <w:keepNext/>
              <w:keepLines/>
              <w:spacing w:after="0"/>
            </w:pPr>
            <w:r w:rsidRPr="00C50B2A">
              <w:rPr>
                <w:rFonts w:ascii="Courier New" w:hAnsi="Courier New" w:cs="Courier New"/>
              </w:rPr>
              <w:t>activation-1.1</w:t>
            </w:r>
            <w:r>
              <w:rPr>
                <w:rFonts w:ascii="Courier New" w:hAnsi="Courier New" w:cs="Courier New"/>
              </w:rPr>
              <w:t>.jar</w:t>
            </w:r>
          </w:p>
        </w:tc>
        <w:tc>
          <w:tcPr>
            <w:tcW w:w="6015" w:type="dxa"/>
          </w:tcPr>
          <w:p w:rsidR="00E8761B" w:rsidRPr="00C50B2A" w:rsidRDefault="00E8761B" w:rsidP="000B1248">
            <w:pPr>
              <w:keepNext/>
              <w:keepLines/>
              <w:spacing w:after="0"/>
            </w:pPr>
            <w:r w:rsidRPr="00C50B2A">
              <w:t>The JavaBeans activation framework, used in processing mail</w:t>
            </w:r>
          </w:p>
        </w:tc>
      </w:tr>
      <w:tr w:rsidR="00E8761B" w:rsidRPr="00C50B2A" w:rsidTr="00656724">
        <w:trPr>
          <w:tblHeader/>
        </w:trPr>
        <w:tc>
          <w:tcPr>
            <w:tcW w:w="3438" w:type="dxa"/>
          </w:tcPr>
          <w:p w:rsidR="00E8761B" w:rsidRPr="00C50B2A" w:rsidRDefault="00E8761B" w:rsidP="000B1248">
            <w:pPr>
              <w:pStyle w:val="PlainText"/>
              <w:keepNext/>
              <w:keepLines/>
              <w:rPr>
                <w:rFonts w:ascii="Courier New" w:hAnsi="Courier New" w:cs="Courier New"/>
              </w:rPr>
            </w:pPr>
            <w:r w:rsidRPr="00C50B2A">
              <w:rPr>
                <w:rFonts w:ascii="Courier New" w:hAnsi="Courier New" w:cs="Courier New"/>
              </w:rPr>
              <w:t>mail-1.4.1.jar</w:t>
            </w:r>
          </w:p>
        </w:tc>
        <w:tc>
          <w:tcPr>
            <w:tcW w:w="6015" w:type="dxa"/>
          </w:tcPr>
          <w:p w:rsidR="00E8761B" w:rsidRPr="00C50B2A" w:rsidRDefault="00E8761B" w:rsidP="000B1248">
            <w:pPr>
              <w:pStyle w:val="PlainText"/>
              <w:keepNext/>
              <w:keepLines/>
              <w:rPr>
                <w:rFonts w:asciiTheme="minorHAnsi" w:hAnsiTheme="minorHAnsi" w:cs="Courier New"/>
              </w:rPr>
            </w:pPr>
            <w:r w:rsidRPr="00C50B2A">
              <w:rPr>
                <w:rFonts w:asciiTheme="minorHAnsi" w:hAnsiTheme="minorHAnsi" w:cs="Courier New"/>
              </w:rPr>
              <w:t>The Sun mail IMAPI protocol</w:t>
            </w:r>
          </w:p>
        </w:tc>
      </w:tr>
      <w:tr w:rsidR="00E8761B" w:rsidRPr="00C50B2A" w:rsidTr="00656724">
        <w:trPr>
          <w:tblHeader/>
        </w:trPr>
        <w:tc>
          <w:tcPr>
            <w:tcW w:w="3438" w:type="dxa"/>
          </w:tcPr>
          <w:p w:rsidR="00E8761B" w:rsidRPr="00C50B2A" w:rsidRDefault="00E8761B" w:rsidP="000B1248">
            <w:pPr>
              <w:pStyle w:val="PlainText"/>
              <w:keepNext/>
              <w:keepLines/>
              <w:rPr>
                <w:rFonts w:ascii="Courier New" w:hAnsi="Courier New" w:cs="Courier New"/>
              </w:rPr>
            </w:pPr>
            <w:r w:rsidRPr="00C50B2A">
              <w:rPr>
                <w:rFonts w:ascii="Courier New" w:hAnsi="Courier New" w:cs="Courier New"/>
              </w:rPr>
              <w:t>ojdbc6.jar</w:t>
            </w:r>
          </w:p>
        </w:tc>
        <w:tc>
          <w:tcPr>
            <w:tcW w:w="6015" w:type="dxa"/>
          </w:tcPr>
          <w:p w:rsidR="00E8761B" w:rsidRPr="00C50B2A" w:rsidRDefault="00E8761B" w:rsidP="006C0816">
            <w:pPr>
              <w:pStyle w:val="PlainText"/>
              <w:keepNext/>
              <w:keepLines/>
              <w:rPr>
                <w:rFonts w:asciiTheme="minorHAnsi" w:hAnsiTheme="minorHAnsi" w:cs="Courier New"/>
              </w:rPr>
            </w:pPr>
            <w:r w:rsidRPr="00C50B2A">
              <w:rPr>
                <w:rFonts w:asciiTheme="minorHAnsi" w:hAnsiTheme="minorHAnsi" w:cs="Courier New"/>
              </w:rPr>
              <w:t xml:space="preserve">The </w:t>
            </w:r>
            <w:r w:rsidR="006C0816">
              <w:rPr>
                <w:rFonts w:asciiTheme="minorHAnsi" w:hAnsiTheme="minorHAnsi" w:cs="Courier New"/>
              </w:rPr>
              <w:t>Oracle</w:t>
            </w:r>
            <w:r w:rsidR="006C0816" w:rsidRPr="00C50B2A">
              <w:rPr>
                <w:rFonts w:asciiTheme="minorHAnsi" w:hAnsiTheme="minorHAnsi" w:cs="Courier New"/>
              </w:rPr>
              <w:t xml:space="preserve"> </w:t>
            </w:r>
            <w:r w:rsidRPr="00C50B2A">
              <w:rPr>
                <w:rFonts w:asciiTheme="minorHAnsi" w:hAnsiTheme="minorHAnsi" w:cs="Courier New"/>
              </w:rPr>
              <w:t>Java Database Connect utilities</w:t>
            </w:r>
            <w:r>
              <w:rPr>
                <w:rFonts w:asciiTheme="minorHAnsi" w:hAnsiTheme="minorHAnsi" w:cs="Courier New"/>
              </w:rPr>
              <w:t xml:space="preserve"> used for Oracle</w:t>
            </w:r>
          </w:p>
        </w:tc>
      </w:tr>
      <w:tr w:rsidR="00E8761B" w:rsidRPr="00C50B2A" w:rsidTr="00656724">
        <w:tc>
          <w:tcPr>
            <w:tcW w:w="3438" w:type="dxa"/>
          </w:tcPr>
          <w:p w:rsidR="00E8761B" w:rsidRPr="00C50B2A" w:rsidRDefault="00E8761B" w:rsidP="000B1248">
            <w:pPr>
              <w:pStyle w:val="PlainText"/>
              <w:rPr>
                <w:rFonts w:ascii="Courier New" w:hAnsi="Courier New" w:cs="Courier New"/>
              </w:rPr>
            </w:pPr>
            <w:r w:rsidRPr="00C50B2A">
              <w:rPr>
                <w:rFonts w:ascii="Courier New" w:hAnsi="Courier New" w:cs="Courier New"/>
              </w:rPr>
              <w:t xml:space="preserve">org.springframework.test-3.0.3.RELEASE.jar </w:t>
            </w:r>
          </w:p>
        </w:tc>
        <w:tc>
          <w:tcPr>
            <w:tcW w:w="6015" w:type="dxa"/>
          </w:tcPr>
          <w:p w:rsidR="00E8761B" w:rsidRPr="00C50B2A" w:rsidRDefault="00E8761B" w:rsidP="000B1248">
            <w:pPr>
              <w:pStyle w:val="PlainText"/>
              <w:rPr>
                <w:rFonts w:asciiTheme="minorHAnsi" w:hAnsiTheme="minorHAnsi" w:cs="Courier New"/>
              </w:rPr>
            </w:pPr>
            <w:r w:rsidRPr="00C50B2A">
              <w:rPr>
                <w:rFonts w:asciiTheme="minorHAnsi" w:hAnsiTheme="minorHAnsi" w:cs="Courier New"/>
              </w:rPr>
              <w:t>The test framework for Spring</w:t>
            </w:r>
            <w:r>
              <w:rPr>
                <w:rFonts w:asciiTheme="minorHAnsi" w:hAnsiTheme="minorHAnsi" w:cs="Courier New"/>
              </w:rPr>
              <w:t xml:space="preserve"> (not used)</w:t>
            </w:r>
          </w:p>
        </w:tc>
      </w:tr>
      <w:tr w:rsidR="00E8761B" w:rsidTr="00656724">
        <w:tc>
          <w:tcPr>
            <w:tcW w:w="3438" w:type="dxa"/>
          </w:tcPr>
          <w:p w:rsidR="00E8761B" w:rsidRPr="00C50B2A" w:rsidRDefault="00E8761B" w:rsidP="000B1248">
            <w:pPr>
              <w:spacing w:after="0"/>
              <w:rPr>
                <w:rFonts w:ascii="Courier New" w:hAnsi="Courier New" w:cs="Courier New"/>
                <w:sz w:val="21"/>
                <w:szCs w:val="21"/>
              </w:rPr>
            </w:pPr>
            <w:r w:rsidRPr="00C50B2A">
              <w:rPr>
                <w:rFonts w:ascii="Courier New" w:hAnsi="Courier New" w:cs="Courier New"/>
                <w:sz w:val="21"/>
                <w:szCs w:val="21"/>
              </w:rPr>
              <w:t>poi-3.9-20121203.jar</w:t>
            </w:r>
          </w:p>
        </w:tc>
        <w:tc>
          <w:tcPr>
            <w:tcW w:w="6015" w:type="dxa"/>
          </w:tcPr>
          <w:p w:rsidR="00E8761B" w:rsidRPr="00C50B2A" w:rsidRDefault="00E8761B" w:rsidP="000B1248">
            <w:pPr>
              <w:spacing w:after="0"/>
              <w:rPr>
                <w:rFonts w:asciiTheme="minorHAnsi" w:hAnsiTheme="minorHAnsi"/>
              </w:rPr>
            </w:pPr>
            <w:r w:rsidRPr="00C50B2A">
              <w:rPr>
                <w:rFonts w:asciiTheme="minorHAnsi" w:hAnsiTheme="minorHAnsi" w:cs="Courier New"/>
                <w:sz w:val="21"/>
                <w:szCs w:val="21"/>
              </w:rPr>
              <w:t>The Apache Microsoft Document API</w:t>
            </w:r>
            <w:r>
              <w:rPr>
                <w:rFonts w:asciiTheme="minorHAnsi" w:hAnsiTheme="minorHAnsi" w:cs="Courier New"/>
                <w:sz w:val="21"/>
                <w:szCs w:val="21"/>
              </w:rPr>
              <w:t xml:space="preserve"> for creating and manipulating Excel files for reporting.</w:t>
            </w:r>
          </w:p>
        </w:tc>
      </w:tr>
    </w:tbl>
    <w:p w:rsidR="006C0816" w:rsidRDefault="006C0816" w:rsidP="00E8761B"/>
    <w:p w:rsidR="00E8761B" w:rsidRDefault="00E8761B" w:rsidP="00E8761B">
      <w:r>
        <w:t xml:space="preserve">The </w:t>
      </w:r>
      <w:r>
        <w:rPr>
          <w:noProof/>
        </w:rPr>
        <w:t>cahubdataservices/scripts</w:t>
      </w:r>
      <w:r>
        <w:t xml:space="preserve"> directory contains the one file </w:t>
      </w:r>
      <w:r w:rsidRPr="00C50B2A">
        <w:rPr>
          <w:noProof/>
        </w:rPr>
        <w:t>_Events.groovy</w:t>
      </w:r>
      <w:r>
        <w:t xml:space="preserve"> </w:t>
      </w:r>
      <w:r w:rsidR="006C0816">
        <w:t>which is an event handler</w:t>
      </w:r>
      <w:r>
        <w:t>.</w:t>
      </w:r>
    </w:p>
    <w:p w:rsidR="00E8761B" w:rsidRDefault="00E8761B" w:rsidP="00E8761B">
      <w:r>
        <w:t xml:space="preserve">The </w:t>
      </w:r>
      <w:r>
        <w:rPr>
          <w:noProof/>
        </w:rPr>
        <w:t>cahubdataservices/web-app</w:t>
      </w:r>
      <w:r>
        <w:t xml:space="preserve"> directory is </w:t>
      </w:r>
      <w:r w:rsidR="009633CF">
        <w:t xml:space="preserve"> the location of the </w:t>
      </w:r>
      <w:r w:rsidR="006C0816">
        <w:rPr>
          <w:rFonts w:ascii="Verdana" w:hAnsi="Verdana"/>
          <w:color w:val="000000"/>
          <w:sz w:val="20"/>
          <w:szCs w:val="20"/>
          <w:shd w:val="clear" w:color="auto" w:fill="FFFFFF"/>
        </w:rPr>
        <w:t>standard directory structure defined in the J2EE specification</w:t>
      </w:r>
      <w:r w:rsidR="009633CF">
        <w:rPr>
          <w:rFonts w:ascii="Verdana" w:hAnsi="Verdana"/>
          <w:color w:val="000000"/>
          <w:sz w:val="20"/>
          <w:szCs w:val="20"/>
          <w:shd w:val="clear" w:color="auto" w:fill="FFFFFF"/>
        </w:rPr>
        <w:t>, such as WEB-INF and META-INF</w:t>
      </w:r>
      <w:r w:rsidR="006C0816">
        <w:rPr>
          <w:rFonts w:ascii="Verdana" w:hAnsi="Verdana"/>
          <w:color w:val="000000"/>
          <w:sz w:val="20"/>
          <w:szCs w:val="20"/>
          <w:shd w:val="clear" w:color="auto" w:fill="FFFFFF"/>
        </w:rPr>
        <w:t>.</w:t>
      </w:r>
      <w:r w:rsidR="006C0816">
        <w:rPr>
          <w:rStyle w:val="apple-converted-space"/>
          <w:rFonts w:ascii="Verdana" w:hAnsi="Verdana"/>
          <w:color w:val="000000"/>
          <w:sz w:val="20"/>
          <w:szCs w:val="20"/>
          <w:shd w:val="clear" w:color="auto" w:fill="FFFFFF"/>
        </w:rPr>
        <w:t> </w:t>
      </w:r>
      <w:r>
        <w:t xml:space="preserve">.  This extends the </w:t>
      </w:r>
      <w:r>
        <w:rPr>
          <w:noProof/>
        </w:rPr>
        <w:t xml:space="preserve">cahubdataservices/grails-app/web-app </w:t>
      </w:r>
      <w:r>
        <w:t>by linking in various jar files found in other directories at this level.</w:t>
      </w:r>
    </w:p>
    <w:tbl>
      <w:tblPr>
        <w:tblStyle w:val="TableGrid"/>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9453"/>
      </w:tblGrid>
      <w:tr w:rsidR="00E8761B" w:rsidTr="000B1248">
        <w:tc>
          <w:tcPr>
            <w:tcW w:w="9453" w:type="dxa"/>
          </w:tcPr>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lastRenderedPageBreak/>
              <w:t>\---cahubdataservices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+---grails-app</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+---conf</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+---controllers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+---domain</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+---i18n</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+---jobs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+---taglib</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+---utils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\---views </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+---lib</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+---scripts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+---src </w:t>
            </w:r>
          </w:p>
          <w:p w:rsidR="00E8761B" w:rsidRPr="000F0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\---web-app</w:t>
            </w:r>
          </w:p>
        </w:tc>
      </w:tr>
    </w:tbl>
    <w:p w:rsidR="00E8761B" w:rsidRPr="00656724" w:rsidRDefault="00E8761B" w:rsidP="008B4263">
      <w:pPr>
        <w:pStyle w:val="Caption"/>
      </w:pPr>
      <w:bookmarkStart w:id="90" w:name="_Ref434588066"/>
      <w:bookmarkStart w:id="91" w:name="_Toc435195094"/>
      <w:r w:rsidRPr="009A54B7">
        <w:t xml:space="preserve">Figure </w:t>
      </w:r>
      <w:r w:rsidRPr="009A54B7">
        <w:fldChar w:fldCharType="begin"/>
      </w:r>
      <w:r w:rsidRPr="009A54B7">
        <w:instrText xml:space="preserve"> SEQ Figure \* ARABIC </w:instrText>
      </w:r>
      <w:r w:rsidRPr="009A54B7">
        <w:fldChar w:fldCharType="separate"/>
      </w:r>
      <w:r w:rsidR="00702208">
        <w:t>8</w:t>
      </w:r>
      <w:r w:rsidRPr="009A54B7">
        <w:fldChar w:fldCharType="end"/>
      </w:r>
      <w:bookmarkEnd w:id="90"/>
      <w:r w:rsidRPr="009A54B7">
        <w:t xml:space="preserve"> - High Level Overall View of CDR Directory Structure</w:t>
      </w:r>
      <w:bookmarkEnd w:id="91"/>
    </w:p>
    <w:p w:rsidR="00E8761B" w:rsidRPr="00DB03D9" w:rsidRDefault="00E8761B" w:rsidP="00E8761B">
      <w:r>
        <w:t xml:space="preserve">The </w:t>
      </w:r>
      <w:r w:rsidRPr="004C607C">
        <w:rPr>
          <w:rFonts w:ascii="Lucida Console" w:hAnsi="Lucida Console"/>
          <w:noProof/>
          <w:sz w:val="20"/>
          <w:szCs w:val="20"/>
        </w:rPr>
        <w:t>conf</w:t>
      </w:r>
      <w:r>
        <w:t xml:space="preserve"> directory, shown in </w:t>
      </w:r>
      <w:r>
        <w:fldChar w:fldCharType="begin"/>
      </w:r>
      <w:r>
        <w:instrText xml:space="preserve"> REF _Ref434842872 \h </w:instrText>
      </w:r>
      <w:r>
        <w:fldChar w:fldCharType="separate"/>
      </w:r>
      <w:r w:rsidR="00702208" w:rsidRPr="009A54B7">
        <w:t xml:space="preserve">Figure </w:t>
      </w:r>
      <w:r w:rsidR="00702208">
        <w:rPr>
          <w:noProof/>
        </w:rPr>
        <w:t>9</w:t>
      </w:r>
      <w:r>
        <w:fldChar w:fldCharType="end"/>
      </w:r>
      <w:r>
        <w:t xml:space="preserve">, stores various files used in configuring CDR, and the Oracle </w:t>
      </w:r>
      <w:r w:rsidR="00306F09">
        <w:t>data source</w:t>
      </w:r>
      <w:r>
        <w:t xml:space="preserve">.  When needed, other configuration files go in this directory. </w:t>
      </w:r>
      <w:r w:rsidRPr="00007FC4">
        <w:t>Grails removes the need to add configuration in XML files</w:t>
      </w:r>
      <w:r>
        <w:t xml:space="preserve"> for the CDR</w:t>
      </w:r>
      <w:r w:rsidRPr="00007FC4">
        <w:t xml:space="preserve">. Instead, the framework uses a set of rules or conventions while inspecting the code of Grails-based applications. For example, a class name that ends with Controller (for example </w:t>
      </w:r>
      <w:r w:rsidRPr="00007FC4">
        <w:rPr>
          <w:noProof/>
        </w:rPr>
        <w:t>LoginController</w:t>
      </w:r>
      <w:r w:rsidRPr="00007FC4">
        <w:t xml:space="preserve">) </w:t>
      </w:r>
      <w:r>
        <w:t xml:space="preserve">and is in the Controllers folder </w:t>
      </w:r>
      <w:r w:rsidRPr="00007FC4">
        <w:t>is a controller.</w:t>
      </w:r>
      <w:r>
        <w:t xml:space="preserve">  In general, the controllers related to base classes are stored under the Controller directory, shown in </w:t>
      </w:r>
      <w:r>
        <w:fldChar w:fldCharType="begin"/>
      </w:r>
      <w:r>
        <w:instrText xml:space="preserve"> REF _Ref434829039 \h </w:instrText>
      </w:r>
      <w:r>
        <w:fldChar w:fldCharType="separate"/>
      </w:r>
      <w:r w:rsidR="00702208" w:rsidRPr="009A54B7">
        <w:t xml:space="preserve">Figure </w:t>
      </w:r>
      <w:r w:rsidR="00702208">
        <w:rPr>
          <w:noProof/>
        </w:rPr>
        <w:t>10</w:t>
      </w:r>
      <w:r>
        <w:fldChar w:fldCharType="end"/>
      </w:r>
      <w:r>
        <w:t>.</w:t>
      </w:r>
    </w:p>
    <w:tbl>
      <w:tblPr>
        <w:tblStyle w:val="TableGrid"/>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9453"/>
      </w:tblGrid>
      <w:tr w:rsidR="00E8761B" w:rsidTr="000B1248">
        <w:tc>
          <w:tcPr>
            <w:tcW w:w="9453" w:type="dxa"/>
          </w:tcPr>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rPr>
              <w:t xml:space="preserve">    </w:t>
            </w:r>
            <w:r w:rsidRPr="00036C54">
              <w:rPr>
                <w:rFonts w:ascii="Lucida Console" w:hAnsi="Lucida Console" w:cs="Courier New"/>
                <w:noProof/>
              </w:rPr>
              <w:t>+---grails-app</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+---conf</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   |   BootStrap.groovy</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   |   BuildConfig.groovy</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   |   Config.groovy</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   |   DataSource.groovy</w:t>
            </w:r>
          </w:p>
          <w:p w:rsidR="00E8761B" w:rsidRPr="00036C54" w:rsidRDefault="00E8761B" w:rsidP="00656724">
            <w:pPr>
              <w:pStyle w:val="PlainText"/>
              <w:keepNext/>
              <w:keepLines/>
              <w:rPr>
                <w:rFonts w:ascii="Lucida Console" w:hAnsi="Lucida Console" w:cs="Courier New"/>
                <w:noProof/>
              </w:rPr>
            </w:pPr>
            <w:r w:rsidRPr="00036C54">
              <w:rPr>
                <w:rFonts w:ascii="Lucida Console" w:hAnsi="Lucida Console" w:cs="Courier New"/>
                <w:noProof/>
              </w:rPr>
              <w:t xml:space="preserve">    |   |   |   DefaultQuartzConfig.groovy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GrailsMelodyConfig.groovy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QuartzBootStrap.groovy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Searchable.groovy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SecurityFilters.groovy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UrlMappings.groovy</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   </w:t>
            </w:r>
          </w:p>
          <w:p w:rsidR="00E8761B" w:rsidRPr="00036C54" w:rsidRDefault="00E8761B" w:rsidP="000B1248">
            <w:pPr>
              <w:pStyle w:val="PlainText"/>
              <w:keepNext/>
              <w:keepLines/>
              <w:rPr>
                <w:rFonts w:ascii="Lucida Console" w:hAnsi="Lucida Console" w:cs="Courier New"/>
                <w:noProof/>
              </w:rPr>
            </w:pPr>
            <w:r w:rsidRPr="00036C54">
              <w:rPr>
                <w:rFonts w:ascii="Lucida Console" w:hAnsi="Lucida Console" w:cs="Courier New"/>
                <w:noProof/>
              </w:rPr>
              <w:t xml:space="preserve">    |   |   \---spring</w:t>
            </w:r>
          </w:p>
          <w:p w:rsidR="00E8761B" w:rsidRPr="00036C54" w:rsidRDefault="00E8761B" w:rsidP="000B1248">
            <w:pPr>
              <w:pStyle w:val="PlainText"/>
              <w:keepNext/>
              <w:rPr>
                <w:rFonts w:ascii="Lucida Console" w:hAnsi="Lucida Console" w:cs="Courier New"/>
              </w:rPr>
            </w:pPr>
            <w:r w:rsidRPr="00036C54">
              <w:rPr>
                <w:rFonts w:ascii="Lucida Console" w:hAnsi="Lucida Console" w:cs="Courier New"/>
                <w:noProof/>
              </w:rPr>
              <w:t xml:space="preserve">    | </w:t>
            </w:r>
            <w:r>
              <w:rPr>
                <w:rFonts w:ascii="Lucida Console" w:hAnsi="Lucida Console" w:cs="Courier New"/>
                <w:noProof/>
              </w:rPr>
              <w:t xml:space="preserve">  |           resources.groovy</w:t>
            </w:r>
          </w:p>
        </w:tc>
      </w:tr>
    </w:tbl>
    <w:p w:rsidR="00E8761B" w:rsidRPr="009A54B7" w:rsidRDefault="00E8761B" w:rsidP="008B4263">
      <w:pPr>
        <w:pStyle w:val="Caption"/>
      </w:pPr>
      <w:bookmarkStart w:id="92" w:name="_Ref434842872"/>
      <w:bookmarkStart w:id="93" w:name="_Toc435195095"/>
      <w:r w:rsidRPr="009A54B7">
        <w:t xml:space="preserve">Figure </w:t>
      </w:r>
      <w:r w:rsidRPr="009A54B7">
        <w:fldChar w:fldCharType="begin"/>
      </w:r>
      <w:r w:rsidRPr="009A54B7">
        <w:instrText xml:space="preserve"> SEQ Figure \* ARABIC </w:instrText>
      </w:r>
      <w:r w:rsidRPr="009A54B7">
        <w:fldChar w:fldCharType="separate"/>
      </w:r>
      <w:r w:rsidR="00702208">
        <w:t>9</w:t>
      </w:r>
      <w:r w:rsidRPr="009A54B7">
        <w:fldChar w:fldCharType="end"/>
      </w:r>
      <w:bookmarkEnd w:id="92"/>
      <w:r w:rsidRPr="009A54B7">
        <w:t xml:space="preserve"> - CDR </w:t>
      </w:r>
      <w:r w:rsidRPr="009A54B7">
        <w:rPr>
          <w:rFonts w:ascii="Lucida Console" w:hAnsi="Lucida Console"/>
        </w:rPr>
        <w:t>conf</w:t>
      </w:r>
      <w:r w:rsidRPr="009A54B7">
        <w:t xml:space="preserve"> Directory Details</w:t>
      </w:r>
      <w:bookmarkEnd w:id="93"/>
    </w:p>
    <w:p w:rsidR="00E8761B" w:rsidRDefault="00E8761B" w:rsidP="00E8761B">
      <w:r>
        <w:fldChar w:fldCharType="begin"/>
      </w:r>
      <w:r>
        <w:instrText xml:space="preserve"> REF _Ref434829039 \h </w:instrText>
      </w:r>
      <w:r>
        <w:fldChar w:fldCharType="separate"/>
      </w:r>
      <w:r w:rsidR="00702208" w:rsidRPr="009A54B7">
        <w:t xml:space="preserve">Figure </w:t>
      </w:r>
      <w:r w:rsidR="00702208">
        <w:rPr>
          <w:noProof/>
        </w:rPr>
        <w:t>10</w:t>
      </w:r>
      <w:r>
        <w:fldChar w:fldCharType="end"/>
      </w:r>
      <w:r>
        <w:t xml:space="preserve"> shows the </w:t>
      </w:r>
      <w:r>
        <w:rPr>
          <w:rFonts w:ascii="Lucida Console" w:hAnsi="Lucida Console"/>
          <w:noProof/>
          <w:sz w:val="20"/>
          <w:szCs w:val="20"/>
        </w:rPr>
        <w:t>controllers</w:t>
      </w:r>
      <w:r>
        <w:t xml:space="preserve"> directory that stores various files mapping between the database model and the views displayed in the web interface.  </w:t>
      </w:r>
      <w:r w:rsidRPr="005F0D66">
        <w:t>Grails uses controllers to implement the behavior of web pages.</w:t>
      </w:r>
      <w:r>
        <w:t xml:space="preserve"> For each CDR domain class, the associated controller file has the domain name concatenated with “Controller”, and is of type “.groovy.”  For example, the login controller is “</w:t>
      </w:r>
      <w:r w:rsidRPr="00EA365C">
        <w:rPr>
          <w:noProof/>
        </w:rPr>
        <w:t>LoginController.groovy</w:t>
      </w:r>
      <w:r>
        <w:t xml:space="preserve">.”  </w:t>
      </w:r>
      <w:r w:rsidR="007F5F21">
        <w:t xml:space="preserve">Additionally, </w:t>
      </w:r>
      <w:r w:rsidR="007F5F21">
        <w:fldChar w:fldCharType="begin"/>
      </w:r>
      <w:r w:rsidR="007F5F21">
        <w:instrText xml:space="preserve"> REF _Ref434931050 \h </w:instrText>
      </w:r>
      <w:r w:rsidR="007F5F21">
        <w:fldChar w:fldCharType="separate"/>
      </w:r>
      <w:r w:rsidR="007F5F21" w:rsidRPr="009A54B7">
        <w:t xml:space="preserve">Table </w:t>
      </w:r>
      <w:r w:rsidR="007F5F21">
        <w:rPr>
          <w:noProof/>
        </w:rPr>
        <w:t>4</w:t>
      </w:r>
      <w:r w:rsidR="007F5F21">
        <w:fldChar w:fldCharType="end"/>
      </w:r>
      <w:r w:rsidR="007F5F21">
        <w:t xml:space="preserve"> shows controllers unrelated to Domain Classes.</w:t>
      </w:r>
    </w:p>
    <w:p w:rsidR="00E8761B" w:rsidRPr="009A54B7" w:rsidRDefault="00E8761B" w:rsidP="008B4263">
      <w:pPr>
        <w:pStyle w:val="Caption"/>
      </w:pPr>
      <w:bookmarkStart w:id="94" w:name="_Ref434931050"/>
      <w:bookmarkStart w:id="95" w:name="_Toc435195111"/>
      <w:r w:rsidRPr="009A54B7">
        <w:t xml:space="preserve">Table </w:t>
      </w:r>
      <w:r w:rsidRPr="009A54B7">
        <w:fldChar w:fldCharType="begin"/>
      </w:r>
      <w:r w:rsidRPr="009A54B7">
        <w:instrText xml:space="preserve"> SEQ Table \* ARABIC </w:instrText>
      </w:r>
      <w:r w:rsidRPr="009A54B7">
        <w:fldChar w:fldCharType="separate"/>
      </w:r>
      <w:r w:rsidR="00702208">
        <w:t>4</w:t>
      </w:r>
      <w:r w:rsidRPr="009A54B7">
        <w:fldChar w:fldCharType="end"/>
      </w:r>
      <w:bookmarkEnd w:id="94"/>
      <w:r w:rsidR="003068E1">
        <w:t xml:space="preserve"> - Controllers Not Associa</w:t>
      </w:r>
      <w:r w:rsidRPr="009A54B7">
        <w:t>ted with Domain Classes</w:t>
      </w:r>
      <w:bookmarkEnd w:id="95"/>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718"/>
        <w:gridCol w:w="6735"/>
      </w:tblGrid>
      <w:tr w:rsidR="00E8761B" w:rsidRPr="00FA095B" w:rsidTr="000B1248">
        <w:trPr>
          <w:tblHeader/>
        </w:trPr>
        <w:tc>
          <w:tcPr>
            <w:tcW w:w="2718" w:type="dxa"/>
          </w:tcPr>
          <w:p w:rsidR="00E8761B" w:rsidRPr="00EA2FC7" w:rsidRDefault="00E8761B" w:rsidP="009A54B7">
            <w:pPr>
              <w:pStyle w:val="PlainText"/>
              <w:ind w:left="0"/>
              <w:rPr>
                <w:rFonts w:asciiTheme="minorHAnsi" w:hAnsiTheme="minorHAnsi" w:cs="Courier New"/>
                <w:b/>
                <w:noProof/>
                <w:sz w:val="22"/>
                <w:szCs w:val="22"/>
              </w:rPr>
            </w:pPr>
            <w:r w:rsidRPr="00EA2FC7">
              <w:rPr>
                <w:rFonts w:asciiTheme="minorHAnsi" w:hAnsiTheme="minorHAnsi" w:cs="Courier New"/>
                <w:b/>
                <w:noProof/>
                <w:sz w:val="22"/>
                <w:szCs w:val="22"/>
              </w:rPr>
              <w:t xml:space="preserve">Controllers Not Associated with A </w:t>
            </w:r>
            <w:r>
              <w:rPr>
                <w:rFonts w:asciiTheme="minorHAnsi" w:hAnsiTheme="minorHAnsi" w:cs="Courier New"/>
                <w:b/>
                <w:noProof/>
                <w:sz w:val="22"/>
                <w:szCs w:val="22"/>
              </w:rPr>
              <w:t>Domain</w:t>
            </w:r>
            <w:r w:rsidRPr="00EA2FC7">
              <w:rPr>
                <w:rFonts w:asciiTheme="minorHAnsi" w:hAnsiTheme="minorHAnsi" w:cs="Courier New"/>
                <w:b/>
                <w:noProof/>
                <w:sz w:val="22"/>
                <w:szCs w:val="22"/>
              </w:rPr>
              <w:t xml:space="preserve"> Class</w:t>
            </w:r>
          </w:p>
        </w:tc>
        <w:tc>
          <w:tcPr>
            <w:tcW w:w="6735" w:type="dxa"/>
          </w:tcPr>
          <w:p w:rsidR="00E8761B" w:rsidRPr="00EA2FC7" w:rsidRDefault="00E8761B" w:rsidP="009A54B7">
            <w:pPr>
              <w:pStyle w:val="PlainText"/>
              <w:ind w:left="72"/>
              <w:rPr>
                <w:rFonts w:asciiTheme="minorHAnsi" w:hAnsiTheme="minorHAnsi" w:cs="Courier New"/>
                <w:b/>
                <w:sz w:val="22"/>
                <w:szCs w:val="22"/>
              </w:rPr>
            </w:pPr>
            <w:r w:rsidRPr="00EA2FC7">
              <w:rPr>
                <w:rFonts w:asciiTheme="minorHAnsi" w:hAnsiTheme="minorHAnsi" w:cs="Courier New"/>
                <w:b/>
                <w:sz w:val="22"/>
                <w:szCs w:val="22"/>
              </w:rPr>
              <w:t>Description</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lastRenderedPageBreak/>
              <w:t>backoffice</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monitoring of system functioning, activities and RESTful services</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errors</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“Page not found” screen, when requested information is not available.</w:t>
            </w:r>
          </w:p>
        </w:tc>
      </w:tr>
      <w:tr w:rsidR="00E8761B" w:rsidRPr="00FA095B" w:rsidTr="000B1248">
        <w:tc>
          <w:tcPr>
            <w:tcW w:w="2718" w:type="dxa"/>
          </w:tcPr>
          <w:p w:rsidR="00E8761B" w:rsidRPr="00FA095B" w:rsidRDefault="00E8761B" w:rsidP="009A54B7">
            <w:pPr>
              <w:pStyle w:val="PlainText"/>
              <w:tabs>
                <w:tab w:val="left" w:pos="195"/>
              </w:tabs>
              <w:ind w:left="0"/>
              <w:rPr>
                <w:rFonts w:asciiTheme="minorHAnsi" w:hAnsiTheme="minorHAnsi" w:cs="Courier New"/>
                <w:noProof/>
                <w:sz w:val="22"/>
                <w:szCs w:val="22"/>
              </w:rPr>
            </w:pPr>
            <w:r w:rsidRPr="00FA095B">
              <w:rPr>
                <w:rFonts w:asciiTheme="minorHAnsi" w:hAnsiTheme="minorHAnsi" w:cs="Courier New"/>
                <w:noProof/>
                <w:sz w:val="22"/>
                <w:szCs w:val="22"/>
              </w:rPr>
              <w:t>login</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authentication of a user when they attempt access to the web site</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help</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system help screens that are available to users</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helpFileUpload</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upload of user manuals, SOPs etc. for the users</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home</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initial page that a user sees when they login.  This home page is a function of the individual user, and their role.</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userLogin</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Supports the reporting of users, and the information stored about those users, such as affiliation</w:t>
            </w:r>
          </w:p>
        </w:tc>
      </w:tr>
      <w:tr w:rsidR="00E8761B" w:rsidRPr="00FA095B" w:rsidTr="000B1248">
        <w:tc>
          <w:tcPr>
            <w:tcW w:w="2718" w:type="dxa"/>
          </w:tcPr>
          <w:p w:rsidR="00E8761B" w:rsidRPr="00FA095B" w:rsidRDefault="00E8761B" w:rsidP="009A54B7">
            <w:pPr>
              <w:pStyle w:val="PlainText"/>
              <w:ind w:left="0"/>
              <w:rPr>
                <w:rFonts w:asciiTheme="minorHAnsi" w:hAnsiTheme="minorHAnsi" w:cs="Courier New"/>
                <w:noProof/>
                <w:sz w:val="22"/>
                <w:szCs w:val="22"/>
              </w:rPr>
            </w:pPr>
            <w:r w:rsidRPr="00FA095B">
              <w:rPr>
                <w:rFonts w:asciiTheme="minorHAnsi" w:hAnsiTheme="minorHAnsi" w:cs="Courier New"/>
                <w:noProof/>
                <w:sz w:val="22"/>
                <w:szCs w:val="22"/>
              </w:rPr>
              <w:t>logout</w:t>
            </w:r>
          </w:p>
        </w:tc>
        <w:tc>
          <w:tcPr>
            <w:tcW w:w="6735" w:type="dxa"/>
          </w:tcPr>
          <w:p w:rsidR="00E8761B" w:rsidRPr="00FA095B" w:rsidRDefault="00E8761B" w:rsidP="009A54B7">
            <w:pPr>
              <w:pStyle w:val="PlainText"/>
              <w:ind w:left="72"/>
              <w:rPr>
                <w:rFonts w:asciiTheme="minorHAnsi" w:hAnsiTheme="minorHAnsi" w:cs="Courier New"/>
                <w:sz w:val="22"/>
                <w:szCs w:val="22"/>
              </w:rPr>
            </w:pPr>
            <w:r>
              <w:rPr>
                <w:rFonts w:asciiTheme="minorHAnsi" w:hAnsiTheme="minorHAnsi" w:cs="Courier New"/>
                <w:sz w:val="22"/>
                <w:szCs w:val="22"/>
              </w:rPr>
              <w:t>Destroys the session</w:t>
            </w:r>
          </w:p>
        </w:tc>
      </w:tr>
    </w:tbl>
    <w:p w:rsidR="00E8761B" w:rsidRPr="00365529" w:rsidRDefault="00E8761B" w:rsidP="00E8761B"/>
    <w:tbl>
      <w:tblPr>
        <w:tblStyle w:val="TableGrid"/>
        <w:tblW w:w="0" w:type="auto"/>
        <w:tblLook w:val="04A0" w:firstRow="1" w:lastRow="0" w:firstColumn="1" w:lastColumn="0" w:noHBand="0" w:noVBand="1"/>
      </w:tblPr>
      <w:tblGrid>
        <w:gridCol w:w="9453"/>
      </w:tblGrid>
      <w:tr w:rsidR="00E8761B" w:rsidTr="000B1248">
        <w:tc>
          <w:tcPr>
            <w:tcW w:w="9453" w:type="dxa"/>
            <w:tcBorders>
              <w:top w:val="single" w:sz="18" w:space="0" w:color="auto"/>
              <w:left w:val="single" w:sz="18" w:space="0" w:color="auto"/>
              <w:bottom w:val="single" w:sz="18" w:space="0" w:color="auto"/>
              <w:right w:val="single" w:sz="18" w:space="0" w:color="auto"/>
            </w:tcBorders>
          </w:tcPr>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\---cahubdataservices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+---grails-app</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+---controllers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   \---nci</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       \---obbr</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           +---cahub</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           |   +---datarecords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   |           |   |   \---qm</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+---datawarehouse</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+---forms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+---bms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+---bpv</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   +---clinicaldataentry</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   \---worksheet</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+---common</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   \---withdraw</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\---gtex</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\---crf</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+---prc</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\---bpv</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+---prctumor</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+---register</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+---staticmembers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\---util </w:t>
            </w:r>
          </w:p>
          <w:p w:rsidR="00E8761B" w:rsidRPr="00DB03D9" w:rsidRDefault="00E8761B" w:rsidP="000B1248">
            <w:pPr>
              <w:pStyle w:val="PlainText"/>
              <w:keepNext/>
              <w:rPr>
                <w:rFonts w:ascii="Lucida Console" w:hAnsi="Lucida Console" w:cs="Courier New"/>
              </w:rPr>
            </w:pPr>
            <w:r w:rsidRPr="006C720E">
              <w:rPr>
                <w:rFonts w:ascii="Lucida Console" w:hAnsi="Lucida Console" w:cs="Courier New"/>
                <w:noProof/>
              </w:rPr>
              <w:t xml:space="preserve">    |   |           \---cahubdataservices</w:t>
            </w:r>
          </w:p>
        </w:tc>
      </w:tr>
    </w:tbl>
    <w:p w:rsidR="00E8761B" w:rsidRPr="009A54B7" w:rsidRDefault="00E8761B" w:rsidP="008B4263">
      <w:pPr>
        <w:pStyle w:val="Caption"/>
      </w:pPr>
      <w:bookmarkStart w:id="96" w:name="_Ref434829039"/>
      <w:bookmarkStart w:id="97" w:name="_Toc435195096"/>
      <w:r w:rsidRPr="009A54B7">
        <w:t xml:space="preserve">Figure </w:t>
      </w:r>
      <w:r w:rsidRPr="009A54B7">
        <w:fldChar w:fldCharType="begin"/>
      </w:r>
      <w:r w:rsidRPr="009A54B7">
        <w:instrText xml:space="preserve"> SEQ Figure \* ARABIC </w:instrText>
      </w:r>
      <w:r w:rsidRPr="009A54B7">
        <w:fldChar w:fldCharType="separate"/>
      </w:r>
      <w:r w:rsidR="00702208">
        <w:t>10</w:t>
      </w:r>
      <w:r w:rsidRPr="009A54B7">
        <w:fldChar w:fldCharType="end"/>
      </w:r>
      <w:bookmarkEnd w:id="96"/>
      <w:r w:rsidRPr="009A54B7">
        <w:t xml:space="preserve"> - CDR </w:t>
      </w:r>
      <w:r w:rsidRPr="009A54B7">
        <w:rPr>
          <w:rFonts w:ascii="Lucida Console" w:hAnsi="Lucida Console"/>
        </w:rPr>
        <w:t>controllers</w:t>
      </w:r>
      <w:r w:rsidRPr="009A54B7">
        <w:t xml:space="preserve"> Directory Structure</w:t>
      </w:r>
      <w:bookmarkEnd w:id="97"/>
    </w:p>
    <w:p w:rsidR="00E8761B" w:rsidRDefault="00E8761B" w:rsidP="00E8761B">
      <w:r>
        <w:t>T</w:t>
      </w:r>
      <w:r w:rsidRPr="009B5A48">
        <w:t>he grails-app/domain directory</w:t>
      </w:r>
      <w:r>
        <w:t xml:space="preserve">, shown in </w:t>
      </w:r>
      <w:r>
        <w:fldChar w:fldCharType="begin"/>
      </w:r>
      <w:r>
        <w:instrText xml:space="preserve"> REF _Ref434829490 \h </w:instrText>
      </w:r>
      <w:r>
        <w:fldChar w:fldCharType="separate"/>
      </w:r>
      <w:r w:rsidR="00702208" w:rsidRPr="009A54B7">
        <w:t xml:space="preserve">Figure </w:t>
      </w:r>
      <w:r w:rsidR="00702208">
        <w:rPr>
          <w:noProof/>
        </w:rPr>
        <w:t>11</w:t>
      </w:r>
      <w:r>
        <w:fldChar w:fldCharType="end"/>
      </w:r>
      <w:r>
        <w:t xml:space="preserve">, stores the domain classes.  A description of the individual </w:t>
      </w:r>
      <w:r w:rsidRPr="00FC67A4">
        <w:rPr>
          <w:rFonts w:asciiTheme="minorHAnsi" w:hAnsiTheme="minorHAnsi"/>
        </w:rPr>
        <w:t xml:space="preserve">domain classes is in </w:t>
      </w:r>
      <w:r w:rsidRPr="003068E1">
        <w:rPr>
          <w:rFonts w:asciiTheme="minorHAnsi" w:hAnsiTheme="minorHAnsi"/>
        </w:rPr>
        <w:fldChar w:fldCharType="begin"/>
      </w:r>
      <w:r w:rsidRPr="003068E1">
        <w:rPr>
          <w:rFonts w:asciiTheme="minorHAnsi" w:hAnsiTheme="minorHAnsi"/>
        </w:rPr>
        <w:instrText xml:space="preserve"> REF _Ref434586940 \h  \* MERGEFORMAT </w:instrText>
      </w:r>
      <w:r w:rsidRPr="003068E1">
        <w:rPr>
          <w:rFonts w:asciiTheme="minorHAnsi" w:hAnsiTheme="minorHAnsi"/>
        </w:rPr>
      </w:r>
      <w:r w:rsidRPr="003068E1">
        <w:rPr>
          <w:rFonts w:asciiTheme="minorHAnsi" w:hAnsiTheme="minorHAnsi"/>
        </w:rPr>
        <w:fldChar w:fldCharType="separate"/>
      </w:r>
      <w:r w:rsidR="00702208" w:rsidRPr="00702208">
        <w:rPr>
          <w:rFonts w:asciiTheme="minorHAnsi" w:hAnsiTheme="minorHAnsi"/>
          <w:bCs/>
        </w:rPr>
        <w:t>Table 1</w:t>
      </w:r>
      <w:r w:rsidRPr="003068E1">
        <w:rPr>
          <w:rFonts w:asciiTheme="minorHAnsi" w:hAnsiTheme="minorHAnsi"/>
        </w:rPr>
        <w:fldChar w:fldCharType="end"/>
      </w:r>
      <w:r w:rsidRPr="00FC67A4">
        <w:rPr>
          <w:rFonts w:asciiTheme="minorHAnsi" w:hAnsiTheme="minorHAnsi"/>
        </w:rPr>
        <w:t xml:space="preserve">.  Each of the files is a .groovy file, with the file name the name of the domain class.  The directory structure divides the files into core functionality (e.g., </w:t>
      </w:r>
      <w:r w:rsidRPr="00FC67A4">
        <w:rPr>
          <w:rFonts w:asciiTheme="minorHAnsi" w:hAnsiTheme="minorHAnsi"/>
          <w:noProof/>
        </w:rPr>
        <w:t>authservice, data records, datawarehouse, ldacc, prc, prctumor, and util</w:t>
      </w:r>
      <w:r w:rsidRPr="00FC67A4">
        <w:rPr>
          <w:rFonts w:asciiTheme="minorHAnsi" w:hAnsiTheme="minorHAnsi"/>
        </w:rPr>
        <w:t>) and forms (e.g</w:t>
      </w:r>
      <w:r w:rsidRPr="00FC67A4">
        <w:rPr>
          <w:rFonts w:asciiTheme="minorHAnsi" w:hAnsiTheme="minorHAnsi"/>
          <w:noProof/>
        </w:rPr>
        <w:t>., bms, bpv, common, and gtex</w:t>
      </w:r>
      <w:r w:rsidRPr="00FC67A4">
        <w:rPr>
          <w:rFonts w:asciiTheme="minorHAnsi" w:hAnsiTheme="minorHAnsi"/>
        </w:rPr>
        <w:t xml:space="preserve">).  Each study contains a mix of forms, some of which are common across multiple studies.  The selection of </w:t>
      </w:r>
      <w:r w:rsidRPr="00FC67A4">
        <w:rPr>
          <w:rFonts w:asciiTheme="minorHAnsi" w:hAnsiTheme="minorHAnsi"/>
        </w:rPr>
        <w:lastRenderedPageBreak/>
        <w:t>forms for a study are defined by the needs of the study, and documented in the appropriate SOP.</w:t>
      </w:r>
      <w:r w:rsidRPr="00FC67A4">
        <w:rPr>
          <w:rFonts w:asciiTheme="minorHAnsi" w:hAnsiTheme="minorHAnsi" w:cs="Arial"/>
          <w:color w:val="252525"/>
          <w:shd w:val="clear" w:color="auto" w:fill="FFFFFF"/>
        </w:rPr>
        <w:t xml:space="preserve">  GORM manages all domain classes found in the domain. Methods are dynamically added to aid in persisting the class's instances.</w:t>
      </w:r>
      <w:r w:rsidR="003068E1">
        <w:rPr>
          <w:rFonts w:asciiTheme="minorHAnsi" w:hAnsiTheme="minorHAnsi" w:cs="Arial"/>
          <w:color w:val="252525"/>
          <w:shd w:val="clear" w:color="auto" w:fill="FFFFFF"/>
        </w:rPr>
        <w:t xml:space="preserve">  The files in this figure map into the Grails Domain box in </w:t>
      </w:r>
      <w:r w:rsidR="003068E1">
        <w:rPr>
          <w:rFonts w:asciiTheme="minorHAnsi" w:hAnsiTheme="minorHAnsi" w:cs="Arial"/>
          <w:color w:val="252525"/>
          <w:shd w:val="clear" w:color="auto" w:fill="FFFFFF"/>
        </w:rPr>
        <w:fldChar w:fldCharType="begin"/>
      </w:r>
      <w:r w:rsidR="003068E1">
        <w:rPr>
          <w:rFonts w:asciiTheme="minorHAnsi" w:hAnsiTheme="minorHAnsi" w:cs="Arial"/>
          <w:color w:val="252525"/>
          <w:shd w:val="clear" w:color="auto" w:fill="FFFFFF"/>
        </w:rPr>
        <w:instrText xml:space="preserve"> REF _Ref435193468 \h </w:instrText>
      </w:r>
      <w:r w:rsidR="003068E1">
        <w:rPr>
          <w:rFonts w:asciiTheme="minorHAnsi" w:hAnsiTheme="minorHAnsi" w:cs="Arial"/>
          <w:color w:val="252525"/>
          <w:shd w:val="clear" w:color="auto" w:fill="FFFFFF"/>
        </w:rPr>
      </w:r>
      <w:r w:rsidR="003068E1">
        <w:rPr>
          <w:rFonts w:asciiTheme="minorHAnsi" w:hAnsiTheme="minorHAnsi" w:cs="Arial"/>
          <w:color w:val="252525"/>
          <w:shd w:val="clear" w:color="auto" w:fill="FFFFFF"/>
        </w:rPr>
        <w:fldChar w:fldCharType="separate"/>
      </w:r>
      <w:r w:rsidR="00702208" w:rsidRPr="00ED6CDC">
        <w:t xml:space="preserve">Figure </w:t>
      </w:r>
      <w:r w:rsidR="00702208">
        <w:rPr>
          <w:noProof/>
        </w:rPr>
        <w:t>7</w:t>
      </w:r>
      <w:r w:rsidR="003068E1">
        <w:rPr>
          <w:rFonts w:asciiTheme="minorHAnsi" w:hAnsiTheme="minorHAnsi" w:cs="Arial"/>
          <w:color w:val="252525"/>
          <w:shd w:val="clear" w:color="auto" w:fill="FFFFFF"/>
        </w:rPr>
        <w:fldChar w:fldCharType="end"/>
      </w:r>
      <w:r w:rsidR="003068E1">
        <w:rPr>
          <w:rFonts w:asciiTheme="minorHAnsi" w:hAnsiTheme="minorHAnsi" w:cs="Arial"/>
          <w:color w:val="252525"/>
          <w:shd w:val="clear" w:color="auto" w:fill="FFFFFF"/>
        </w:rPr>
        <w:t>.</w:t>
      </w:r>
    </w:p>
    <w:tbl>
      <w:tblPr>
        <w:tblStyle w:val="TableGrid"/>
        <w:tblW w:w="0" w:type="auto"/>
        <w:tblLook w:val="04A0" w:firstRow="1" w:lastRow="0" w:firstColumn="1" w:lastColumn="0" w:noHBand="0" w:noVBand="1"/>
      </w:tblPr>
      <w:tblGrid>
        <w:gridCol w:w="9453"/>
      </w:tblGrid>
      <w:tr w:rsidR="00E8761B" w:rsidTr="000B1248">
        <w:tc>
          <w:tcPr>
            <w:tcW w:w="9453" w:type="dxa"/>
            <w:tcBorders>
              <w:top w:val="single" w:sz="18" w:space="0" w:color="auto"/>
              <w:left w:val="single" w:sz="18" w:space="0" w:color="auto"/>
              <w:bottom w:val="single" w:sz="18" w:space="0" w:color="auto"/>
              <w:right w:val="single" w:sz="18" w:space="0" w:color="auto"/>
            </w:tcBorders>
          </w:tcPr>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\---cahubdataservices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+---grails-app</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+---domain</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\---nci</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\---obbr</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\---cahub</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+---authservice</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+---datarecords </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+---datawarehouse</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+---forms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+---bms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+---bpv</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+---clinicaldataentry</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\---worksheet</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+---common</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   \---withdraw</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\---gtex</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\---crf</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+---ldacc</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+---prc</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\---bpv</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+---prctumor</w:t>
            </w:r>
          </w:p>
          <w:p w:rsidR="00E8761B"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+---staticmembers</w:t>
            </w:r>
          </w:p>
          <w:p w:rsidR="00E8761B" w:rsidRPr="00DB03D9" w:rsidRDefault="00E8761B" w:rsidP="000B1248">
            <w:pPr>
              <w:pStyle w:val="PlainText"/>
              <w:rPr>
                <w:rFonts w:ascii="Lucida Console" w:hAnsi="Lucida Console" w:cs="Courier New"/>
              </w:rPr>
            </w:pPr>
            <w:r w:rsidRPr="006C720E">
              <w:rPr>
                <w:rFonts w:ascii="Lucida Console" w:hAnsi="Lucida Console" w:cs="Courier New"/>
                <w:noProof/>
              </w:rPr>
              <w:t xml:space="preserve">    |   |               \---util</w:t>
            </w:r>
            <w:r w:rsidRPr="006C720E">
              <w:rPr>
                <w:rFonts w:ascii="Lucida Console" w:hAnsi="Lucida Console" w:cs="Courier New"/>
              </w:rPr>
              <w:t xml:space="preserve"> </w:t>
            </w:r>
          </w:p>
        </w:tc>
      </w:tr>
    </w:tbl>
    <w:p w:rsidR="00E8761B" w:rsidRPr="009A54B7" w:rsidRDefault="00E8761B" w:rsidP="008B4263">
      <w:pPr>
        <w:pStyle w:val="Caption"/>
      </w:pPr>
      <w:bookmarkStart w:id="98" w:name="_Ref434829490"/>
      <w:bookmarkStart w:id="99" w:name="_Toc435195097"/>
      <w:r w:rsidRPr="009A54B7">
        <w:t xml:space="preserve">Figure </w:t>
      </w:r>
      <w:r w:rsidRPr="009A54B7">
        <w:fldChar w:fldCharType="begin"/>
      </w:r>
      <w:r w:rsidRPr="009A54B7">
        <w:instrText xml:space="preserve"> SEQ Figure \* ARABIC </w:instrText>
      </w:r>
      <w:r w:rsidRPr="009A54B7">
        <w:fldChar w:fldCharType="separate"/>
      </w:r>
      <w:r w:rsidR="00702208">
        <w:t>11</w:t>
      </w:r>
      <w:r w:rsidRPr="009A54B7">
        <w:fldChar w:fldCharType="end"/>
      </w:r>
      <w:bookmarkEnd w:id="98"/>
      <w:r w:rsidRPr="009A54B7">
        <w:t xml:space="preserve"> - CDR </w:t>
      </w:r>
      <w:r w:rsidRPr="009A54B7">
        <w:rPr>
          <w:rFonts w:ascii="Lucida Console" w:hAnsi="Lucida Console"/>
        </w:rPr>
        <w:t>domain</w:t>
      </w:r>
      <w:r w:rsidRPr="009A54B7">
        <w:t xml:space="preserve"> Directory Structure</w:t>
      </w:r>
      <w:bookmarkEnd w:id="99"/>
    </w:p>
    <w:p w:rsidR="00E8761B" w:rsidRDefault="00E8761B" w:rsidP="00E8761B">
      <w:r>
        <w:fldChar w:fldCharType="begin"/>
      </w:r>
      <w:r>
        <w:instrText xml:space="preserve"> REF _Ref434837468 \h </w:instrText>
      </w:r>
      <w:r>
        <w:fldChar w:fldCharType="separate"/>
      </w:r>
      <w:r w:rsidR="00702208" w:rsidRPr="009A54B7">
        <w:t xml:space="preserve">Figure </w:t>
      </w:r>
      <w:r w:rsidR="00702208">
        <w:rPr>
          <w:noProof/>
        </w:rPr>
        <w:t>12</w:t>
      </w:r>
      <w:r>
        <w:fldChar w:fldCharType="end"/>
      </w:r>
      <w:r>
        <w:t xml:space="preserve"> shows a collection of directories defined in the Grails scaffolding. </w:t>
      </w:r>
    </w:p>
    <w:p w:rsidR="00E8761B" w:rsidRDefault="00E8761B" w:rsidP="00E8761B">
      <w:r>
        <w:t xml:space="preserve">The grails-app/ i18n directory is designated to hold internationalization information for the web site.  This directory contains the file </w:t>
      </w:r>
      <w:r w:rsidRPr="00745E8D">
        <w:rPr>
          <w:noProof/>
        </w:rPr>
        <w:t>messages.properties</w:t>
      </w:r>
      <w:r>
        <w:t>, which contains settings for error messages used in data validation.</w:t>
      </w:r>
    </w:p>
    <w:p w:rsidR="00E8761B" w:rsidRDefault="00E8761B" w:rsidP="00E8761B">
      <w:r>
        <w:t xml:space="preserve">The </w:t>
      </w:r>
      <w:r>
        <w:rPr>
          <w:noProof/>
        </w:rPr>
        <w:t>grails-app/jobs/cahubdataservices</w:t>
      </w:r>
      <w:r>
        <w:t xml:space="preserve"> directory contains a variety of groovy utilities for performing periodic functions, as shown in </w:t>
      </w:r>
      <w:r>
        <w:fldChar w:fldCharType="begin"/>
      </w:r>
      <w:r>
        <w:instrText xml:space="preserve"> REF _Ref434931285 \h </w:instrText>
      </w:r>
      <w:r>
        <w:fldChar w:fldCharType="separate"/>
      </w:r>
      <w:r w:rsidR="00702208" w:rsidRPr="009A54B7">
        <w:t xml:space="preserve">Table </w:t>
      </w:r>
      <w:r w:rsidR="00702208">
        <w:rPr>
          <w:noProof/>
        </w:rPr>
        <w:t>5</w:t>
      </w:r>
      <w:r>
        <w:fldChar w:fldCharType="end"/>
      </w:r>
      <w:r>
        <w:t>.</w:t>
      </w:r>
    </w:p>
    <w:p w:rsidR="00E8761B" w:rsidRPr="009A54B7" w:rsidRDefault="00E8761B" w:rsidP="008B4263">
      <w:pPr>
        <w:pStyle w:val="Caption"/>
      </w:pPr>
      <w:bookmarkStart w:id="100" w:name="_Ref434931285"/>
      <w:bookmarkStart w:id="101" w:name="_Toc435195112"/>
      <w:r w:rsidRPr="009A54B7">
        <w:t xml:space="preserve">Table </w:t>
      </w:r>
      <w:r w:rsidRPr="009A54B7">
        <w:fldChar w:fldCharType="begin"/>
      </w:r>
      <w:r w:rsidRPr="009A54B7">
        <w:instrText xml:space="preserve"> SEQ Table \* ARABIC </w:instrText>
      </w:r>
      <w:r w:rsidRPr="009A54B7">
        <w:fldChar w:fldCharType="separate"/>
      </w:r>
      <w:r w:rsidR="00702208">
        <w:t>5</w:t>
      </w:r>
      <w:r w:rsidRPr="009A54B7">
        <w:fldChar w:fldCharType="end"/>
      </w:r>
      <w:bookmarkEnd w:id="100"/>
      <w:r w:rsidRPr="009A54B7">
        <w:t xml:space="preserve"> - CDR Utility Job Classes</w:t>
      </w:r>
      <w:bookmarkEnd w:id="101"/>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3943"/>
        <w:gridCol w:w="5633"/>
      </w:tblGrid>
      <w:tr w:rsidR="00E8761B" w:rsidRPr="00E30325" w:rsidTr="008B4263">
        <w:trPr>
          <w:tblHeader/>
        </w:trPr>
        <w:tc>
          <w:tcPr>
            <w:tcW w:w="0" w:type="auto"/>
          </w:tcPr>
          <w:p w:rsidR="00E8761B" w:rsidRPr="004F2766" w:rsidRDefault="00E8761B" w:rsidP="000B1248">
            <w:pPr>
              <w:pStyle w:val="PlainText"/>
              <w:rPr>
                <w:rFonts w:ascii="Courier New" w:hAnsi="Courier New" w:cs="Courier New"/>
                <w:b/>
                <w:noProof/>
              </w:rPr>
            </w:pPr>
            <w:r w:rsidRPr="004F2766">
              <w:rPr>
                <w:rFonts w:ascii="Courier New" w:hAnsi="Courier New" w:cs="Courier New"/>
                <w:b/>
                <w:noProof/>
              </w:rPr>
              <w:t>CDR Utility Job Classes</w:t>
            </w:r>
          </w:p>
        </w:tc>
        <w:tc>
          <w:tcPr>
            <w:tcW w:w="0" w:type="auto"/>
          </w:tcPr>
          <w:p w:rsidR="00E8761B" w:rsidRPr="004F2766" w:rsidRDefault="00E8761B" w:rsidP="000B1248">
            <w:pPr>
              <w:pStyle w:val="PlainText"/>
              <w:rPr>
                <w:rFonts w:asciiTheme="minorHAnsi" w:hAnsiTheme="minorHAnsi" w:cs="Courier New"/>
                <w:b/>
              </w:rPr>
            </w:pPr>
            <w:r w:rsidRPr="004F2766">
              <w:rPr>
                <w:rFonts w:asciiTheme="minorHAnsi" w:hAnsiTheme="minorHAnsi" w:cs="Courier New"/>
                <w:b/>
              </w:rPr>
              <w:t>Description</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AgeUpdateJob.groovy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 xml:space="preserve">Updates the </w:t>
            </w:r>
            <w:r>
              <w:rPr>
                <w:rFonts w:asciiTheme="minorHAnsi" w:hAnsiTheme="minorHAnsi" w:cs="Courier New"/>
              </w:rPr>
              <w:t>age for GTEx (a calculated field)</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ExpirePasswordsJob.groovy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Implements the NIH password expiration date</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LdaccImportJob.groovy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 xml:space="preserve">Interfaces with </w:t>
            </w:r>
            <w:r>
              <w:rPr>
                <w:rFonts w:asciiTheme="minorHAnsi" w:hAnsiTheme="minorHAnsi" w:cs="Courier New"/>
              </w:rPr>
              <w:t xml:space="preserve">The Broad Institute of MIT and Harvard </w:t>
            </w:r>
            <w:r w:rsidRPr="00E30325">
              <w:rPr>
                <w:rFonts w:asciiTheme="minorHAnsi" w:hAnsiTheme="minorHAnsi" w:cs="Courier New"/>
              </w:rPr>
              <w:t xml:space="preserve">to </w:t>
            </w:r>
            <w:r>
              <w:rPr>
                <w:rFonts w:asciiTheme="minorHAnsi" w:hAnsiTheme="minorHAnsi" w:cs="Courier New"/>
              </w:rPr>
              <w:t>import results of molecular analysis</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ModuleTrackJob.groovy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 xml:space="preserve">Implements tracking of </w:t>
            </w:r>
            <w:r>
              <w:rPr>
                <w:rFonts w:asciiTheme="minorHAnsi" w:hAnsiTheme="minorHAnsi" w:cs="Courier New"/>
              </w:rPr>
              <w:t>BPV modules</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SpecimenDwJob.groovy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Updates the</w:t>
            </w:r>
            <w:r>
              <w:rPr>
                <w:rFonts w:asciiTheme="minorHAnsi" w:hAnsiTheme="minorHAnsi" w:cs="Courier New"/>
              </w:rPr>
              <w:t xml:space="preserve"> </w:t>
            </w:r>
            <w:r w:rsidRPr="00E30325">
              <w:rPr>
                <w:rFonts w:asciiTheme="minorHAnsi" w:hAnsiTheme="minorHAnsi" w:cs="Courier New"/>
              </w:rPr>
              <w:t>internal data warehouse inside CDR, used in generating real-time reports</w:t>
            </w:r>
          </w:p>
        </w:tc>
      </w:tr>
      <w:tr w:rsidR="00E8761B" w:rsidRPr="00E30325" w:rsidTr="008B4263">
        <w:tc>
          <w:tcPr>
            <w:tcW w:w="0" w:type="auto"/>
          </w:tcPr>
          <w:p w:rsidR="00E8761B" w:rsidRPr="00E30325" w:rsidRDefault="00E8761B" w:rsidP="000B1248">
            <w:pPr>
              <w:pStyle w:val="PlainText"/>
              <w:rPr>
                <w:rFonts w:ascii="Courier New" w:hAnsi="Courier New" w:cs="Courier New"/>
                <w:noProof/>
              </w:rPr>
            </w:pPr>
            <w:r w:rsidRPr="00E30325">
              <w:rPr>
                <w:rFonts w:ascii="Courier New" w:hAnsi="Courier New" w:cs="Courier New"/>
                <w:noProof/>
              </w:rPr>
              <w:t>TextIndexJob.groovy</w:t>
            </w:r>
          </w:p>
        </w:tc>
        <w:tc>
          <w:tcPr>
            <w:tcW w:w="0" w:type="auto"/>
          </w:tcPr>
          <w:p w:rsidR="00E8761B" w:rsidRPr="00E30325" w:rsidRDefault="00E8761B" w:rsidP="000B1248">
            <w:pPr>
              <w:pStyle w:val="PlainText"/>
              <w:rPr>
                <w:rFonts w:asciiTheme="minorHAnsi" w:hAnsiTheme="minorHAnsi" w:cs="Courier New"/>
              </w:rPr>
            </w:pPr>
            <w:r w:rsidRPr="00E30325">
              <w:rPr>
                <w:rFonts w:asciiTheme="minorHAnsi" w:hAnsiTheme="minorHAnsi" w:cs="Courier New"/>
              </w:rPr>
              <w:t xml:space="preserve">Updates indexing of text fields for </w:t>
            </w:r>
            <w:r>
              <w:rPr>
                <w:rFonts w:asciiTheme="minorHAnsi" w:hAnsiTheme="minorHAnsi" w:cs="Courier New"/>
              </w:rPr>
              <w:t>Lucene</w:t>
            </w:r>
            <w:r w:rsidRPr="00E30325">
              <w:rPr>
                <w:rFonts w:asciiTheme="minorHAnsi" w:hAnsiTheme="minorHAnsi" w:cs="Courier New"/>
              </w:rPr>
              <w:t xml:space="preserve"> searching</w:t>
            </w:r>
          </w:p>
        </w:tc>
      </w:tr>
    </w:tbl>
    <w:p w:rsidR="00E8761B" w:rsidRDefault="00E8761B" w:rsidP="00E8761B"/>
    <w:p w:rsidR="00E8761B" w:rsidRDefault="00E8761B" w:rsidP="00E8761B">
      <w:r>
        <w:lastRenderedPageBreak/>
        <w:t xml:space="preserve">The </w:t>
      </w:r>
      <w:r>
        <w:rPr>
          <w:noProof/>
        </w:rPr>
        <w:t>grails-app/services/nci/obbr/cahub</w:t>
      </w:r>
      <w:r>
        <w:t xml:space="preserve"> directory is the repository for the CDR Grails service classes.  A service class is a Plain Old Groovy Object (POGO) frequently with the name starting with a domain class, and ending with “</w:t>
      </w:r>
      <w:r>
        <w:rPr>
          <w:noProof/>
        </w:rPr>
        <w:t>Service.groovy.</w:t>
      </w:r>
      <w:r>
        <w:t>”  These service classes are Spring-loaded groovy beans.  The following table (</w:t>
      </w:r>
      <w:r>
        <w:fldChar w:fldCharType="begin"/>
      </w:r>
      <w:r>
        <w:instrText xml:space="preserve"> REF _Ref434929226 \h </w:instrText>
      </w:r>
      <w:r>
        <w:fldChar w:fldCharType="separate"/>
      </w:r>
      <w:r w:rsidR="00702208" w:rsidRPr="008B4263">
        <w:t xml:space="preserve">Table </w:t>
      </w:r>
      <w:r w:rsidR="00702208">
        <w:rPr>
          <w:noProof/>
        </w:rPr>
        <w:t>6</w:t>
      </w:r>
      <w:r>
        <w:fldChar w:fldCharType="end"/>
      </w:r>
      <w:r>
        <w:t xml:space="preserve">) describes the CDR services that are not associated with a Domain Class.  </w:t>
      </w:r>
    </w:p>
    <w:p w:rsidR="00E8761B" w:rsidRPr="008B4263" w:rsidRDefault="00E8761B" w:rsidP="008B4263">
      <w:pPr>
        <w:pStyle w:val="Caption"/>
      </w:pPr>
      <w:bookmarkStart w:id="102" w:name="_Ref434929226"/>
      <w:bookmarkStart w:id="103" w:name="_Toc435195113"/>
      <w:r w:rsidRPr="008B4263">
        <w:t xml:space="preserve">Table </w:t>
      </w:r>
      <w:r w:rsidRPr="008B4263">
        <w:fldChar w:fldCharType="begin"/>
      </w:r>
      <w:r w:rsidRPr="008B4263">
        <w:instrText xml:space="preserve"> SEQ Table \* ARABIC </w:instrText>
      </w:r>
      <w:r w:rsidRPr="008B4263">
        <w:fldChar w:fldCharType="separate"/>
      </w:r>
      <w:r w:rsidR="00702208">
        <w:t>6</w:t>
      </w:r>
      <w:r w:rsidRPr="008B4263">
        <w:fldChar w:fldCharType="end"/>
      </w:r>
      <w:bookmarkEnd w:id="102"/>
      <w:r w:rsidRPr="008B4263">
        <w:t xml:space="preserve">  - Service Classes Not Associated with a Single Domain Class</w:t>
      </w:r>
      <w:bookmarkEnd w:id="103"/>
    </w:p>
    <w:tbl>
      <w:tblPr>
        <w:tblStyle w:val="TableGrid"/>
        <w:tblW w:w="0" w:type="auto"/>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3168"/>
        <w:gridCol w:w="6285"/>
      </w:tblGrid>
      <w:tr w:rsidR="00E8761B" w:rsidRPr="00767415" w:rsidTr="008B4263">
        <w:trPr>
          <w:tblHeader/>
        </w:trPr>
        <w:tc>
          <w:tcPr>
            <w:tcW w:w="3168" w:type="dxa"/>
          </w:tcPr>
          <w:p w:rsidR="00E8761B" w:rsidRPr="006F4DA8" w:rsidRDefault="00E8761B" w:rsidP="008B4263">
            <w:pPr>
              <w:spacing w:after="0"/>
              <w:ind w:left="180"/>
              <w:rPr>
                <w:b/>
              </w:rPr>
            </w:pPr>
            <w:r w:rsidRPr="006F4DA8">
              <w:rPr>
                <w:b/>
              </w:rPr>
              <w:t>Non Domain Class Service</w:t>
            </w:r>
          </w:p>
        </w:tc>
        <w:tc>
          <w:tcPr>
            <w:tcW w:w="6285" w:type="dxa"/>
          </w:tcPr>
          <w:p w:rsidR="00E8761B" w:rsidRPr="006F4DA8" w:rsidRDefault="00E8761B" w:rsidP="008B4263">
            <w:pPr>
              <w:spacing w:after="0"/>
              <w:ind w:left="162"/>
              <w:rPr>
                <w:b/>
              </w:rPr>
            </w:pPr>
            <w:r w:rsidRPr="006F4DA8">
              <w:rPr>
                <w:b/>
              </w:rPr>
              <w:t>Description</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AccessPrivilegeService</w:t>
            </w:r>
          </w:p>
        </w:tc>
        <w:tc>
          <w:tcPr>
            <w:tcW w:w="6285" w:type="dxa"/>
          </w:tcPr>
          <w:p w:rsidR="00E8761B" w:rsidRPr="00767415" w:rsidRDefault="00E8761B" w:rsidP="008B4263">
            <w:pPr>
              <w:spacing w:after="0"/>
              <w:ind w:left="162"/>
            </w:pPr>
            <w:r w:rsidRPr="00767415">
              <w:t>Service supporting Spring in checking the access privileges  of the user and role</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ActivityEventService</w:t>
            </w:r>
          </w:p>
        </w:tc>
        <w:tc>
          <w:tcPr>
            <w:tcW w:w="6285" w:type="dxa"/>
          </w:tcPr>
          <w:p w:rsidR="00E8761B" w:rsidRPr="00767415" w:rsidRDefault="00306F09" w:rsidP="008B4263">
            <w:pPr>
              <w:spacing w:after="0"/>
              <w:ind w:left="162"/>
            </w:pPr>
            <w:r>
              <w:t>Implements user e-mail notification when various events take place (such as a case collected)</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BatchProcessingService</w:t>
            </w:r>
          </w:p>
        </w:tc>
        <w:tc>
          <w:tcPr>
            <w:tcW w:w="6285" w:type="dxa"/>
          </w:tcPr>
          <w:p w:rsidR="00E8761B" w:rsidRPr="00767415" w:rsidRDefault="00E8761B" w:rsidP="008B4263">
            <w:pPr>
              <w:spacing w:after="0"/>
              <w:ind w:left="162"/>
            </w:pPr>
            <w:r w:rsidRPr="00767415">
              <w:t>Service supporting various periodic jobs run inside of the CDR</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BmsService</w:t>
            </w:r>
          </w:p>
        </w:tc>
        <w:tc>
          <w:tcPr>
            <w:tcW w:w="6285" w:type="dxa"/>
          </w:tcPr>
          <w:p w:rsidR="00E8761B" w:rsidRPr="00767415" w:rsidRDefault="00E8761B" w:rsidP="008B4263">
            <w:pPr>
              <w:spacing w:after="0"/>
              <w:ind w:left="162"/>
            </w:pPr>
            <w:r w:rsidRPr="00767415">
              <w:t>Service specific to the BMS 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BpvCaseStatusService</w:t>
            </w:r>
          </w:p>
        </w:tc>
        <w:tc>
          <w:tcPr>
            <w:tcW w:w="6285" w:type="dxa"/>
          </w:tcPr>
          <w:p w:rsidR="00E8761B" w:rsidRPr="00767415" w:rsidRDefault="00E8761B" w:rsidP="008B4263">
            <w:pPr>
              <w:spacing w:after="0"/>
              <w:ind w:left="162"/>
            </w:pPr>
            <w:r w:rsidRPr="00767415">
              <w:t>Service specific to the BPV 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BpvElsiService</w:t>
            </w:r>
          </w:p>
        </w:tc>
        <w:tc>
          <w:tcPr>
            <w:tcW w:w="6285" w:type="dxa"/>
          </w:tcPr>
          <w:p w:rsidR="00E8761B" w:rsidRPr="00767415" w:rsidRDefault="00E8761B" w:rsidP="008B4263">
            <w:pPr>
              <w:spacing w:after="0"/>
              <w:ind w:left="162"/>
            </w:pPr>
            <w:r w:rsidRPr="00767415">
              <w:t>Service specific to the Ethical and Legal study inside BPV</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CachedGtexDonorVars ExportService</w:t>
            </w:r>
          </w:p>
        </w:tc>
        <w:tc>
          <w:tcPr>
            <w:tcW w:w="6285" w:type="dxa"/>
          </w:tcPr>
          <w:p w:rsidR="00E8761B" w:rsidRPr="00767415" w:rsidRDefault="00E8761B" w:rsidP="008B4263">
            <w:pPr>
              <w:spacing w:after="0"/>
              <w:ind w:left="162"/>
            </w:pPr>
            <w:r w:rsidRPr="00767415">
              <w:t>Service specific to the GTEx 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ChpEventService</w:t>
            </w:r>
          </w:p>
        </w:tc>
        <w:tc>
          <w:tcPr>
            <w:tcW w:w="6285" w:type="dxa"/>
          </w:tcPr>
          <w:p w:rsidR="00E8761B" w:rsidRPr="00767415" w:rsidRDefault="00E8761B" w:rsidP="00306F09">
            <w:pPr>
              <w:spacing w:after="0"/>
              <w:ind w:left="162"/>
            </w:pPr>
            <w:r w:rsidRPr="00767415">
              <w:t xml:space="preserve">Service specific to the </w:t>
            </w:r>
            <w:r w:rsidR="00306F09">
              <w:t>BRN</w:t>
            </w:r>
            <w:r w:rsidR="00306F09" w:rsidRPr="00767415">
              <w:t xml:space="preserve"> </w:t>
            </w:r>
            <w:r w:rsidRPr="00767415">
              <w:t>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ChpService </w:t>
            </w:r>
          </w:p>
        </w:tc>
        <w:tc>
          <w:tcPr>
            <w:tcW w:w="6285" w:type="dxa"/>
          </w:tcPr>
          <w:p w:rsidR="00E8761B" w:rsidRPr="00767415" w:rsidRDefault="00E8761B" w:rsidP="00306F09">
            <w:pPr>
              <w:spacing w:after="0"/>
              <w:ind w:left="162"/>
            </w:pPr>
            <w:r w:rsidRPr="00767415">
              <w:t xml:space="preserve">Service specific to the </w:t>
            </w:r>
            <w:r w:rsidR="00306F09">
              <w:t>BRN</w:t>
            </w:r>
            <w:r w:rsidR="00306F09" w:rsidRPr="00767415">
              <w:t xml:space="preserve"> </w:t>
            </w:r>
            <w:r w:rsidRPr="00767415">
              <w:t>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CollectionEventService</w:t>
            </w:r>
          </w:p>
        </w:tc>
        <w:tc>
          <w:tcPr>
            <w:tcW w:w="6285" w:type="dxa"/>
          </w:tcPr>
          <w:p w:rsidR="00E8761B" w:rsidRPr="00767415" w:rsidRDefault="00E8761B" w:rsidP="008B4263">
            <w:pPr>
              <w:spacing w:after="0"/>
              <w:ind w:left="162"/>
            </w:pPr>
            <w:r w:rsidRPr="00767415">
              <w:t>Service specific to the tissue collection events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GtexDonorVarsExportService </w:t>
            </w:r>
          </w:p>
        </w:tc>
        <w:tc>
          <w:tcPr>
            <w:tcW w:w="6285" w:type="dxa"/>
          </w:tcPr>
          <w:p w:rsidR="00E8761B" w:rsidRPr="00767415" w:rsidRDefault="00E8761B" w:rsidP="008B4263">
            <w:pPr>
              <w:spacing w:after="0"/>
              <w:ind w:left="162"/>
            </w:pPr>
            <w:r w:rsidRPr="00767415">
              <w:t>Service specific to the GTEx 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GtexTrfService </w:t>
            </w:r>
          </w:p>
        </w:tc>
        <w:tc>
          <w:tcPr>
            <w:tcW w:w="6285" w:type="dxa"/>
          </w:tcPr>
          <w:p w:rsidR="00E8761B" w:rsidRPr="00767415" w:rsidRDefault="00E8761B" w:rsidP="008B4263">
            <w:pPr>
              <w:spacing w:after="0"/>
              <w:ind w:left="162"/>
            </w:pPr>
            <w:r w:rsidRPr="00767415">
              <w:t>Service specific to the GTEx study</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HubIdGenService </w:t>
            </w:r>
          </w:p>
        </w:tc>
        <w:tc>
          <w:tcPr>
            <w:tcW w:w="6285" w:type="dxa"/>
          </w:tcPr>
          <w:p w:rsidR="00E8761B" w:rsidRPr="00767415" w:rsidRDefault="00E8761B" w:rsidP="008B4263">
            <w:pPr>
              <w:spacing w:after="0"/>
              <w:ind w:left="162"/>
            </w:pPr>
            <w:r w:rsidRPr="00767415">
              <w:t>Service specific to generate unique caHUB identifications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LdaccService </w:t>
            </w:r>
          </w:p>
        </w:tc>
        <w:tc>
          <w:tcPr>
            <w:tcW w:w="6285" w:type="dxa"/>
          </w:tcPr>
          <w:p w:rsidR="00E8761B" w:rsidRPr="00767415" w:rsidRDefault="00E8761B" w:rsidP="00306F09">
            <w:pPr>
              <w:spacing w:after="0"/>
              <w:ind w:left="162"/>
            </w:pPr>
            <w:r w:rsidRPr="00767415">
              <w:t>Service for interacting with external LDACC services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MbbService </w:t>
            </w:r>
          </w:p>
        </w:tc>
        <w:tc>
          <w:tcPr>
            <w:tcW w:w="6285" w:type="dxa"/>
          </w:tcPr>
          <w:p w:rsidR="00E8761B" w:rsidRPr="00767415" w:rsidRDefault="00306F09" w:rsidP="008B4263">
            <w:pPr>
              <w:spacing w:after="0"/>
              <w:ind w:left="162"/>
              <w:rPr>
                <w:b/>
              </w:rPr>
            </w:pPr>
            <w:r>
              <w:rPr>
                <w:b/>
              </w:rPr>
              <w:t>Services for supporting the Miami Brain Bank controller and views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PrcTumorFormService </w:t>
            </w:r>
          </w:p>
        </w:tc>
        <w:tc>
          <w:tcPr>
            <w:tcW w:w="6285" w:type="dxa"/>
          </w:tcPr>
          <w:p w:rsidR="00E8761B" w:rsidRPr="00767415" w:rsidRDefault="00E8761B" w:rsidP="008B4263">
            <w:pPr>
              <w:spacing w:after="0"/>
              <w:ind w:left="162"/>
            </w:pPr>
            <w:r w:rsidRPr="00767415">
              <w:t>Service supporting the PRC tumor report form</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ProcessingService </w:t>
            </w:r>
          </w:p>
        </w:tc>
        <w:tc>
          <w:tcPr>
            <w:tcW w:w="6285" w:type="dxa"/>
          </w:tcPr>
          <w:p w:rsidR="00E8761B" w:rsidRPr="00767415" w:rsidRDefault="00306F09" w:rsidP="00306F09">
            <w:pPr>
              <w:spacing w:after="0"/>
              <w:ind w:left="162"/>
            </w:pPr>
            <w:r>
              <w:t>Service to support shipping and processing events, as XML payloads, when these are received from Van Andel via REST over HTTPS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RpcService </w:t>
            </w:r>
          </w:p>
        </w:tc>
        <w:tc>
          <w:tcPr>
            <w:tcW w:w="6285" w:type="dxa"/>
          </w:tcPr>
          <w:p w:rsidR="00E8761B" w:rsidRPr="00767415" w:rsidRDefault="00E8761B" w:rsidP="008B4263">
            <w:pPr>
              <w:spacing w:after="0"/>
              <w:ind w:left="162"/>
            </w:pPr>
            <w:r w:rsidRPr="00767415">
              <w:t>Service supporting Java remote procedure calls, and Restful calls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SendMailService </w:t>
            </w:r>
          </w:p>
        </w:tc>
        <w:tc>
          <w:tcPr>
            <w:tcW w:w="6285" w:type="dxa"/>
          </w:tcPr>
          <w:p w:rsidR="00E8761B" w:rsidRPr="00767415" w:rsidRDefault="00E8761B" w:rsidP="008B4263">
            <w:pPr>
              <w:spacing w:after="0"/>
              <w:ind w:left="162"/>
            </w:pPr>
            <w:r w:rsidRPr="00767415">
              <w:t>Service supporting mail notification of users when triggers occur</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StaticMemberService </w:t>
            </w:r>
          </w:p>
        </w:tc>
        <w:tc>
          <w:tcPr>
            <w:tcW w:w="6285" w:type="dxa"/>
          </w:tcPr>
          <w:p w:rsidR="00E8761B" w:rsidRPr="00767415" w:rsidRDefault="00E8761B" w:rsidP="008B4263">
            <w:pPr>
              <w:spacing w:after="0"/>
              <w:ind w:left="162"/>
            </w:pPr>
            <w:r w:rsidRPr="00767415">
              <w:t>Service generically supporting all CDR static members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TextSearchService </w:t>
            </w:r>
          </w:p>
        </w:tc>
        <w:tc>
          <w:tcPr>
            <w:tcW w:w="6285" w:type="dxa"/>
          </w:tcPr>
          <w:p w:rsidR="00E8761B" w:rsidRPr="00767415" w:rsidRDefault="00E8761B" w:rsidP="008B4263">
            <w:pPr>
              <w:spacing w:after="0"/>
              <w:ind w:left="162"/>
            </w:pPr>
            <w:r w:rsidRPr="00767415">
              <w:t>Service supporting the Lucene searches of records</w:t>
            </w:r>
          </w:p>
        </w:tc>
      </w:tr>
      <w:tr w:rsidR="00E8761B" w:rsidRPr="00767415" w:rsidTr="008B4263">
        <w:tc>
          <w:tcPr>
            <w:tcW w:w="3168" w:type="dxa"/>
          </w:tcPr>
          <w:p w:rsidR="00E8761B" w:rsidRPr="006F4DA8" w:rsidRDefault="00E8761B" w:rsidP="008B4263">
            <w:pPr>
              <w:spacing w:after="0"/>
              <w:ind w:left="180"/>
              <w:rPr>
                <w:rFonts w:asciiTheme="minorHAnsi" w:hAnsiTheme="minorHAnsi"/>
                <w:noProof/>
              </w:rPr>
            </w:pPr>
            <w:r w:rsidRPr="006F4DA8">
              <w:rPr>
                <w:rFonts w:asciiTheme="minorHAnsi" w:hAnsiTheme="minorHAnsi"/>
                <w:noProof/>
              </w:rPr>
              <w:t xml:space="preserve">UtilService </w:t>
            </w:r>
          </w:p>
        </w:tc>
        <w:tc>
          <w:tcPr>
            <w:tcW w:w="6285" w:type="dxa"/>
          </w:tcPr>
          <w:p w:rsidR="00E8761B" w:rsidRPr="00767415" w:rsidRDefault="00E8761B" w:rsidP="008B4263">
            <w:pPr>
              <w:spacing w:after="0"/>
              <w:ind w:left="162"/>
            </w:pPr>
            <w:r w:rsidRPr="00767415">
              <w:t>General utility service</w:t>
            </w:r>
          </w:p>
        </w:tc>
      </w:tr>
    </w:tbl>
    <w:p w:rsidR="00E8761B" w:rsidRDefault="00E8761B" w:rsidP="00E8761B">
      <w:r>
        <w:t xml:space="preserve">The </w:t>
      </w:r>
      <w:r>
        <w:rPr>
          <w:noProof/>
        </w:rPr>
        <w:t xml:space="preserve">grails-app/taglib/cahubdataservices directory, shown in  </w:t>
      </w:r>
      <w:r>
        <w:rPr>
          <w:noProof/>
        </w:rPr>
        <w:fldChar w:fldCharType="begin"/>
      </w:r>
      <w:r>
        <w:rPr>
          <w:noProof/>
        </w:rPr>
        <w:instrText xml:space="preserve"> REF _Ref434932123 \h </w:instrText>
      </w:r>
      <w:r>
        <w:rPr>
          <w:noProof/>
        </w:rPr>
      </w:r>
      <w:r>
        <w:rPr>
          <w:noProof/>
        </w:rPr>
        <w:fldChar w:fldCharType="separate"/>
      </w:r>
      <w:r w:rsidR="00702208" w:rsidRPr="009A54B7">
        <w:t xml:space="preserve">Table </w:t>
      </w:r>
      <w:r w:rsidR="00702208">
        <w:rPr>
          <w:noProof/>
        </w:rPr>
        <w:t>7</w:t>
      </w:r>
      <w:r>
        <w:rPr>
          <w:noProof/>
        </w:rPr>
        <w:fldChar w:fldCharType="end"/>
      </w:r>
      <w:r>
        <w:rPr>
          <w:noProof/>
        </w:rPr>
        <w:t xml:space="preserve">, </w:t>
      </w:r>
      <w:r>
        <w:t>contains Groovy code that dynamically generates the JavaScript associated with GSP tags in the HTML for the web pages.</w:t>
      </w:r>
      <w:r w:rsidR="001D1275">
        <w:t xml:space="preserve"> This is part of the User Interface box in </w:t>
      </w:r>
      <w:r w:rsidR="001D1275">
        <w:fldChar w:fldCharType="begin"/>
      </w:r>
      <w:r w:rsidR="001D1275">
        <w:instrText xml:space="preserve"> REF _Ref435193468 \h </w:instrText>
      </w:r>
      <w:r w:rsidR="001D1275">
        <w:fldChar w:fldCharType="separate"/>
      </w:r>
      <w:r w:rsidR="00702208" w:rsidRPr="00ED6CDC">
        <w:t xml:space="preserve">Figure </w:t>
      </w:r>
      <w:r w:rsidR="00702208">
        <w:rPr>
          <w:noProof/>
        </w:rPr>
        <w:t>7</w:t>
      </w:r>
      <w:r w:rsidR="001D1275">
        <w:fldChar w:fldCharType="end"/>
      </w:r>
      <w:r w:rsidR="001D1275">
        <w:t>.</w:t>
      </w:r>
    </w:p>
    <w:p w:rsidR="00E8761B" w:rsidRPr="009A54B7" w:rsidRDefault="00E8761B" w:rsidP="008B4263">
      <w:pPr>
        <w:pStyle w:val="Caption"/>
      </w:pPr>
      <w:bookmarkStart w:id="104" w:name="_Ref434932123"/>
      <w:bookmarkStart w:id="105" w:name="_Toc435195114"/>
      <w:r w:rsidRPr="009A54B7">
        <w:lastRenderedPageBreak/>
        <w:t xml:space="preserve">Table </w:t>
      </w:r>
      <w:r w:rsidRPr="009A54B7">
        <w:fldChar w:fldCharType="begin"/>
      </w:r>
      <w:r w:rsidRPr="009A54B7">
        <w:instrText xml:space="preserve"> SEQ Table \* ARABIC </w:instrText>
      </w:r>
      <w:r w:rsidRPr="009A54B7">
        <w:fldChar w:fldCharType="separate"/>
      </w:r>
      <w:r w:rsidR="00702208">
        <w:t>7</w:t>
      </w:r>
      <w:r w:rsidRPr="009A54B7">
        <w:fldChar w:fldCharType="end"/>
      </w:r>
      <w:bookmarkEnd w:id="104"/>
      <w:r w:rsidRPr="009A54B7">
        <w:t xml:space="preserve"> – Dynamic HTML Classes</w:t>
      </w:r>
      <w:bookmarkEnd w:id="105"/>
    </w:p>
    <w:tbl>
      <w:tblPr>
        <w:tblStyle w:val="TableGrid"/>
        <w:tblW w:w="946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177"/>
        <w:gridCol w:w="5291"/>
      </w:tblGrid>
      <w:tr w:rsidR="00E8761B" w:rsidRPr="001D1275" w:rsidTr="000B1248">
        <w:trPr>
          <w:tblHeader/>
        </w:trPr>
        <w:tc>
          <w:tcPr>
            <w:tcW w:w="0" w:type="auto"/>
          </w:tcPr>
          <w:p w:rsidR="00E8761B" w:rsidRPr="001D1275" w:rsidRDefault="00E8761B" w:rsidP="001D1275">
            <w:pPr>
              <w:pStyle w:val="PlainText"/>
              <w:ind w:left="180"/>
              <w:jc w:val="center"/>
              <w:rPr>
                <w:rFonts w:ascii="Courier New" w:hAnsi="Courier New" w:cs="Courier New"/>
                <w:b/>
                <w:noProof/>
              </w:rPr>
            </w:pPr>
            <w:r w:rsidRPr="001D1275">
              <w:rPr>
                <w:rFonts w:ascii="Courier New" w:hAnsi="Courier New" w:cs="Courier New"/>
                <w:b/>
                <w:noProof/>
              </w:rPr>
              <w:t>Classes for Implementing Dynamic Customized Code</w:t>
            </w:r>
          </w:p>
        </w:tc>
        <w:tc>
          <w:tcPr>
            <w:tcW w:w="5471" w:type="dxa"/>
          </w:tcPr>
          <w:p w:rsidR="00E8761B" w:rsidRPr="001D1275" w:rsidRDefault="00E8761B" w:rsidP="001D1275">
            <w:pPr>
              <w:pStyle w:val="PlainText"/>
              <w:ind w:left="197"/>
              <w:jc w:val="center"/>
              <w:rPr>
                <w:rFonts w:asciiTheme="minorHAnsi" w:hAnsiTheme="minorHAnsi" w:cs="Courier New"/>
                <w:b/>
              </w:rPr>
            </w:pPr>
            <w:r w:rsidRPr="001D1275">
              <w:rPr>
                <w:rFonts w:asciiTheme="minorHAnsi" w:hAnsiTheme="minorHAnsi" w:cs="Courier New"/>
                <w:b/>
              </w:rPr>
              <w:t>Description</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BpvElsiSurveyLinkTagLib.groovy</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the BPV ELSI study</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CaseRecordLinkTagLib.groovy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the Case Record display page</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JqueryDatePickerTagLib.groovy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a customized date-picker</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MedicationAdminTagLib.groovy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the BPV Medication form</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MultiselectTagLib.groovy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various data entry forms</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QueryTagLib.groovy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various data entry forms</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RadioButtonTagLib.groovy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various data entry forms</w:t>
            </w:r>
          </w:p>
        </w:tc>
      </w:tr>
      <w:tr w:rsidR="00E8761B" w:rsidRPr="00B824C4" w:rsidTr="000B1248">
        <w:tc>
          <w:tcPr>
            <w:tcW w:w="0" w:type="auto"/>
          </w:tcPr>
          <w:p w:rsidR="00E8761B" w:rsidRPr="00B824C4" w:rsidRDefault="00E8761B" w:rsidP="001D1275">
            <w:pPr>
              <w:pStyle w:val="PlainText"/>
              <w:ind w:left="180"/>
              <w:rPr>
                <w:rFonts w:ascii="Courier New" w:hAnsi="Courier New" w:cs="Courier New"/>
                <w:noProof/>
              </w:rPr>
            </w:pPr>
            <w:r w:rsidRPr="00B824C4">
              <w:rPr>
                <w:rFonts w:ascii="Courier New" w:hAnsi="Courier New" w:cs="Courier New"/>
                <w:noProof/>
              </w:rPr>
              <w:t xml:space="preserve">WarningTagLib.groovy </w:t>
            </w:r>
          </w:p>
        </w:tc>
        <w:tc>
          <w:tcPr>
            <w:tcW w:w="5471" w:type="dxa"/>
          </w:tcPr>
          <w:p w:rsidR="00E8761B" w:rsidRPr="00B824C4" w:rsidRDefault="00E8761B" w:rsidP="001D1275">
            <w:pPr>
              <w:pStyle w:val="PlainText"/>
              <w:ind w:left="197"/>
              <w:rPr>
                <w:rFonts w:asciiTheme="minorHAnsi" w:hAnsiTheme="minorHAnsi" w:cs="Courier New"/>
              </w:rPr>
            </w:pPr>
            <w:r>
              <w:rPr>
                <w:rFonts w:asciiTheme="minorHAnsi" w:hAnsiTheme="minorHAnsi" w:cs="Courier New"/>
              </w:rPr>
              <w:t>Implements customized GSP tags for various data entry forms</w:t>
            </w:r>
          </w:p>
        </w:tc>
      </w:tr>
    </w:tbl>
    <w:p w:rsidR="00E8761B" w:rsidRDefault="00E8761B" w:rsidP="001D1275">
      <w:pPr>
        <w:rPr>
          <w:rFonts w:asciiTheme="minorHAnsi" w:hAnsiTheme="minorHAnsi"/>
        </w:rPr>
      </w:pPr>
      <w:r>
        <w:t xml:space="preserve">All contents of the directory </w:t>
      </w:r>
      <w:r w:rsidRPr="00B824C4">
        <w:rPr>
          <w:noProof/>
        </w:rPr>
        <w:t>grails-app/util</w:t>
      </w:r>
      <w:r>
        <w:rPr>
          <w:noProof/>
        </w:rPr>
        <w:t xml:space="preserve"> are deprecated.</w:t>
      </w:r>
    </w:p>
    <w:p w:rsidR="00E8761B" w:rsidRDefault="00E8761B" w:rsidP="00E8761B">
      <w:pPr>
        <w:pStyle w:val="PlainText"/>
        <w:rPr>
          <w:rFonts w:asciiTheme="minorHAnsi" w:hAnsiTheme="minorHAnsi"/>
        </w:rPr>
      </w:pPr>
      <w:r>
        <w:t xml:space="preserve">The </w:t>
      </w:r>
      <w:r w:rsidRPr="00B824C4">
        <w:rPr>
          <w:rFonts w:ascii="Courier New" w:hAnsi="Courier New" w:cs="Courier New"/>
          <w:noProof/>
        </w:rPr>
        <w:t>grails-app/</w:t>
      </w:r>
      <w:r>
        <w:rPr>
          <w:rFonts w:ascii="Courier New" w:hAnsi="Courier New" w:cs="Courier New"/>
          <w:noProof/>
        </w:rPr>
        <w:t>view</w:t>
      </w:r>
      <w:r>
        <w:rPr>
          <w:noProof/>
        </w:rPr>
        <w:t xml:space="preserve">, </w:t>
      </w:r>
      <w:r w:rsidRPr="00FD5AC1">
        <w:rPr>
          <w:rFonts w:asciiTheme="minorHAnsi" w:hAnsiTheme="minorHAnsi"/>
          <w:noProof/>
        </w:rPr>
        <w:fldChar w:fldCharType="begin"/>
      </w:r>
      <w:r w:rsidRPr="00FD5AC1">
        <w:rPr>
          <w:rFonts w:asciiTheme="minorHAnsi" w:hAnsiTheme="minorHAnsi"/>
          <w:noProof/>
        </w:rPr>
        <w:instrText xml:space="preserve"> REF _Ref434932373 \h </w:instrText>
      </w:r>
      <w:r>
        <w:rPr>
          <w:rFonts w:asciiTheme="minorHAnsi" w:hAnsiTheme="minorHAnsi"/>
          <w:noProof/>
        </w:rPr>
        <w:instrText xml:space="preserve"> \* MERGEFORMAT </w:instrText>
      </w:r>
      <w:r w:rsidRPr="00FD5AC1">
        <w:rPr>
          <w:rFonts w:asciiTheme="minorHAnsi" w:hAnsiTheme="minorHAnsi"/>
          <w:noProof/>
        </w:rPr>
      </w:r>
      <w:r w:rsidRPr="00FD5AC1">
        <w:rPr>
          <w:rFonts w:asciiTheme="minorHAnsi" w:hAnsiTheme="minorHAnsi"/>
          <w:noProof/>
        </w:rPr>
        <w:fldChar w:fldCharType="separate"/>
      </w:r>
      <w:r w:rsidR="00702208" w:rsidRPr="00702208">
        <w:rPr>
          <w:rFonts w:asciiTheme="minorHAnsi" w:hAnsiTheme="minorHAnsi"/>
        </w:rPr>
        <w:t xml:space="preserve">Table </w:t>
      </w:r>
      <w:r w:rsidR="00702208" w:rsidRPr="00702208">
        <w:rPr>
          <w:rFonts w:asciiTheme="minorHAnsi" w:hAnsiTheme="minorHAnsi"/>
          <w:noProof/>
        </w:rPr>
        <w:t>8</w:t>
      </w:r>
      <w:r w:rsidRPr="00FD5AC1">
        <w:rPr>
          <w:rFonts w:asciiTheme="minorHAnsi" w:hAnsiTheme="minorHAnsi"/>
          <w:noProof/>
        </w:rPr>
        <w:fldChar w:fldCharType="end"/>
      </w:r>
      <w:r w:rsidRPr="00FD5AC1">
        <w:rPr>
          <w:rFonts w:asciiTheme="minorHAnsi" w:hAnsiTheme="minorHAnsi"/>
          <w:noProof/>
        </w:rPr>
        <w:t xml:space="preserve">, </w:t>
      </w:r>
      <w:r>
        <w:rPr>
          <w:rFonts w:asciiTheme="minorHAnsi" w:hAnsiTheme="minorHAnsi"/>
        </w:rPr>
        <w:t>has one sub-directory for each domain class.  Each entry under that directory is one or more Grails Server Page (</w:t>
      </w:r>
      <w:r>
        <w:rPr>
          <w:rFonts w:asciiTheme="minorHAnsi" w:hAnsiTheme="minorHAnsi"/>
          <w:noProof/>
        </w:rPr>
        <w:t>.gsp</w:t>
      </w:r>
      <w:r>
        <w:rPr>
          <w:rFonts w:asciiTheme="minorHAnsi" w:hAnsiTheme="minorHAnsi"/>
        </w:rPr>
        <w:t xml:space="preserve">) files.  Each of these files has a name describing a method in the corresponding controller class.  Here are the typical methods that are auto generated whenever you create a domain class (you can create other views and controller methods – the names </w:t>
      </w:r>
      <w:r w:rsidRPr="00CD50B9">
        <w:rPr>
          <w:rFonts w:asciiTheme="minorHAnsi" w:hAnsiTheme="minorHAnsi"/>
          <w:i/>
        </w:rPr>
        <w:t>should</w:t>
      </w:r>
      <w:r>
        <w:rPr>
          <w:rFonts w:asciiTheme="minorHAnsi" w:hAnsiTheme="minorHAnsi"/>
        </w:rPr>
        <w:t>, by convention, match)</w:t>
      </w:r>
    </w:p>
    <w:p w:rsidR="00E8761B" w:rsidRPr="009A54B7" w:rsidRDefault="00E8761B" w:rsidP="008B4263">
      <w:pPr>
        <w:pStyle w:val="Caption"/>
      </w:pPr>
      <w:bookmarkStart w:id="106" w:name="_Ref434932373"/>
      <w:bookmarkStart w:id="107" w:name="_Toc435195115"/>
      <w:r w:rsidRPr="009A54B7">
        <w:t xml:space="preserve">Table </w:t>
      </w:r>
      <w:r w:rsidRPr="009A54B7">
        <w:fldChar w:fldCharType="begin"/>
      </w:r>
      <w:r w:rsidRPr="009A54B7">
        <w:instrText xml:space="preserve"> SEQ Table \* ARABIC </w:instrText>
      </w:r>
      <w:r w:rsidRPr="009A54B7">
        <w:fldChar w:fldCharType="separate"/>
      </w:r>
      <w:r w:rsidR="00702208">
        <w:t>8</w:t>
      </w:r>
      <w:r w:rsidRPr="009A54B7">
        <w:fldChar w:fldCharType="end"/>
      </w:r>
      <w:bookmarkEnd w:id="106"/>
      <w:r w:rsidRPr="009A54B7">
        <w:t xml:space="preserve">  - Grails Server Pages</w:t>
      </w:r>
      <w:bookmarkEnd w:id="107"/>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538"/>
        <w:gridCol w:w="6915"/>
      </w:tblGrid>
      <w:tr w:rsidR="00E8761B" w:rsidRPr="00FD5AC1" w:rsidTr="000B1248">
        <w:trPr>
          <w:tblHeader/>
        </w:trPr>
        <w:tc>
          <w:tcPr>
            <w:tcW w:w="2538" w:type="dxa"/>
          </w:tcPr>
          <w:p w:rsidR="00E8761B" w:rsidRPr="00FD5AC1" w:rsidRDefault="00E8761B" w:rsidP="000B1248">
            <w:pPr>
              <w:pStyle w:val="PlainText"/>
              <w:keepNext/>
              <w:keepLines/>
              <w:rPr>
                <w:rFonts w:ascii="Courier New" w:hAnsi="Courier New" w:cs="Courier New"/>
                <w:noProof/>
              </w:rPr>
            </w:pPr>
            <w:r w:rsidRPr="00FD5AC1">
              <w:rPr>
                <w:rFonts w:ascii="Courier New" w:hAnsi="Courier New" w:cs="Courier New"/>
                <w:noProof/>
              </w:rPr>
              <w:t>Grails Server Page</w:t>
            </w:r>
          </w:p>
        </w:tc>
        <w:tc>
          <w:tcPr>
            <w:tcW w:w="6915" w:type="dxa"/>
          </w:tcPr>
          <w:p w:rsidR="00E8761B" w:rsidRPr="00FD5AC1" w:rsidRDefault="00E8761B" w:rsidP="000B1248">
            <w:pPr>
              <w:pStyle w:val="PlainText"/>
              <w:keepNext/>
              <w:keepLines/>
              <w:rPr>
                <w:rFonts w:asciiTheme="minorHAnsi" w:hAnsiTheme="minorHAnsi" w:cs="Courier New"/>
              </w:rPr>
            </w:pPr>
            <w:r w:rsidRPr="00FD5AC1">
              <w:rPr>
                <w:rFonts w:asciiTheme="minorHAnsi" w:hAnsiTheme="minorHAnsi" w:cs="Courier New"/>
              </w:rPr>
              <w:t>Description</w:t>
            </w:r>
          </w:p>
        </w:tc>
      </w:tr>
      <w:tr w:rsidR="00E8761B" w:rsidRPr="00CB078D" w:rsidTr="000B1248">
        <w:trPr>
          <w:tblHeader/>
        </w:trPr>
        <w:tc>
          <w:tcPr>
            <w:tcW w:w="2538" w:type="dxa"/>
          </w:tcPr>
          <w:p w:rsidR="00E8761B" w:rsidRPr="00CB078D" w:rsidRDefault="00E8761B" w:rsidP="000B1248">
            <w:pPr>
              <w:pStyle w:val="PlainText"/>
              <w:keepNext/>
              <w:keepLines/>
              <w:rPr>
                <w:rFonts w:ascii="Courier New" w:hAnsi="Courier New" w:cs="Courier New"/>
                <w:noProof/>
              </w:rPr>
            </w:pPr>
            <w:r w:rsidRPr="00CB078D">
              <w:rPr>
                <w:rFonts w:ascii="Courier New" w:hAnsi="Courier New" w:cs="Courier New"/>
                <w:noProof/>
              </w:rPr>
              <w:t>create.gsp</w:t>
            </w:r>
          </w:p>
        </w:tc>
        <w:tc>
          <w:tcPr>
            <w:tcW w:w="6915" w:type="dxa"/>
          </w:tcPr>
          <w:p w:rsidR="00E8761B" w:rsidRPr="00CB078D" w:rsidRDefault="00E8761B" w:rsidP="000B1248">
            <w:pPr>
              <w:pStyle w:val="PlainText"/>
              <w:keepNext/>
              <w:keepLines/>
              <w:rPr>
                <w:rFonts w:asciiTheme="minorHAnsi" w:hAnsiTheme="minorHAnsi" w:cs="Courier New"/>
              </w:rPr>
            </w:pPr>
            <w:r w:rsidRPr="00CB078D">
              <w:rPr>
                <w:rFonts w:asciiTheme="minorHAnsi" w:hAnsiTheme="minorHAnsi" w:cs="Courier New"/>
              </w:rPr>
              <w:t>Produce a user interface to enter all values for a domain class, and create a new instance</w:t>
            </w:r>
          </w:p>
        </w:tc>
      </w:tr>
      <w:tr w:rsidR="00E8761B" w:rsidRPr="00CB078D" w:rsidTr="000B1248">
        <w:trPr>
          <w:tblHeader/>
        </w:trPr>
        <w:tc>
          <w:tcPr>
            <w:tcW w:w="2538" w:type="dxa"/>
          </w:tcPr>
          <w:p w:rsidR="00E8761B" w:rsidRPr="00CB078D" w:rsidRDefault="00E8761B" w:rsidP="000B1248">
            <w:pPr>
              <w:pStyle w:val="PlainText"/>
              <w:keepNext/>
              <w:keepLines/>
              <w:rPr>
                <w:rFonts w:ascii="Courier New" w:hAnsi="Courier New" w:cs="Courier New"/>
                <w:noProof/>
              </w:rPr>
            </w:pPr>
            <w:r w:rsidRPr="00CB078D">
              <w:rPr>
                <w:rFonts w:ascii="Courier New" w:hAnsi="Courier New" w:cs="Courier New"/>
                <w:noProof/>
              </w:rPr>
              <w:t>edit.gsp</w:t>
            </w:r>
          </w:p>
        </w:tc>
        <w:tc>
          <w:tcPr>
            <w:tcW w:w="6915" w:type="dxa"/>
          </w:tcPr>
          <w:p w:rsidR="00E8761B" w:rsidRPr="00CB078D" w:rsidRDefault="00E8761B" w:rsidP="000B1248">
            <w:pPr>
              <w:pStyle w:val="PlainText"/>
              <w:keepNext/>
              <w:keepLines/>
              <w:rPr>
                <w:rFonts w:asciiTheme="minorHAnsi" w:hAnsiTheme="minorHAnsi" w:cs="Courier New"/>
              </w:rPr>
            </w:pPr>
            <w:r w:rsidRPr="00CB078D">
              <w:rPr>
                <w:rFonts w:asciiTheme="minorHAnsi" w:hAnsiTheme="minorHAnsi" w:cs="Courier New"/>
              </w:rPr>
              <w:t>Produce a user interface to change the values of an instance of a domain class.</w:t>
            </w:r>
          </w:p>
        </w:tc>
      </w:tr>
      <w:tr w:rsidR="00E8761B" w:rsidRPr="00CB078D" w:rsidTr="000B1248">
        <w:tc>
          <w:tcPr>
            <w:tcW w:w="2538" w:type="dxa"/>
          </w:tcPr>
          <w:p w:rsidR="00E8761B" w:rsidRPr="00CB078D" w:rsidRDefault="00E8761B" w:rsidP="000B1248">
            <w:pPr>
              <w:pStyle w:val="PlainText"/>
              <w:rPr>
                <w:rFonts w:ascii="Courier New" w:hAnsi="Courier New" w:cs="Courier New"/>
                <w:noProof/>
              </w:rPr>
            </w:pPr>
            <w:r w:rsidRPr="00CB078D">
              <w:rPr>
                <w:rFonts w:ascii="Courier New" w:hAnsi="Courier New" w:cs="Courier New"/>
                <w:noProof/>
              </w:rPr>
              <w:t>index.gsp</w:t>
            </w:r>
          </w:p>
        </w:tc>
        <w:tc>
          <w:tcPr>
            <w:tcW w:w="6915" w:type="dxa"/>
          </w:tcPr>
          <w:p w:rsidR="00E8761B" w:rsidRPr="00CB078D" w:rsidRDefault="00E8761B" w:rsidP="000B1248">
            <w:pPr>
              <w:pStyle w:val="PlainText"/>
              <w:rPr>
                <w:rFonts w:asciiTheme="minorHAnsi" w:hAnsiTheme="minorHAnsi" w:cs="Courier New"/>
              </w:rPr>
            </w:pPr>
            <w:r>
              <w:rPr>
                <w:rFonts w:asciiTheme="minorHAnsi" w:hAnsiTheme="minorHAnsi" w:cs="Courier New"/>
              </w:rPr>
              <w:t>The default method for a domain class, like index.html</w:t>
            </w:r>
          </w:p>
        </w:tc>
      </w:tr>
      <w:tr w:rsidR="00E8761B" w:rsidRPr="00CB078D" w:rsidTr="000B1248">
        <w:tc>
          <w:tcPr>
            <w:tcW w:w="2538" w:type="dxa"/>
          </w:tcPr>
          <w:p w:rsidR="00E8761B" w:rsidRPr="00CB078D" w:rsidRDefault="00E8761B" w:rsidP="000B1248">
            <w:pPr>
              <w:pStyle w:val="PlainText"/>
              <w:rPr>
                <w:rFonts w:ascii="Courier New" w:hAnsi="Courier New" w:cs="Courier New"/>
                <w:noProof/>
              </w:rPr>
            </w:pPr>
            <w:r w:rsidRPr="00CB078D">
              <w:rPr>
                <w:rFonts w:ascii="Courier New" w:hAnsi="Courier New" w:cs="Courier New"/>
                <w:noProof/>
              </w:rPr>
              <w:t>list.gsp</w:t>
            </w:r>
          </w:p>
        </w:tc>
        <w:tc>
          <w:tcPr>
            <w:tcW w:w="6915" w:type="dxa"/>
          </w:tcPr>
          <w:p w:rsidR="00E8761B" w:rsidRPr="00CB078D" w:rsidRDefault="00E8761B" w:rsidP="000B1248">
            <w:pPr>
              <w:pStyle w:val="PlainText"/>
              <w:rPr>
                <w:rFonts w:asciiTheme="minorHAnsi" w:hAnsiTheme="minorHAnsi" w:cs="Courier New"/>
              </w:rPr>
            </w:pPr>
            <w:r w:rsidRPr="00CB078D">
              <w:rPr>
                <w:rFonts w:asciiTheme="minorHAnsi" w:hAnsiTheme="minorHAnsi" w:cs="Courier New"/>
              </w:rPr>
              <w:t>Produce a list of persistent domain class objects</w:t>
            </w:r>
          </w:p>
        </w:tc>
      </w:tr>
      <w:tr w:rsidR="00E8761B" w:rsidRPr="00CB078D" w:rsidTr="000B1248">
        <w:tc>
          <w:tcPr>
            <w:tcW w:w="2538" w:type="dxa"/>
          </w:tcPr>
          <w:p w:rsidR="00E8761B" w:rsidRPr="00CB078D" w:rsidRDefault="00E8761B" w:rsidP="000B1248">
            <w:pPr>
              <w:pStyle w:val="PlainText"/>
              <w:rPr>
                <w:rFonts w:ascii="Courier New" w:hAnsi="Courier New" w:cs="Courier New"/>
                <w:noProof/>
              </w:rPr>
            </w:pPr>
            <w:r w:rsidRPr="00CB078D">
              <w:rPr>
                <w:rFonts w:ascii="Courier New" w:hAnsi="Courier New" w:cs="Courier New"/>
                <w:noProof/>
              </w:rPr>
              <w:t xml:space="preserve">show.gsp </w:t>
            </w:r>
          </w:p>
        </w:tc>
        <w:tc>
          <w:tcPr>
            <w:tcW w:w="6915" w:type="dxa"/>
          </w:tcPr>
          <w:p w:rsidR="00E8761B" w:rsidRPr="00CB078D" w:rsidRDefault="00E8761B" w:rsidP="000B1248">
            <w:pPr>
              <w:pStyle w:val="PlainText"/>
              <w:rPr>
                <w:rFonts w:asciiTheme="minorHAnsi" w:hAnsiTheme="minorHAnsi" w:cs="Courier New"/>
              </w:rPr>
            </w:pPr>
            <w:r w:rsidRPr="00CB078D">
              <w:rPr>
                <w:rFonts w:asciiTheme="minorHAnsi" w:hAnsiTheme="minorHAnsi" w:cs="Courier New"/>
              </w:rPr>
              <w:t>Produce a user interface showing the contents of an instance of the domain class</w:t>
            </w:r>
          </w:p>
        </w:tc>
      </w:tr>
      <w:tr w:rsidR="00E8761B" w:rsidRPr="00AF320E" w:rsidTr="000B1248">
        <w:tc>
          <w:tcPr>
            <w:tcW w:w="2538" w:type="dxa"/>
          </w:tcPr>
          <w:p w:rsidR="00E8761B" w:rsidRPr="00CB078D" w:rsidRDefault="00E8761B" w:rsidP="000B1248">
            <w:pPr>
              <w:pStyle w:val="PlainText"/>
              <w:rPr>
                <w:rFonts w:ascii="Courier New" w:hAnsi="Courier New" w:cs="Courier New"/>
                <w:noProof/>
              </w:rPr>
            </w:pPr>
            <w:r w:rsidRPr="00CB078D">
              <w:rPr>
                <w:rFonts w:ascii="Courier New" w:hAnsi="Courier New" w:cs="Courier New"/>
                <w:noProof/>
              </w:rPr>
              <w:t xml:space="preserve">_form.gsp </w:t>
            </w:r>
          </w:p>
        </w:tc>
        <w:tc>
          <w:tcPr>
            <w:tcW w:w="6915" w:type="dxa"/>
          </w:tcPr>
          <w:p w:rsidR="00E8761B" w:rsidRPr="00CB078D" w:rsidRDefault="00E8761B" w:rsidP="000B1248">
            <w:pPr>
              <w:pStyle w:val="PlainText"/>
              <w:rPr>
                <w:rFonts w:asciiTheme="minorHAnsi" w:hAnsiTheme="minorHAnsi" w:cs="Courier New"/>
              </w:rPr>
            </w:pPr>
            <w:r>
              <w:rPr>
                <w:rFonts w:asciiTheme="minorHAnsi" w:hAnsiTheme="minorHAnsi" w:cs="Courier New"/>
              </w:rPr>
              <w:t xml:space="preserve">An include file with all the domain class attributes, it is used by the </w:t>
            </w:r>
            <w:r>
              <w:rPr>
                <w:rFonts w:asciiTheme="minorHAnsi" w:hAnsiTheme="minorHAnsi" w:cs="Courier New"/>
                <w:noProof/>
              </w:rPr>
              <w:t>create.gsp</w:t>
            </w:r>
            <w:r>
              <w:rPr>
                <w:rFonts w:asciiTheme="minorHAnsi" w:hAnsiTheme="minorHAnsi" w:cs="Courier New"/>
              </w:rPr>
              <w:t xml:space="preserve"> and </w:t>
            </w:r>
            <w:r>
              <w:rPr>
                <w:rFonts w:asciiTheme="minorHAnsi" w:hAnsiTheme="minorHAnsi" w:cs="Courier New"/>
                <w:noProof/>
              </w:rPr>
              <w:t>edit.gsp</w:t>
            </w:r>
            <w:r>
              <w:rPr>
                <w:rFonts w:asciiTheme="minorHAnsi" w:hAnsiTheme="minorHAnsi" w:cs="Courier New"/>
              </w:rPr>
              <w:t xml:space="preserve"> files.</w:t>
            </w:r>
          </w:p>
        </w:tc>
      </w:tr>
    </w:tbl>
    <w:p w:rsidR="00E8761B" w:rsidRPr="00AF320E" w:rsidRDefault="00E8761B" w:rsidP="00E8761B">
      <w:pPr>
        <w:pStyle w:val="PlainText"/>
        <w:rPr>
          <w:rFonts w:ascii="Courier New" w:hAnsi="Courier New" w:cs="Courier New"/>
        </w:rPr>
      </w:pPr>
    </w:p>
    <w:p w:rsidR="00E8761B" w:rsidRPr="00B824C4" w:rsidRDefault="00E8761B" w:rsidP="00E8761B">
      <w:pPr>
        <w:pStyle w:val="PlainText"/>
        <w:rPr>
          <w:rFonts w:ascii="Courier New" w:hAnsi="Courier New" w:cs="Courier New"/>
        </w:rPr>
      </w:pPr>
    </w:p>
    <w:tbl>
      <w:tblPr>
        <w:tblStyle w:val="TableGrid"/>
        <w:tblW w:w="0" w:type="auto"/>
        <w:tblLook w:val="04A0" w:firstRow="1" w:lastRow="0" w:firstColumn="1" w:lastColumn="0" w:noHBand="0" w:noVBand="1"/>
      </w:tblPr>
      <w:tblGrid>
        <w:gridCol w:w="9453"/>
      </w:tblGrid>
      <w:tr w:rsidR="00E8761B" w:rsidTr="000B1248">
        <w:tc>
          <w:tcPr>
            <w:tcW w:w="9453" w:type="dxa"/>
            <w:tcBorders>
              <w:top w:val="single" w:sz="18" w:space="0" w:color="auto"/>
              <w:left w:val="single" w:sz="18" w:space="0" w:color="auto"/>
              <w:bottom w:val="single" w:sz="18" w:space="0" w:color="auto"/>
              <w:right w:val="single" w:sz="18" w:space="0" w:color="auto"/>
            </w:tcBorders>
          </w:tcPr>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lastRenderedPageBreak/>
              <w:t>\---cahubdataservices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+---grails-app </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+---i18n</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+---jobs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\---cahubdataservices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\---nci</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\---obbr</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\---cahub</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+---taglib</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\---cahubdataservices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+---utils</w:t>
            </w:r>
          </w:p>
          <w:p w:rsidR="00E8761B" w:rsidRPr="00DB03D9" w:rsidRDefault="00E8761B" w:rsidP="000B1248">
            <w:pPr>
              <w:pStyle w:val="PlainText"/>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\---views </w:t>
            </w:r>
          </w:p>
        </w:tc>
      </w:tr>
    </w:tbl>
    <w:p w:rsidR="00E8761B" w:rsidRPr="009A54B7" w:rsidRDefault="00E8761B" w:rsidP="008B4263">
      <w:pPr>
        <w:pStyle w:val="Caption"/>
      </w:pPr>
      <w:bookmarkStart w:id="108" w:name="_Ref434837468"/>
      <w:bookmarkStart w:id="109" w:name="_Ref434837459"/>
      <w:bookmarkStart w:id="110" w:name="_Toc435195098"/>
      <w:r w:rsidRPr="009A54B7">
        <w:t xml:space="preserve">Figure </w:t>
      </w:r>
      <w:r w:rsidRPr="009A54B7">
        <w:fldChar w:fldCharType="begin"/>
      </w:r>
      <w:r w:rsidRPr="009A54B7">
        <w:instrText xml:space="preserve"> SEQ Figure \* ARABIC </w:instrText>
      </w:r>
      <w:r w:rsidRPr="009A54B7">
        <w:fldChar w:fldCharType="separate"/>
      </w:r>
      <w:r w:rsidR="00702208">
        <w:t>12</w:t>
      </w:r>
      <w:r w:rsidRPr="009A54B7">
        <w:fldChar w:fldCharType="end"/>
      </w:r>
      <w:bookmarkEnd w:id="108"/>
      <w:r w:rsidRPr="009A54B7">
        <w:t xml:space="preserve"> - CDR General Purpose Directories</w:t>
      </w:r>
      <w:bookmarkEnd w:id="109"/>
      <w:bookmarkEnd w:id="110"/>
    </w:p>
    <w:p w:rsidR="00E8761B" w:rsidRDefault="00E8761B" w:rsidP="00E8761B"/>
    <w:p w:rsidR="00E8761B" w:rsidRDefault="00E8761B" w:rsidP="00E8761B">
      <w:r>
        <w:fldChar w:fldCharType="begin"/>
      </w:r>
      <w:r>
        <w:instrText xml:space="preserve"> REF _Ref434843042 \h </w:instrText>
      </w:r>
      <w:r>
        <w:fldChar w:fldCharType="separate"/>
      </w:r>
      <w:r w:rsidR="00702208" w:rsidRPr="009A54B7">
        <w:t xml:space="preserve">Figure </w:t>
      </w:r>
      <w:r w:rsidR="00702208">
        <w:rPr>
          <w:noProof/>
        </w:rPr>
        <w:t>13</w:t>
      </w:r>
      <w:r>
        <w:fldChar w:fldCharType="end"/>
      </w:r>
      <w:r>
        <w:t xml:space="preserve"> shows the </w:t>
      </w:r>
      <w:r>
        <w:rPr>
          <w:noProof/>
        </w:rPr>
        <w:t>cahubdataservices/src</w:t>
      </w:r>
      <w:r>
        <w:t xml:space="preserve"> directory containing groovy, java, and template code.</w:t>
      </w:r>
    </w:p>
    <w:p w:rsidR="00E8761B" w:rsidRDefault="00E8761B" w:rsidP="00E8761B">
      <w:r>
        <w:t xml:space="preserve">The </w:t>
      </w:r>
      <w:r>
        <w:rPr>
          <w:noProof/>
        </w:rPr>
        <w:t>cahubdataservices/src/groovy/nci/obbr/cahub</w:t>
      </w:r>
      <w:r>
        <w:t xml:space="preserve"> directory contains one file, </w:t>
      </w:r>
      <w:r>
        <w:rPr>
          <w:noProof/>
        </w:rPr>
        <w:t>CDRBaseClass.groovy</w:t>
      </w:r>
      <w:r>
        <w:t xml:space="preserve">, which is the base class for all CDR Groovy classes.  The CDR developers use it to create an abstract class that the domain classes have all extended.  By default, extending the </w:t>
      </w:r>
      <w:r>
        <w:rPr>
          <w:noProof/>
        </w:rPr>
        <w:t>CDRBaseClass</w:t>
      </w:r>
      <w:r>
        <w:t xml:space="preserve"> when implementing  a domain class, the domain class inherits the “auditable” attribute, which logs all changes, inserts, updates (with old value and new value), and deletes, all with username and timestamp in a special audit Log table.</w:t>
      </w:r>
    </w:p>
    <w:p w:rsidR="00E8761B" w:rsidRDefault="00E8761B" w:rsidP="00E8761B">
      <w:r>
        <w:t xml:space="preserve">The </w:t>
      </w:r>
      <w:r>
        <w:rPr>
          <w:noProof/>
        </w:rPr>
        <w:t>cahubdataservices/src/groovy/nci/obbr/cahub/context</w:t>
      </w:r>
      <w:r>
        <w:t xml:space="preserve"> directory contains one file, </w:t>
      </w:r>
      <w:r>
        <w:rPr>
          <w:noProof/>
        </w:rPr>
        <w:t>CDRApplicationEvent.groovy</w:t>
      </w:r>
      <w:r>
        <w:t>, which responds to all Spring class events.</w:t>
      </w:r>
      <w:r w:rsidRPr="00AD7E6A">
        <w:t xml:space="preserve"> </w:t>
      </w:r>
      <w:r>
        <w:t xml:space="preserve">  This is an interceptor class, which fires automatically whenever a Spring security event (such as login or update to a domain class) is triggered.</w:t>
      </w:r>
    </w:p>
    <w:p w:rsidR="00E8761B" w:rsidRDefault="00E8761B" w:rsidP="00E8761B">
      <w:r>
        <w:t xml:space="preserve">The </w:t>
      </w:r>
      <w:r>
        <w:rPr>
          <w:noProof/>
        </w:rPr>
        <w:t>cahubdataservices/src/groovy/nci/obbr/cahub/datarecords</w:t>
      </w:r>
      <w:r>
        <w:t xml:space="preserve"> directory contains one commonly used file, </w:t>
      </w:r>
      <w:r w:rsidRPr="00AD7E6A">
        <w:rPr>
          <w:noProof/>
        </w:rPr>
        <w:t>DataRecordBaseClass</w:t>
      </w:r>
      <w:r>
        <w:rPr>
          <w:noProof/>
        </w:rPr>
        <w:t>.groovy</w:t>
      </w:r>
      <w:r>
        <w:t>, which is the base class for all data base records</w:t>
      </w:r>
      <w:r>
        <w:rPr>
          <w:noProof/>
        </w:rPr>
        <w:t>.  DataRecordBaseClass</w:t>
      </w:r>
      <w:r>
        <w:t xml:space="preserve"> extends </w:t>
      </w:r>
      <w:r>
        <w:rPr>
          <w:noProof/>
        </w:rPr>
        <w:t>CDRBaseClass</w:t>
      </w:r>
      <w:r>
        <w:t>, however it implements no new attributes.</w:t>
      </w:r>
    </w:p>
    <w:p w:rsidR="00E8761B" w:rsidRDefault="00E8761B" w:rsidP="00E8761B">
      <w:r>
        <w:t xml:space="preserve">The </w:t>
      </w:r>
      <w:r>
        <w:rPr>
          <w:noProof/>
        </w:rPr>
        <w:t>cahubdataservices/src/groovy/nci/obbr/cahub/forms</w:t>
      </w:r>
      <w:r>
        <w:t xml:space="preserve"> directory contains one sub-directory for each study, with each study having a </w:t>
      </w:r>
      <w:r>
        <w:rPr>
          <w:noProof/>
        </w:rPr>
        <w:t>Form</w:t>
      </w:r>
      <w:r w:rsidRPr="00AD7E6A">
        <w:rPr>
          <w:noProof/>
        </w:rPr>
        <w:t>BaseClass</w:t>
      </w:r>
      <w:r>
        <w:rPr>
          <w:noProof/>
        </w:rPr>
        <w:t>.groovy</w:t>
      </w:r>
      <w:r>
        <w:t xml:space="preserve"> that is the base class for all forms used in that study’s records.</w:t>
      </w:r>
    </w:p>
    <w:p w:rsidR="00E8761B" w:rsidRDefault="00E8761B" w:rsidP="00E8761B">
      <w:r>
        <w:t xml:space="preserve">The </w:t>
      </w:r>
      <w:r>
        <w:rPr>
          <w:noProof/>
        </w:rPr>
        <w:t>cahubdataservices/src/groovy/nci/obbr/cahub/ldacc</w:t>
      </w:r>
      <w:r>
        <w:t xml:space="preserve"> directory contains one commonly used file, </w:t>
      </w:r>
      <w:r>
        <w:rPr>
          <w:noProof/>
        </w:rPr>
        <w:t>Result.groovy</w:t>
      </w:r>
      <w:r>
        <w:t>, which records the molecular results received daily from The Broad Institute of MIT and Harvard, our partner in the GTEx Study.</w:t>
      </w:r>
    </w:p>
    <w:p w:rsidR="00E8761B" w:rsidRDefault="00E8761B" w:rsidP="00E8761B">
      <w:r>
        <w:t xml:space="preserve">The </w:t>
      </w:r>
      <w:r>
        <w:rPr>
          <w:noProof/>
        </w:rPr>
        <w:t>cahubdataservices/src/groovy/nci/obbr/cahub/security</w:t>
      </w:r>
      <w:r>
        <w:t xml:space="preserve"> directory contains files that customize the Spring security model in grails with CAS </w:t>
      </w:r>
      <w:r>
        <w:rPr>
          <w:rStyle w:val="FootnoteReference"/>
        </w:rPr>
        <w:footnoteReference w:id="6"/>
      </w:r>
      <w:r>
        <w:t>authentication</w:t>
      </w:r>
      <w:r w:rsidR="003A2E96">
        <w:t xml:space="preserve"> for single sign-on</w:t>
      </w:r>
      <w:r>
        <w:t>.</w:t>
      </w:r>
    </w:p>
    <w:p w:rsidR="00E8761B" w:rsidRDefault="00E8761B" w:rsidP="00E8761B">
      <w:r>
        <w:lastRenderedPageBreak/>
        <w:t xml:space="preserve">The </w:t>
      </w:r>
      <w:r>
        <w:rPr>
          <w:noProof/>
        </w:rPr>
        <w:t>cahubdataservices/src/groovy/nci/obbr/cahub/staticmember</w:t>
      </w:r>
      <w:r>
        <w:t xml:space="preserve"> directory contains one file, </w:t>
      </w:r>
      <w:r w:rsidRPr="00926CD8">
        <w:rPr>
          <w:noProof/>
        </w:rPr>
        <w:t>StaticMemberBaseClass</w:t>
      </w:r>
      <w:r>
        <w:rPr>
          <w:noProof/>
        </w:rPr>
        <w:t>.groovy</w:t>
      </w:r>
      <w:r>
        <w:t>, which serves as the base class for all CDR static classes.</w:t>
      </w:r>
      <w:r w:rsidRPr="00AD7E6A">
        <w:t xml:space="preserve"> </w:t>
      </w:r>
    </w:p>
    <w:p w:rsidR="00E8761B" w:rsidRDefault="00E8761B" w:rsidP="00E8761B">
      <w:r>
        <w:t xml:space="preserve">The </w:t>
      </w:r>
      <w:r>
        <w:rPr>
          <w:noProof/>
        </w:rPr>
        <w:t>cahubdataservices/src/groovy/nci/obbr/cahub/utility</w:t>
      </w:r>
      <w:r>
        <w:t xml:space="preserve"> directory contains files, </w:t>
      </w:r>
      <w:r>
        <w:rPr>
          <w:noProof/>
        </w:rPr>
        <w:t>for recording user access, and event logging</w:t>
      </w:r>
      <w:r>
        <w:t>.</w:t>
      </w:r>
    </w:p>
    <w:p w:rsidR="00E8761B" w:rsidRDefault="00E8761B" w:rsidP="00E8761B">
      <w:r>
        <w:rPr>
          <w:noProof/>
        </w:rPr>
        <w:t>The cahubdataservices/src/java</w:t>
      </w:r>
      <w:r>
        <w:t xml:space="preserve"> directory contains only one file, </w:t>
      </w:r>
      <w:r w:rsidRPr="00926CD8">
        <w:t>GenCRC32.java</w:t>
      </w:r>
      <w:r>
        <w:t>, which computes CRC 32 parity.  The use of this file has been deprecated.</w:t>
      </w:r>
    </w:p>
    <w:tbl>
      <w:tblPr>
        <w:tblStyle w:val="TableGrid"/>
        <w:tblW w:w="0" w:type="auto"/>
        <w:tblLook w:val="04A0" w:firstRow="1" w:lastRow="0" w:firstColumn="1" w:lastColumn="0" w:noHBand="0" w:noVBand="1"/>
      </w:tblPr>
      <w:tblGrid>
        <w:gridCol w:w="9453"/>
      </w:tblGrid>
      <w:tr w:rsidR="00E8761B" w:rsidTr="000B1248">
        <w:tc>
          <w:tcPr>
            <w:tcW w:w="9453" w:type="dxa"/>
            <w:tcBorders>
              <w:top w:val="single" w:sz="18" w:space="0" w:color="auto"/>
              <w:left w:val="single" w:sz="18" w:space="0" w:color="auto"/>
              <w:bottom w:val="single" w:sz="18" w:space="0" w:color="auto"/>
              <w:right w:val="single" w:sz="18" w:space="0" w:color="auto"/>
            </w:tcBorders>
          </w:tcPr>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\---cahubdataservices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+---grails-app</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+---src</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+---groovy</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\---nci</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\---obbr</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\---cahub</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+---context</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+---datarecords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+---forms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+---bpv</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\---gtex</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+---ldacc</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+---security</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\---cas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+---userdetails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       \---web</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+---staticmembers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\---util</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+---appaccess</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                   \---pogo</w:t>
            </w:r>
          </w:p>
          <w:p w:rsidR="00E8761B" w:rsidRPr="006C720E" w:rsidRDefault="00E8761B" w:rsidP="000B1248">
            <w:pPr>
              <w:pStyle w:val="PlainText"/>
              <w:rPr>
                <w:rFonts w:ascii="Lucida Console" w:hAnsi="Lucida Console" w:cs="Courier New"/>
                <w:noProof/>
              </w:rPr>
            </w:pPr>
            <w:r w:rsidRPr="006C720E">
              <w:rPr>
                <w:rFonts w:ascii="Lucida Console" w:hAnsi="Lucida Console" w:cs="Courier New"/>
                <w:noProof/>
              </w:rPr>
              <w:t xml:space="preserve">    |   +---java</w:t>
            </w:r>
          </w:p>
          <w:p w:rsidR="00E8761B" w:rsidRPr="00365529" w:rsidRDefault="00E8761B" w:rsidP="000B1248">
            <w:pPr>
              <w:pStyle w:val="PlainText"/>
              <w:rPr>
                <w:rFonts w:ascii="Lucida Console" w:hAnsi="Lucida Console" w:cs="Courier New"/>
              </w:rPr>
            </w:pPr>
            <w:r w:rsidRPr="006C720E">
              <w:rPr>
                <w:rFonts w:ascii="Lucida Console" w:hAnsi="Lucida Console" w:cs="Courier New"/>
                <w:noProof/>
              </w:rPr>
              <w:t xml:space="preserve">    |   \---templates</w:t>
            </w:r>
            <w:r w:rsidRPr="006C720E">
              <w:rPr>
                <w:rFonts w:ascii="Lucida Console" w:hAnsi="Lucida Console" w:cs="Courier New"/>
              </w:rPr>
              <w:t xml:space="preserve"> </w:t>
            </w:r>
          </w:p>
        </w:tc>
      </w:tr>
    </w:tbl>
    <w:p w:rsidR="00E8761B" w:rsidRPr="009A54B7" w:rsidRDefault="00E8761B" w:rsidP="008B4263">
      <w:pPr>
        <w:pStyle w:val="Caption"/>
      </w:pPr>
      <w:bookmarkStart w:id="111" w:name="_Ref434843042"/>
      <w:bookmarkStart w:id="112" w:name="_Toc435195099"/>
      <w:r w:rsidRPr="009A54B7">
        <w:t xml:space="preserve">Figure </w:t>
      </w:r>
      <w:r w:rsidRPr="009A54B7">
        <w:fldChar w:fldCharType="begin"/>
      </w:r>
      <w:r w:rsidRPr="009A54B7">
        <w:instrText xml:space="preserve"> SEQ Figure \* ARABIC </w:instrText>
      </w:r>
      <w:r w:rsidRPr="009A54B7">
        <w:fldChar w:fldCharType="separate"/>
      </w:r>
      <w:r w:rsidR="00702208">
        <w:t>13</w:t>
      </w:r>
      <w:r w:rsidRPr="009A54B7">
        <w:fldChar w:fldCharType="end"/>
      </w:r>
      <w:bookmarkEnd w:id="111"/>
      <w:r w:rsidRPr="009A54B7">
        <w:t xml:space="preserve"> - CDR </w:t>
      </w:r>
      <w:r w:rsidRPr="009A54B7">
        <w:rPr>
          <w:rFonts w:ascii="Lucida Console" w:hAnsi="Lucida Console"/>
        </w:rPr>
        <w:t>src</w:t>
      </w:r>
      <w:r w:rsidRPr="009A54B7">
        <w:t xml:space="preserve"> Directory Structure</w:t>
      </w:r>
      <w:bookmarkEnd w:id="112"/>
    </w:p>
    <w:p w:rsidR="00E8761B" w:rsidRDefault="00E8761B" w:rsidP="00E8761B"/>
    <w:p w:rsidR="00E8761B" w:rsidRDefault="00E8761B" w:rsidP="00E8761B">
      <w:r>
        <w:t>The web-app directory is show</w:t>
      </w:r>
      <w:r w:rsidR="003A2E96">
        <w:t>n</w:t>
      </w:r>
      <w:r>
        <w:t xml:space="preserve"> in </w:t>
      </w:r>
      <w:r>
        <w:fldChar w:fldCharType="begin"/>
      </w:r>
      <w:r>
        <w:instrText xml:space="preserve"> REF _Ref434590318 \h </w:instrText>
      </w:r>
      <w:r>
        <w:fldChar w:fldCharType="separate"/>
      </w:r>
      <w:r w:rsidR="00702208" w:rsidRPr="009A54B7">
        <w:t xml:space="preserve">Figure </w:t>
      </w:r>
      <w:r w:rsidR="00702208">
        <w:rPr>
          <w:noProof/>
        </w:rPr>
        <w:t>14</w:t>
      </w:r>
      <w:r>
        <w:fldChar w:fldCharType="end"/>
      </w:r>
      <w:r>
        <w:t xml:space="preserve">.  This is a standard </w:t>
      </w:r>
      <w:r>
        <w:rPr>
          <w:noProof/>
        </w:rPr>
        <w:t>web-app</w:t>
      </w:r>
      <w:r>
        <w:t xml:space="preserve"> directory structure from J2EE.  The standard </w:t>
      </w:r>
      <w:r>
        <w:rPr>
          <w:noProof/>
        </w:rPr>
        <w:t>js</w:t>
      </w:r>
      <w:r>
        <w:t xml:space="preserve"> directory includes </w:t>
      </w:r>
      <w:r>
        <w:rPr>
          <w:noProof/>
        </w:rPr>
        <w:t>openseadragon</w:t>
      </w:r>
      <w:sdt>
        <w:sdtPr>
          <w:rPr>
            <w:noProof/>
          </w:rPr>
          <w:id w:val="758641113"/>
          <w:citation/>
        </w:sdtPr>
        <w:sdtContent>
          <w:r>
            <w:rPr>
              <w:noProof/>
            </w:rPr>
            <w:fldChar w:fldCharType="begin"/>
          </w:r>
          <w:r>
            <w:rPr>
              <w:noProof/>
            </w:rPr>
            <w:instrText xml:space="preserve">CITATION Ope \l 1033 </w:instrText>
          </w:r>
          <w:r>
            <w:rPr>
              <w:noProof/>
            </w:rPr>
            <w:fldChar w:fldCharType="separate"/>
          </w:r>
          <w:r w:rsidR="00702208">
            <w:rPr>
              <w:noProof/>
            </w:rPr>
            <w:t xml:space="preserve"> (Open Sea Dragon GitHub Repository)</w:t>
          </w:r>
          <w:r>
            <w:rPr>
              <w:noProof/>
            </w:rPr>
            <w:fldChar w:fldCharType="end"/>
          </w:r>
        </w:sdtContent>
      </w:sdt>
      <w:r>
        <w:rPr>
          <w:rStyle w:val="EndnoteReference"/>
          <w:noProof/>
        </w:rPr>
        <w:endnoteReference w:id="2"/>
      </w:r>
      <w:r>
        <w:t xml:space="preserve">, used in visualizing pre-stored images of specimens.  </w:t>
      </w:r>
      <w:r>
        <w:rPr>
          <w:noProof/>
        </w:rPr>
        <w:t>Openseadragon</w:t>
      </w:r>
      <w:r>
        <w:t xml:space="preserve"> was released under the new BSD license.  The rest of the directories under web-app contain custom java script written for the CDR application, or the specific supported studies.</w:t>
      </w:r>
      <w:r w:rsidR="003A2E96">
        <w:t xml:space="preserve">  The WEB-INF and META-INF directories are also located here, but not shown by default in the Netbeans IDE project view.  applicationContext.xml is generated and managed by grails, not the programmer.</w:t>
      </w:r>
    </w:p>
    <w:tbl>
      <w:tblPr>
        <w:tblStyle w:val="TableGrid"/>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9453"/>
      </w:tblGrid>
      <w:tr w:rsidR="00E8761B" w:rsidTr="000B1248">
        <w:tc>
          <w:tcPr>
            <w:tcW w:w="9453" w:type="dxa"/>
          </w:tcPr>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lastRenderedPageBreak/>
              <w:t>\---cahubdataservices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+---grails-app</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\---web-app</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+---css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+---images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+---js</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+---bpv</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+---countdown</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+---ext</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   \---vocab</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+---json</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+---openseadragon-bin-1.1.1 </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+---prototype</w:t>
            </w:r>
          </w:p>
          <w:p w:rsidR="00E8761B" w:rsidRPr="006C720E" w:rsidRDefault="00E8761B" w:rsidP="000B1248">
            <w:pPr>
              <w:pStyle w:val="PlainText"/>
              <w:keepNext/>
              <w:keepLines/>
              <w:rPr>
                <w:rFonts w:ascii="Lucida Console" w:hAnsi="Lucida Console" w:cs="Courier New"/>
                <w:noProof/>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+---surveys</w:t>
            </w:r>
          </w:p>
          <w:p w:rsidR="00E8761B" w:rsidRPr="00365529" w:rsidRDefault="00E8761B" w:rsidP="000B1248">
            <w:pPr>
              <w:pStyle w:val="PlainText"/>
              <w:keepNext/>
              <w:keepLines/>
              <w:rPr>
                <w:rFonts w:ascii="Lucida Console" w:hAnsi="Lucida Console" w:cs="Courier New"/>
              </w:rPr>
            </w:pPr>
            <w:r w:rsidRPr="006C720E">
              <w:rPr>
                <w:rFonts w:ascii="Lucida Console" w:hAnsi="Lucida Console" w:cs="Courier New"/>
                <w:noProof/>
              </w:rPr>
              <w:t xml:space="preserve">        </w:t>
            </w:r>
            <w:r>
              <w:rPr>
                <w:rFonts w:ascii="Lucida Console" w:hAnsi="Lucida Console" w:cs="Courier New"/>
                <w:noProof/>
              </w:rPr>
              <w:t xml:space="preserve"> </w:t>
            </w:r>
            <w:r w:rsidRPr="006C720E">
              <w:rPr>
                <w:rFonts w:ascii="Lucida Console" w:hAnsi="Lucida Console" w:cs="Courier New"/>
                <w:noProof/>
              </w:rPr>
              <w:t xml:space="preserve">   \---timeentry</w:t>
            </w:r>
          </w:p>
        </w:tc>
      </w:tr>
    </w:tbl>
    <w:p w:rsidR="00887E19" w:rsidRDefault="00E8761B" w:rsidP="00FC2BA8">
      <w:pPr>
        <w:pStyle w:val="Caption"/>
      </w:pPr>
      <w:bookmarkStart w:id="113" w:name="_Ref434590318"/>
      <w:bookmarkStart w:id="114" w:name="_Toc435195100"/>
      <w:r w:rsidRPr="009A54B7">
        <w:t xml:space="preserve">Figure </w:t>
      </w:r>
      <w:r w:rsidRPr="009A54B7">
        <w:fldChar w:fldCharType="begin"/>
      </w:r>
      <w:r w:rsidRPr="009A54B7">
        <w:instrText xml:space="preserve"> SEQ Figure \* ARABIC </w:instrText>
      </w:r>
      <w:r w:rsidRPr="009A54B7">
        <w:fldChar w:fldCharType="separate"/>
      </w:r>
      <w:r w:rsidR="00702208">
        <w:t>14</w:t>
      </w:r>
      <w:r w:rsidRPr="009A54B7">
        <w:fldChar w:fldCharType="end"/>
      </w:r>
      <w:bookmarkEnd w:id="113"/>
      <w:r w:rsidRPr="009A54B7">
        <w:t xml:space="preserve"> - CDR </w:t>
      </w:r>
      <w:r w:rsidRPr="009A54B7">
        <w:rPr>
          <w:rFonts w:ascii="Lucida Console" w:hAnsi="Lucida Console"/>
        </w:rPr>
        <w:t>web-app</w:t>
      </w:r>
      <w:r w:rsidRPr="009A54B7">
        <w:t xml:space="preserve"> directory Structure</w:t>
      </w:r>
      <w:bookmarkEnd w:id="114"/>
    </w:p>
    <w:p w:rsidR="00DC5E6A" w:rsidRDefault="00DC5E6A" w:rsidP="00DC5E6A">
      <w:pPr>
        <w:spacing w:after="0"/>
      </w:pPr>
      <w:r>
        <w:t>Grails uses "convention over configuration" in configuring itself. This typically means that the name and location of files is used instead of explicit configuration, hence you need to familiarize yourself with the directory structure provided by Grails2</w:t>
      </w:r>
      <w:r w:rsidR="003A2E96">
        <w:t>.x</w:t>
      </w:r>
    </w:p>
    <w:p w:rsidR="00DC5E6A" w:rsidRDefault="00DC5E6A" w:rsidP="00DC5E6A">
      <w:pPr>
        <w:spacing w:after="0"/>
      </w:pPr>
      <w:r>
        <w:t>The cdrdataservices is the main application directory, which contains the following directories:</w:t>
      </w:r>
    </w:p>
    <w:p w:rsidR="00DC5E6A" w:rsidRDefault="00DC5E6A" w:rsidP="00656724">
      <w:pPr>
        <w:numPr>
          <w:ilvl w:val="1"/>
          <w:numId w:val="34"/>
        </w:numPr>
        <w:spacing w:after="0"/>
      </w:pPr>
      <w:r>
        <w:t xml:space="preserve">Configuration – contains Grails, </w:t>
      </w:r>
      <w:r w:rsidR="007F5F21">
        <w:t>Hibernate</w:t>
      </w:r>
      <w:r>
        <w:t xml:space="preserve">, and Spring configuration files and directories </w:t>
      </w:r>
    </w:p>
    <w:p w:rsidR="00DC5E6A" w:rsidRDefault="00DC5E6A" w:rsidP="00656724">
      <w:pPr>
        <w:numPr>
          <w:ilvl w:val="1"/>
          <w:numId w:val="34"/>
        </w:numPr>
        <w:spacing w:after="0"/>
      </w:pPr>
      <w:r>
        <w:t>Controllers – Holds the controller classes, the entry points into a Grails application</w:t>
      </w:r>
      <w:r w:rsidR="00215B09">
        <w:t xml:space="preserve">. </w:t>
      </w:r>
      <w:r w:rsidR="00215B09" w:rsidRPr="00215B09">
        <w:t xml:space="preserve">Grails subclasses Spring's DispatcherServlet </w:t>
      </w:r>
      <w:r w:rsidR="00215B09">
        <w:t>which is used for</w:t>
      </w:r>
      <w:r w:rsidR="00215B09" w:rsidRPr="00215B09">
        <w:t xml:space="preserve"> delegat</w:t>
      </w:r>
      <w:r w:rsidR="00215B09">
        <w:t>ing</w:t>
      </w:r>
      <w:r w:rsidR="00215B09" w:rsidRPr="00215B09">
        <w:t xml:space="preserve"> to </w:t>
      </w:r>
      <w:r w:rsidR="00215B09">
        <w:t>CDR</w:t>
      </w:r>
      <w:r w:rsidR="00215B09" w:rsidRPr="00215B09">
        <w:t xml:space="preserve"> controllers</w:t>
      </w:r>
    </w:p>
    <w:p w:rsidR="00DC5E6A" w:rsidRDefault="00DC5E6A" w:rsidP="00656724">
      <w:pPr>
        <w:numPr>
          <w:ilvl w:val="1"/>
          <w:numId w:val="34"/>
        </w:numPr>
        <w:spacing w:after="0"/>
      </w:pPr>
      <w:r>
        <w:t>Domain – Holds the domain classes, which represent the persistent data for CDR, such as cases, specimens,</w:t>
      </w:r>
    </w:p>
    <w:p w:rsidR="00DC5E6A" w:rsidRDefault="00DC5E6A" w:rsidP="00656724">
      <w:pPr>
        <w:numPr>
          <w:ilvl w:val="1"/>
          <w:numId w:val="34"/>
        </w:numPr>
        <w:spacing w:after="0"/>
      </w:pPr>
      <w:r>
        <w:t>i18n - Support for internationalization (i18n).</w:t>
      </w:r>
    </w:p>
    <w:p w:rsidR="00DC5E6A" w:rsidRDefault="00DC5E6A" w:rsidP="00656724">
      <w:pPr>
        <w:numPr>
          <w:ilvl w:val="1"/>
          <w:numId w:val="34"/>
        </w:numPr>
        <w:spacing w:after="0"/>
      </w:pPr>
      <w:r>
        <w:t>Services – Holds the server classes, which are Spring-managed beans.</w:t>
      </w:r>
    </w:p>
    <w:p w:rsidR="00DC5E6A" w:rsidRDefault="00DC5E6A" w:rsidP="00656724">
      <w:pPr>
        <w:numPr>
          <w:ilvl w:val="1"/>
          <w:numId w:val="34"/>
        </w:numPr>
        <w:spacing w:after="0"/>
      </w:pPr>
      <w:r>
        <w:t>taglib – contains Groovy Server Pages (GSP) custom tag libraries</w:t>
      </w:r>
    </w:p>
    <w:p w:rsidR="00DC5E6A" w:rsidRDefault="00DC5E6A" w:rsidP="00656724">
      <w:pPr>
        <w:numPr>
          <w:ilvl w:val="1"/>
          <w:numId w:val="34"/>
        </w:numPr>
        <w:spacing w:after="0"/>
      </w:pPr>
      <w:r>
        <w:t xml:space="preserve">utils – Holds a </w:t>
      </w:r>
      <w:r w:rsidR="003A2E96">
        <w:t xml:space="preserve">variety </w:t>
      </w:r>
      <w:r>
        <w:t>of codec classes</w:t>
      </w:r>
      <w:r>
        <w:rPr>
          <w:rStyle w:val="FootnoteReference"/>
        </w:rPr>
        <w:footnoteReference w:id="7"/>
      </w:r>
      <w:r>
        <w:t>.</w:t>
      </w:r>
    </w:p>
    <w:p w:rsidR="00DC5E6A" w:rsidRDefault="00DC5E6A" w:rsidP="00656724">
      <w:pPr>
        <w:numPr>
          <w:ilvl w:val="1"/>
          <w:numId w:val="34"/>
        </w:numPr>
        <w:spacing w:after="0"/>
      </w:pPr>
      <w:r>
        <w:t>Views - Groovy Server Pages - The V (view) in MVC.</w:t>
      </w:r>
    </w:p>
    <w:p w:rsidR="0001138D" w:rsidRDefault="0001138D" w:rsidP="00656724">
      <w:pPr>
        <w:numPr>
          <w:ilvl w:val="1"/>
          <w:numId w:val="34"/>
        </w:numPr>
        <w:spacing w:after="0"/>
      </w:pPr>
      <w:r>
        <w:t>Scripts – Gant scripts</w:t>
      </w:r>
    </w:p>
    <w:p w:rsidR="00F10EC7" w:rsidRDefault="00DB48A0" w:rsidP="00656724">
      <w:pPr>
        <w:pStyle w:val="BodyText"/>
        <w:keepNext/>
        <w:keepLines/>
        <w:spacing w:after="0"/>
        <w:jc w:val="center"/>
      </w:pPr>
      <w:r>
        <w:lastRenderedPageBreak/>
        <w:pict w14:anchorId="5491D91E">
          <v:shape id="_x0000_i1031" type="#_x0000_t75" style="width:210.6pt;height:290.1pt">
            <v:imagedata r:id="rId28" o:title="CDR MVC architecture"/>
          </v:shape>
        </w:pict>
      </w:r>
    </w:p>
    <w:p w:rsidR="005870C4" w:rsidRDefault="00F10EC7" w:rsidP="00FC2BA8">
      <w:pPr>
        <w:pStyle w:val="Caption"/>
      </w:pPr>
      <w:bookmarkStart w:id="115" w:name="_Ref422317596"/>
      <w:bookmarkStart w:id="116" w:name="_Toc435195101"/>
      <w:r w:rsidRPr="003E2FB5">
        <w:t xml:space="preserve">Figure </w:t>
      </w:r>
      <w:r w:rsidRPr="003E2FB5">
        <w:fldChar w:fldCharType="begin"/>
      </w:r>
      <w:r w:rsidRPr="003E2FB5">
        <w:instrText xml:space="preserve"> SEQ Figure \* ARABIC </w:instrText>
      </w:r>
      <w:r w:rsidRPr="003E2FB5">
        <w:fldChar w:fldCharType="separate"/>
      </w:r>
      <w:r w:rsidR="00702208">
        <w:t>15</w:t>
      </w:r>
      <w:r w:rsidRPr="003E2FB5">
        <w:fldChar w:fldCharType="end"/>
      </w:r>
      <w:bookmarkEnd w:id="115"/>
      <w:r w:rsidRPr="003E2FB5">
        <w:t xml:space="preserve"> - Grails Application in MVC Context and Server Aspect</w:t>
      </w:r>
      <w:bookmarkEnd w:id="116"/>
    </w:p>
    <w:p w:rsidR="0001138D" w:rsidRDefault="0001138D" w:rsidP="00704352">
      <w:r>
        <w:t>Figure 15 shows the file types (*.gsp, *.groovy and *.jar) that are used in various layers of the Grails version of an MVC application.</w:t>
      </w:r>
    </w:p>
    <w:p w:rsidR="0001138D" w:rsidRPr="0001138D" w:rsidRDefault="0001138D" w:rsidP="00704352"/>
    <w:p w:rsidR="00786E9C" w:rsidRPr="00D34EC0" w:rsidRDefault="00786E9C" w:rsidP="00786E9C">
      <w:pPr>
        <w:pStyle w:val="Heading2"/>
        <w:rPr>
          <w:rFonts w:ascii="Arial" w:hAnsi="Arial" w:cs="Arial"/>
        </w:rPr>
      </w:pPr>
      <w:bookmarkStart w:id="117" w:name="_Toc180482601"/>
      <w:bookmarkStart w:id="118" w:name="_Toc197060754"/>
      <w:bookmarkStart w:id="119" w:name="_Toc237402962"/>
      <w:bookmarkStart w:id="120" w:name="_Ref395616303"/>
      <w:bookmarkStart w:id="121" w:name="_Ref395616312"/>
      <w:bookmarkStart w:id="122" w:name="_Toc422236935"/>
      <w:bookmarkStart w:id="123" w:name="_Toc435195066"/>
      <w:r w:rsidRPr="00D34EC0">
        <w:rPr>
          <w:rFonts w:ascii="Arial" w:hAnsi="Arial" w:cs="Arial"/>
        </w:rPr>
        <w:t>Security Architecture</w:t>
      </w:r>
      <w:bookmarkEnd w:id="117"/>
      <w:bookmarkEnd w:id="118"/>
      <w:bookmarkEnd w:id="119"/>
      <w:bookmarkEnd w:id="120"/>
      <w:bookmarkEnd w:id="121"/>
      <w:bookmarkEnd w:id="122"/>
      <w:bookmarkEnd w:id="123"/>
    </w:p>
    <w:p w:rsidR="00881376" w:rsidRDefault="00887E19" w:rsidP="003E2FB5">
      <w:pPr>
        <w:spacing w:after="0"/>
        <w:rPr>
          <w:color w:val="FF0000"/>
        </w:rPr>
      </w:pPr>
      <w:r>
        <w:t>As shown in</w:t>
      </w:r>
      <w:r w:rsidR="00656724">
        <w:t xml:space="preserve"> the high-level </w:t>
      </w:r>
      <w:r w:rsidR="007F5F21">
        <w:t>diagram</w:t>
      </w:r>
      <w:r w:rsidR="00EC07ED">
        <w:fldChar w:fldCharType="begin"/>
      </w:r>
      <w:r w:rsidR="00EC07ED">
        <w:instrText xml:space="preserve"> REF _Ref422318404 \h </w:instrText>
      </w:r>
      <w:r w:rsidR="00EC07ED">
        <w:fldChar w:fldCharType="end"/>
      </w:r>
      <w:r>
        <w:t xml:space="preserve">, the </w:t>
      </w:r>
      <w:r w:rsidR="00881376">
        <w:t>CDR is secured by Spring Security (formerly Acegi), us</w:t>
      </w:r>
      <w:r>
        <w:t>ing</w:t>
      </w:r>
      <w:r w:rsidR="00881376">
        <w:t xml:space="preserve"> dependency injection and Aspect Oriented Programming (AOP).  Every web request for a resource (page) is filtered through Spring Security.  Spring Security decides, for every request</w:t>
      </w:r>
      <w:r w:rsidR="00656724">
        <w:t xml:space="preserve"> (human user or web service)</w:t>
      </w:r>
      <w:r w:rsidR="00881376">
        <w:t>, whether the requesting user is (a) authenticated, and (b) authorized, before each request is fulfilled.</w:t>
      </w:r>
      <w:r w:rsidR="00047C6F" w:rsidRPr="00047C6F">
        <w:rPr>
          <w:color w:val="FF0000"/>
        </w:rPr>
        <w:t xml:space="preserve"> </w:t>
      </w:r>
    </w:p>
    <w:p w:rsidR="0001138D" w:rsidRPr="00704352" w:rsidRDefault="0001138D" w:rsidP="003E2FB5">
      <w:pPr>
        <w:spacing w:after="0"/>
      </w:pPr>
      <w:bookmarkStart w:id="124" w:name="_GoBack"/>
      <w:r w:rsidRPr="00704352">
        <w:t>The CDR is actually two web applications.  CDR-DS and CDR-AR. This decision was made so as to separate the reporting (AR = “Analytics and Reporting”) from the data entry (DS = “Data Services”). This allows new reports and analytics to be deployed with relative ease, without interrupting the users who are doing data entry, ofte</w:t>
      </w:r>
      <w:r w:rsidR="001E7F7E" w:rsidRPr="00704352">
        <w:t>n</w:t>
      </w:r>
      <w:r w:rsidRPr="00704352">
        <w:t xml:space="preserve"> around the clock. As two web applications on two different tomcat servers, o</w:t>
      </w:r>
      <w:r w:rsidR="001E7F7E" w:rsidRPr="00704352">
        <w:t>n</w:t>
      </w:r>
      <w:r w:rsidRPr="00704352">
        <w:t xml:space="preserve"> two different VMs’, A single sign-on solution was implemented (CAS). </w:t>
      </w:r>
      <w:r w:rsidR="001E7F7E" w:rsidRPr="00704352">
        <w:t>Otherwise, the user would be challenged for their username and password when switching from the data entry module to the reporting module.</w:t>
      </w:r>
    </w:p>
    <w:p w:rsidR="00273DEC" w:rsidRPr="00704352" w:rsidRDefault="001E7F7E" w:rsidP="003E2FB5">
      <w:pPr>
        <w:spacing w:after="0"/>
      </w:pPr>
      <w:r w:rsidRPr="00704352">
        <w:t>Spring Security supports the concept of multiple containers for user authentication. NIH users can log in with their NIH credentials, while hospital (BSS) users can log in locally through Spring Security. Custom code was developed in the CDR to implement NIH account lifecycle and password policies</w:t>
      </w:r>
      <w:r w:rsidR="00273DEC" w:rsidRPr="00704352">
        <w:t xml:space="preserve"> for local users that mirror NIH policies.UI security and RESTful security are identical. REST calls are authenticated as local users (referred to by convention as “service accounts” which is a Spring Role) and both REST and UI users have stateful sessions.</w:t>
      </w:r>
    </w:p>
    <w:p w:rsidR="00EC07ED" w:rsidRPr="003E2FB5" w:rsidRDefault="00DA31C8" w:rsidP="008B4263">
      <w:pPr>
        <w:pStyle w:val="Caption"/>
        <w:rPr>
          <w:sz w:val="22"/>
          <w:szCs w:val="22"/>
        </w:rPr>
      </w:pPr>
      <w:bookmarkStart w:id="125" w:name="_Ref422318404"/>
      <w:bookmarkEnd w:id="124"/>
      <w:r>
        <w:lastRenderedPageBreak/>
        <w:drawing>
          <wp:anchor distT="0" distB="0" distL="114300" distR="114300" simplePos="0" relativeHeight="251664384" behindDoc="0" locked="0" layoutInCell="1" allowOverlap="1" wp14:anchorId="398762AD" wp14:editId="19E1590C">
            <wp:simplePos x="0" y="0"/>
            <wp:positionH relativeFrom="column">
              <wp:posOffset>1064260</wp:posOffset>
            </wp:positionH>
            <wp:positionV relativeFrom="paragraph">
              <wp:posOffset>370840</wp:posOffset>
            </wp:positionV>
            <wp:extent cx="3602355" cy="3017520"/>
            <wp:effectExtent l="19050" t="19050" r="17145" b="11430"/>
            <wp:wrapTopAndBottom/>
            <wp:docPr id="29" name="Picture 29" descr="I:\CDR\Documentation\Spring Security Fil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DR\Documentation\Spring Security Filter.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2355" cy="30175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bookmarkEnd w:id="125"/>
    </w:p>
    <w:p w:rsidR="00EC07ED" w:rsidRDefault="00DA31C8" w:rsidP="00DA31C8">
      <w:pPr>
        <w:jc w:val="center"/>
        <w:rPr>
          <w:noProof/>
          <w:color w:val="FF0000"/>
        </w:rPr>
      </w:pPr>
      <w:bookmarkStart w:id="126" w:name="_Toc435195102"/>
      <w:r w:rsidRPr="003E2FB5">
        <w:t xml:space="preserve">Figure </w:t>
      </w:r>
      <w:fldSimple w:instr=" SEQ Figure \* ARABIC ">
        <w:r w:rsidR="00702208">
          <w:rPr>
            <w:noProof/>
          </w:rPr>
          <w:t>16</w:t>
        </w:r>
      </w:fldSimple>
      <w:r w:rsidRPr="003E2FB5">
        <w:t>- CDR Spring Security Model</w:t>
      </w:r>
      <w:bookmarkEnd w:id="126"/>
    </w:p>
    <w:p w:rsidR="00786E9C" w:rsidRDefault="001551EF" w:rsidP="001551EF">
      <w:r>
        <w:t xml:space="preserve">The configuration of the Spring Security Model is shown in </w:t>
      </w:r>
      <w:r>
        <w:fldChar w:fldCharType="begin"/>
      </w:r>
      <w:r>
        <w:instrText xml:space="preserve"> REF _Ref435108131 \h </w:instrText>
      </w:r>
      <w:r>
        <w:fldChar w:fldCharType="separate"/>
      </w:r>
      <w:r w:rsidR="00702208" w:rsidRPr="009A54B7">
        <w:t xml:space="preserve">Table </w:t>
      </w:r>
      <w:r w:rsidR="00702208">
        <w:rPr>
          <w:noProof/>
        </w:rPr>
        <w:t>2</w:t>
      </w:r>
      <w:r>
        <w:fldChar w:fldCharType="end"/>
      </w:r>
      <w:r>
        <w:t>.</w:t>
      </w:r>
    </w:p>
    <w:p w:rsidR="00786E9C" w:rsidRPr="00D34EC0" w:rsidRDefault="00786E9C" w:rsidP="00786E9C">
      <w:pPr>
        <w:pStyle w:val="Heading2"/>
        <w:rPr>
          <w:rFonts w:ascii="Arial" w:hAnsi="Arial" w:cs="Arial"/>
        </w:rPr>
      </w:pPr>
      <w:bookmarkStart w:id="127" w:name="_Toc180482602"/>
      <w:bookmarkStart w:id="128" w:name="_Toc197060755"/>
      <w:bookmarkStart w:id="129" w:name="_Toc237402963"/>
      <w:bookmarkStart w:id="130" w:name="_Toc422236936"/>
      <w:bookmarkStart w:id="131" w:name="_Toc435195067"/>
      <w:r w:rsidRPr="00D34EC0">
        <w:rPr>
          <w:rFonts w:ascii="Arial" w:hAnsi="Arial" w:cs="Arial"/>
        </w:rPr>
        <w:t>Communication Architecture</w:t>
      </w:r>
      <w:bookmarkEnd w:id="127"/>
      <w:bookmarkEnd w:id="128"/>
      <w:bookmarkEnd w:id="129"/>
      <w:bookmarkEnd w:id="130"/>
      <w:bookmarkEnd w:id="131"/>
    </w:p>
    <w:p w:rsidR="00795A28" w:rsidRDefault="00795A28" w:rsidP="00080DD8">
      <w:r>
        <w:t>Communications with other systems outside of the CDR happens in the following ways:</w:t>
      </w:r>
    </w:p>
    <w:p w:rsidR="00795A28" w:rsidRDefault="00730D1B" w:rsidP="008D7614">
      <w:pPr>
        <w:numPr>
          <w:ilvl w:val="0"/>
          <w:numId w:val="33"/>
        </w:numPr>
      </w:pPr>
      <w:r>
        <w:t>W</w:t>
      </w:r>
      <w:r w:rsidR="00795A28">
        <w:t>eb services</w:t>
      </w:r>
    </w:p>
    <w:p w:rsidR="00795A28" w:rsidRDefault="00795A28" w:rsidP="008D7614">
      <w:pPr>
        <w:numPr>
          <w:ilvl w:val="0"/>
          <w:numId w:val="33"/>
        </w:numPr>
      </w:pPr>
      <w:r>
        <w:t>Email notifications</w:t>
      </w:r>
    </w:p>
    <w:p w:rsidR="00ED6CDC" w:rsidRDefault="00795A28" w:rsidP="00ED6CDC">
      <w:pPr>
        <w:numPr>
          <w:ilvl w:val="0"/>
          <w:numId w:val="33"/>
        </w:numPr>
      </w:pPr>
      <w:r>
        <w:t>Datab</w:t>
      </w:r>
      <w:r w:rsidR="00730D1B">
        <w:t>ase CRUD operations</w:t>
      </w:r>
    </w:p>
    <w:p w:rsidR="00ED6CDC" w:rsidRDefault="00ED6CDC" w:rsidP="003E2FB5">
      <w:r>
        <w:t>Each of these communications mechanisms is discussed in the following sub-paragraphs.</w:t>
      </w:r>
    </w:p>
    <w:p w:rsidR="00730D1B" w:rsidRDefault="00730D1B" w:rsidP="008D7614">
      <w:pPr>
        <w:pStyle w:val="Heading3"/>
      </w:pPr>
      <w:bookmarkStart w:id="132" w:name="_Toc422236937"/>
      <w:bookmarkStart w:id="133" w:name="_Toc435195068"/>
      <w:r>
        <w:t>Web Services</w:t>
      </w:r>
      <w:bookmarkEnd w:id="132"/>
      <w:bookmarkEnd w:id="133"/>
    </w:p>
    <w:p w:rsidR="00730D1B" w:rsidRDefault="00A060EC" w:rsidP="00730D1B">
      <w:r>
        <w:t xml:space="preserve">The CDR-DS invokes and accepts external communications </w:t>
      </w:r>
      <w:r w:rsidR="0040026F">
        <w:t>by</w:t>
      </w:r>
      <w:r w:rsidR="00730D1B">
        <w:t xml:space="preserve"> </w:t>
      </w:r>
      <w:r w:rsidR="00ED6CDC">
        <w:t>REST</w:t>
      </w:r>
      <w:r w:rsidR="00730D1B">
        <w:t>ful</w:t>
      </w:r>
      <w:r>
        <w:t xml:space="preserve"> web services</w:t>
      </w:r>
      <w:r w:rsidR="00730D1B">
        <w:t>.  This is an industry standard built on top of the HTTP protocol</w:t>
      </w:r>
      <w:r w:rsidR="00ED6CDC">
        <w:t xml:space="preserve"> as defined by Roy Thomas Felding, Ph.D.</w:t>
      </w:r>
      <w:r w:rsidR="00730D1B">
        <w:t xml:space="preserve">, using HTTPs </w:t>
      </w:r>
      <w:r w:rsidR="00273DEC">
        <w:t xml:space="preserve">GETS </w:t>
      </w:r>
      <w:r w:rsidR="00730D1B">
        <w:t xml:space="preserve">and </w:t>
      </w:r>
      <w:r w:rsidR="00273DEC">
        <w:t>POSTS</w:t>
      </w:r>
      <w:r w:rsidR="00730D1B">
        <w:t>.  Data exchanged via the RESTful web services are XML documents.</w:t>
      </w:r>
    </w:p>
    <w:p w:rsidR="00B80529" w:rsidRPr="00B80529" w:rsidRDefault="00B80529" w:rsidP="008B4263">
      <w:pPr>
        <w:pStyle w:val="Caption"/>
      </w:pPr>
      <w:bookmarkStart w:id="134" w:name="_Toc435195116"/>
      <w:r w:rsidRPr="00B80529">
        <w:t xml:space="preserve">Table </w:t>
      </w:r>
      <w:r w:rsidRPr="00B80529">
        <w:fldChar w:fldCharType="begin"/>
      </w:r>
      <w:r w:rsidRPr="00B80529">
        <w:instrText xml:space="preserve"> SEQ Table \* ARABIC </w:instrText>
      </w:r>
      <w:r w:rsidRPr="00B80529">
        <w:fldChar w:fldCharType="separate"/>
      </w:r>
      <w:r w:rsidR="00702208">
        <w:t>9</w:t>
      </w:r>
      <w:r w:rsidRPr="00B80529">
        <w:fldChar w:fldCharType="end"/>
      </w:r>
      <w:r w:rsidRPr="00B80529">
        <w:t xml:space="preserve"> - RESTful Services Available with CDR</w:t>
      </w:r>
      <w:bookmarkEnd w:id="134"/>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491"/>
        <w:gridCol w:w="7085"/>
      </w:tblGrid>
      <w:tr w:rsidR="00B80529" w:rsidRPr="00B80529" w:rsidTr="00B80529">
        <w:trPr>
          <w:tblHeader/>
        </w:trPr>
        <w:tc>
          <w:tcPr>
            <w:tcW w:w="0" w:type="auto"/>
          </w:tcPr>
          <w:p w:rsidR="00B80529" w:rsidRPr="00B80529" w:rsidRDefault="00B80529" w:rsidP="00B80529">
            <w:pPr>
              <w:spacing w:before="0" w:after="0"/>
              <w:ind w:left="0"/>
              <w:jc w:val="left"/>
              <w:rPr>
                <w:b/>
                <w:sz w:val="28"/>
                <w:szCs w:val="28"/>
              </w:rPr>
            </w:pPr>
            <w:r>
              <w:rPr>
                <w:b/>
                <w:sz w:val="28"/>
                <w:szCs w:val="28"/>
              </w:rPr>
              <w:t xml:space="preserve">RESTful </w:t>
            </w:r>
            <w:r w:rsidR="007F5F21">
              <w:rPr>
                <w:b/>
                <w:sz w:val="28"/>
                <w:szCs w:val="28"/>
              </w:rPr>
              <w:t>Service</w:t>
            </w:r>
            <w:r w:rsidR="007F5F21" w:rsidRPr="00B80529">
              <w:rPr>
                <w:b/>
                <w:sz w:val="28"/>
                <w:szCs w:val="28"/>
              </w:rPr>
              <w:t xml:space="preserve"> Type</w:t>
            </w:r>
          </w:p>
        </w:tc>
        <w:tc>
          <w:tcPr>
            <w:tcW w:w="0" w:type="auto"/>
          </w:tcPr>
          <w:p w:rsidR="00B80529" w:rsidRPr="00B80529" w:rsidRDefault="00B80529" w:rsidP="00B80529">
            <w:pPr>
              <w:spacing w:before="0" w:after="0"/>
              <w:ind w:left="168"/>
              <w:rPr>
                <w:b/>
                <w:sz w:val="28"/>
                <w:szCs w:val="28"/>
              </w:rPr>
            </w:pPr>
            <w:r w:rsidRPr="00B80529">
              <w:rPr>
                <w:b/>
                <w:sz w:val="28"/>
                <w:szCs w:val="28"/>
              </w:rPr>
              <w:t>Purpose</w:t>
            </w:r>
          </w:p>
        </w:tc>
      </w:tr>
      <w:tr w:rsidR="00B80529" w:rsidRPr="00B80529" w:rsidTr="00B80529">
        <w:tc>
          <w:tcPr>
            <w:tcW w:w="0" w:type="auto"/>
          </w:tcPr>
          <w:p w:rsidR="00B80529" w:rsidRPr="00B80529" w:rsidRDefault="00B80529" w:rsidP="00B80529">
            <w:pPr>
              <w:spacing w:before="0" w:after="0"/>
              <w:ind w:left="0"/>
            </w:pPr>
            <w:r w:rsidRPr="00B80529">
              <w:t>Controlled Vocabulary</w:t>
            </w:r>
          </w:p>
        </w:tc>
        <w:tc>
          <w:tcPr>
            <w:tcW w:w="0" w:type="auto"/>
          </w:tcPr>
          <w:p w:rsidR="00B80529" w:rsidRPr="00B80529" w:rsidRDefault="00B80529" w:rsidP="00B80529">
            <w:pPr>
              <w:spacing w:before="0" w:after="0"/>
              <w:ind w:left="168"/>
            </w:pPr>
            <w:r w:rsidRPr="00B80529">
              <w:t>CDR reports acceptable key words describing items in study</w:t>
            </w:r>
          </w:p>
        </w:tc>
      </w:tr>
      <w:tr w:rsidR="00B80529" w:rsidRPr="00B80529" w:rsidTr="00B80529">
        <w:tc>
          <w:tcPr>
            <w:tcW w:w="0" w:type="auto"/>
          </w:tcPr>
          <w:p w:rsidR="00B80529" w:rsidRPr="00B80529" w:rsidRDefault="00B80529" w:rsidP="00B80529">
            <w:pPr>
              <w:spacing w:before="0" w:after="0"/>
              <w:ind w:left="0"/>
            </w:pPr>
            <w:r w:rsidRPr="00B80529">
              <w:t>Shipping Event</w:t>
            </w:r>
          </w:p>
        </w:tc>
        <w:tc>
          <w:tcPr>
            <w:tcW w:w="0" w:type="auto"/>
          </w:tcPr>
          <w:p w:rsidR="00B80529" w:rsidRPr="00B80529" w:rsidRDefault="00B80529" w:rsidP="00B80529">
            <w:pPr>
              <w:spacing w:before="0" w:after="0"/>
              <w:ind w:left="168"/>
            </w:pPr>
            <w:r w:rsidRPr="00B80529">
              <w:t>BRIMS sends data to CDR with shipping information and contents.</w:t>
            </w:r>
          </w:p>
        </w:tc>
      </w:tr>
      <w:tr w:rsidR="00B80529" w:rsidRPr="00B80529" w:rsidTr="00B80529">
        <w:tc>
          <w:tcPr>
            <w:tcW w:w="0" w:type="auto"/>
          </w:tcPr>
          <w:p w:rsidR="00B80529" w:rsidRPr="00B80529" w:rsidRDefault="00B80529" w:rsidP="00B80529">
            <w:pPr>
              <w:spacing w:before="0" w:after="0"/>
              <w:ind w:left="0"/>
            </w:pPr>
            <w:r w:rsidRPr="00B80529">
              <w:t>Collection Event</w:t>
            </w:r>
          </w:p>
        </w:tc>
        <w:tc>
          <w:tcPr>
            <w:tcW w:w="0" w:type="auto"/>
          </w:tcPr>
          <w:p w:rsidR="00B80529" w:rsidRPr="00B80529" w:rsidRDefault="00B80529" w:rsidP="00B80529">
            <w:pPr>
              <w:spacing w:before="0" w:after="0"/>
              <w:ind w:left="168"/>
            </w:pPr>
            <w:r w:rsidRPr="00B80529">
              <w:t>When a source site collects specimens, BRIMS sends the collection data to the CDR.</w:t>
            </w:r>
          </w:p>
        </w:tc>
      </w:tr>
      <w:tr w:rsidR="00B80529" w:rsidRPr="00B80529" w:rsidTr="00B80529">
        <w:tc>
          <w:tcPr>
            <w:tcW w:w="0" w:type="auto"/>
          </w:tcPr>
          <w:p w:rsidR="00B80529" w:rsidRPr="00B80529" w:rsidRDefault="00B80529" w:rsidP="00B80529">
            <w:pPr>
              <w:spacing w:before="0" w:after="0"/>
              <w:ind w:left="0"/>
            </w:pPr>
            <w:r w:rsidRPr="00B80529">
              <w:t>Processing Event</w:t>
            </w:r>
          </w:p>
        </w:tc>
        <w:tc>
          <w:tcPr>
            <w:tcW w:w="0" w:type="auto"/>
          </w:tcPr>
          <w:p w:rsidR="00B80529" w:rsidRPr="00B80529" w:rsidRDefault="00B80529" w:rsidP="00B80529">
            <w:pPr>
              <w:spacing w:before="0" w:after="0"/>
              <w:ind w:left="168"/>
            </w:pPr>
            <w:r w:rsidRPr="00B80529">
              <w:t xml:space="preserve">Processing event replaces the </w:t>
            </w:r>
            <w:r w:rsidR="007F5F21" w:rsidRPr="00B80529">
              <w:t>pre</w:t>
            </w:r>
            <w:r w:rsidR="007F5F21">
              <w:t>-</w:t>
            </w:r>
            <w:r w:rsidR="007F5F21" w:rsidRPr="00B80529">
              <w:t>note</w:t>
            </w:r>
            <w:r w:rsidRPr="00B80529">
              <w:t xml:space="preserve"> that was sent to notify the CDR of slides &amp; images being processed</w:t>
            </w:r>
            <w:r w:rsidR="00273DEC">
              <w:t xml:space="preserve"> from Van Andel</w:t>
            </w:r>
            <w:r w:rsidRPr="00B80529">
              <w:t>.</w:t>
            </w:r>
          </w:p>
        </w:tc>
      </w:tr>
      <w:tr w:rsidR="00B80529" w:rsidRPr="00B80529" w:rsidTr="00B80529">
        <w:tc>
          <w:tcPr>
            <w:tcW w:w="0" w:type="auto"/>
          </w:tcPr>
          <w:p w:rsidR="00B80529" w:rsidRPr="00B80529" w:rsidRDefault="00B80529" w:rsidP="00B80529">
            <w:pPr>
              <w:spacing w:before="0" w:after="0"/>
              <w:ind w:left="0"/>
            </w:pPr>
            <w:r w:rsidRPr="00B80529">
              <w:t xml:space="preserve">PRC Summary Report on </w:t>
            </w:r>
            <w:r w:rsidRPr="00B80529">
              <w:lastRenderedPageBreak/>
              <w:t>Entire Case</w:t>
            </w:r>
          </w:p>
        </w:tc>
        <w:tc>
          <w:tcPr>
            <w:tcW w:w="0" w:type="auto"/>
          </w:tcPr>
          <w:p w:rsidR="00B80529" w:rsidRPr="00B80529" w:rsidRDefault="00B80529" w:rsidP="00B80529">
            <w:pPr>
              <w:spacing w:before="0" w:after="0"/>
              <w:ind w:left="168"/>
            </w:pPr>
            <w:r w:rsidRPr="00B80529">
              <w:lastRenderedPageBreak/>
              <w:t>CDR sends the pathology reports for each specimen and case</w:t>
            </w:r>
            <w:r w:rsidR="00273DEC">
              <w:t xml:space="preserve"> to Van Andel </w:t>
            </w:r>
            <w:r w:rsidR="00273DEC">
              <w:lastRenderedPageBreak/>
              <w:t>and the Broad</w:t>
            </w:r>
            <w:r w:rsidRPr="00B80529">
              <w:t>.</w:t>
            </w:r>
          </w:p>
        </w:tc>
      </w:tr>
    </w:tbl>
    <w:p w:rsidR="00730D1B" w:rsidRDefault="00730D1B" w:rsidP="008D7614">
      <w:pPr>
        <w:pStyle w:val="Heading3"/>
      </w:pPr>
      <w:bookmarkStart w:id="135" w:name="_Toc422236938"/>
      <w:bookmarkStart w:id="136" w:name="_Ref422406471"/>
      <w:bookmarkStart w:id="137" w:name="_Toc435195069"/>
      <w:r>
        <w:lastRenderedPageBreak/>
        <w:t>Email notifications</w:t>
      </w:r>
      <w:bookmarkEnd w:id="135"/>
      <w:bookmarkEnd w:id="136"/>
      <w:bookmarkEnd w:id="137"/>
    </w:p>
    <w:p w:rsidR="00730D1B" w:rsidRDefault="00730D1B" w:rsidP="00080DD8">
      <w:r>
        <w:t>The CDR</w:t>
      </w:r>
      <w:r w:rsidR="00A060EC">
        <w:t>-DS</w:t>
      </w:r>
      <w:r>
        <w:t xml:space="preserve"> sends email notifications using the industry standard SMTP protocol.  </w:t>
      </w:r>
      <w:r w:rsidR="00630E57">
        <w:t xml:space="preserve">When various triggers are detected by the CDR, email notifications are sent to pre-defined email groups.  Those members of that individual group receive notifications at the same time.  The text of the message describes what triggered the </w:t>
      </w:r>
      <w:r w:rsidR="007F5F21">
        <w:t>email;</w:t>
      </w:r>
      <w:r w:rsidR="00630E57">
        <w:t xml:space="preserve"> giving specifics (not containing PII or PHI) so that the </w:t>
      </w:r>
      <w:r w:rsidR="003B4E69">
        <w:t>recipient</w:t>
      </w:r>
      <w:r w:rsidR="00630E57">
        <w:t xml:space="preserve"> can </w:t>
      </w:r>
      <w:r w:rsidR="005255BE">
        <w:t xml:space="preserve">take </w:t>
      </w:r>
      <w:r w:rsidR="00630E57">
        <w:t>the appropriate action</w:t>
      </w:r>
      <w:ins w:id="138" w:author="Author">
        <w:r w:rsidR="00273DEC">
          <w:t xml:space="preserve">. </w:t>
        </w:r>
      </w:ins>
      <w:r w:rsidR="005255BE">
        <w:t>Recipients are defined by Exchange distribution lists, and in the application settings, which can be modified by systems administrators.</w:t>
      </w:r>
    </w:p>
    <w:p w:rsidR="00730D1B" w:rsidRDefault="00730D1B" w:rsidP="008D7614">
      <w:pPr>
        <w:pStyle w:val="Heading3"/>
      </w:pPr>
      <w:bookmarkStart w:id="139" w:name="_Toc422236939"/>
      <w:bookmarkStart w:id="140" w:name="_Toc435195070"/>
      <w:r>
        <w:t xml:space="preserve">Database </w:t>
      </w:r>
      <w:r w:rsidR="00A060EC">
        <w:t>CRUD operations</w:t>
      </w:r>
      <w:bookmarkEnd w:id="139"/>
      <w:bookmarkEnd w:id="140"/>
    </w:p>
    <w:p w:rsidR="00A060EC" w:rsidRDefault="007F5F21" w:rsidP="00A060EC">
      <w:r>
        <w:t xml:space="preserve">The CDR-DS and the CDR-AR use the proprietary communications protocol of the database vendor (Oracle) to execute Create, Read, Update, and Delete (CRUD) operations on the dedicated, local instance of the database system.  </w:t>
      </w:r>
      <w:r w:rsidR="00A060EC">
        <w:t>T</w:t>
      </w:r>
      <w:r w:rsidR="00445938">
        <w:t xml:space="preserve">his layer is </w:t>
      </w:r>
      <w:r w:rsidR="001F1D61">
        <w:t xml:space="preserve">encapsulated </w:t>
      </w:r>
      <w:r w:rsidR="00445938">
        <w:t xml:space="preserve">by the GORM layer, as described in section </w:t>
      </w:r>
      <w:r w:rsidR="00445938">
        <w:fldChar w:fldCharType="begin"/>
      </w:r>
      <w:r w:rsidR="00445938">
        <w:instrText xml:space="preserve"> REF _Ref395692890 \r \h </w:instrText>
      </w:r>
      <w:r w:rsidR="00445938">
        <w:fldChar w:fldCharType="separate"/>
      </w:r>
      <w:r w:rsidR="00702208">
        <w:t>4.3</w:t>
      </w:r>
      <w:r w:rsidR="00445938">
        <w:fldChar w:fldCharType="end"/>
      </w:r>
      <w:r w:rsidR="00445938">
        <w:t xml:space="preserve"> </w:t>
      </w:r>
      <w:r w:rsidR="00445938">
        <w:fldChar w:fldCharType="begin"/>
      </w:r>
      <w:r w:rsidR="00445938">
        <w:instrText xml:space="preserve"> REF _Ref395692898 \h  \* MERGEFORMAT </w:instrText>
      </w:r>
      <w:r w:rsidR="00445938">
        <w:fldChar w:fldCharType="separate"/>
      </w:r>
      <w:r w:rsidR="00702208" w:rsidRPr="00702208">
        <w:t>Software Architecture</w:t>
      </w:r>
      <w:r w:rsidR="00445938">
        <w:fldChar w:fldCharType="end"/>
      </w:r>
      <w:r w:rsidR="00445938">
        <w:t>.</w:t>
      </w:r>
      <w:r w:rsidR="00B80529">
        <w:t xml:space="preserve"> There is no external direct access to the CDR database, nor does CDR access any other database instances.</w:t>
      </w:r>
    </w:p>
    <w:p w:rsidR="004E71B7" w:rsidRDefault="004E71B7" w:rsidP="00FC077B">
      <w:pPr>
        <w:pStyle w:val="Heading1"/>
        <w:sectPr w:rsidR="004E71B7" w:rsidSect="004E71B7">
          <w:pgSz w:w="12240" w:h="15840" w:code="1"/>
          <w:pgMar w:top="720" w:right="1440" w:bottom="720" w:left="1440" w:header="432" w:footer="432" w:gutter="0"/>
          <w:cols w:space="720"/>
          <w:docGrid w:linePitch="360"/>
        </w:sectPr>
      </w:pPr>
      <w:bookmarkStart w:id="141" w:name="_Toc180482604"/>
      <w:bookmarkStart w:id="142" w:name="_Toc197060757"/>
      <w:bookmarkStart w:id="143" w:name="_Toc237402965"/>
    </w:p>
    <w:p w:rsidR="00786E9C" w:rsidRPr="00B26A9E" w:rsidRDefault="00786E9C" w:rsidP="001E06D6">
      <w:pPr>
        <w:pStyle w:val="Heading1"/>
      </w:pPr>
      <w:bookmarkStart w:id="144" w:name="_Toc422236940"/>
      <w:bookmarkStart w:id="145" w:name="_Toc435195071"/>
      <w:r w:rsidRPr="00B26A9E">
        <w:lastRenderedPageBreak/>
        <w:t>System Desig</w:t>
      </w:r>
      <w:bookmarkEnd w:id="141"/>
      <w:bookmarkEnd w:id="142"/>
      <w:bookmarkEnd w:id="143"/>
      <w:bookmarkEnd w:id="144"/>
      <w:r w:rsidR="001551EF">
        <w:t>n</w:t>
      </w:r>
      <w:bookmarkEnd w:id="145"/>
    </w:p>
    <w:p w:rsidR="00786E9C" w:rsidRPr="00D34EC0" w:rsidRDefault="00786E9C" w:rsidP="00786E9C">
      <w:pPr>
        <w:pStyle w:val="Heading2"/>
        <w:rPr>
          <w:rFonts w:ascii="Arial" w:hAnsi="Arial" w:cs="Arial"/>
        </w:rPr>
      </w:pPr>
      <w:bookmarkStart w:id="146" w:name="_Toc237402966"/>
      <w:bookmarkStart w:id="147" w:name="_Toc422236941"/>
      <w:bookmarkStart w:id="148" w:name="_Toc435195072"/>
      <w:r w:rsidRPr="00D34EC0">
        <w:rPr>
          <w:rFonts w:ascii="Arial" w:hAnsi="Arial" w:cs="Arial"/>
        </w:rPr>
        <w:t>Business Requirements</w:t>
      </w:r>
      <w:bookmarkEnd w:id="146"/>
      <w:bookmarkEnd w:id="147"/>
      <w:bookmarkEnd w:id="148"/>
    </w:p>
    <w:p w:rsidR="003618AC" w:rsidRPr="008D7614" w:rsidRDefault="008E6ADC" w:rsidP="008D7614">
      <w:r>
        <w:t>SOP</w:t>
      </w:r>
      <w:r w:rsidR="00D63DFB">
        <w:t xml:space="preserve"> RM-001 Requirements Management Procedures</w:t>
      </w:r>
      <w:r>
        <w:t xml:space="preserve"> ha</w:t>
      </w:r>
      <w:r w:rsidR="00D63DFB">
        <w:t>ve</w:t>
      </w:r>
      <w:r>
        <w:t xml:space="preserve"> been developed, describing the progression from a </w:t>
      </w:r>
      <w:r w:rsidR="001F1D61">
        <w:t xml:space="preserve">business </w:t>
      </w:r>
      <w:r>
        <w:t xml:space="preserve">need to a </w:t>
      </w:r>
      <w:r w:rsidR="001F1D61">
        <w:t>software feature</w:t>
      </w:r>
      <w:r>
        <w:t xml:space="preserve">.  </w:t>
      </w:r>
      <w:r w:rsidR="00915580">
        <w:t xml:space="preserve">The availability of this documentation is described in </w:t>
      </w:r>
      <w:r w:rsidR="008A24B9">
        <w:fldChar w:fldCharType="begin"/>
      </w:r>
      <w:r w:rsidR="008A24B9">
        <w:instrText xml:space="preserve"> REF _Ref424901750 \n \h </w:instrText>
      </w:r>
      <w:r w:rsidR="008A24B9">
        <w:fldChar w:fldCharType="separate"/>
      </w:r>
      <w:r w:rsidR="00702208">
        <w:t>Appendix B</w:t>
      </w:r>
      <w:r w:rsidR="008A24B9">
        <w:fldChar w:fldCharType="end"/>
      </w:r>
      <w:r w:rsidR="00915580">
        <w:t>.</w:t>
      </w:r>
      <w:r w:rsidR="00915580" w:rsidRPr="008D7614" w:rsidDel="00915580">
        <w:t xml:space="preserve"> </w:t>
      </w:r>
    </w:p>
    <w:p w:rsidR="00786E9C" w:rsidRDefault="00786E9C" w:rsidP="003618AC">
      <w:pPr>
        <w:pStyle w:val="Heading2"/>
        <w:rPr>
          <w:rFonts w:ascii="Arial" w:hAnsi="Arial" w:cs="Arial"/>
        </w:rPr>
      </w:pPr>
      <w:bookmarkStart w:id="149" w:name="_Toc180482606"/>
      <w:bookmarkStart w:id="150" w:name="_Toc197060759"/>
      <w:bookmarkStart w:id="151" w:name="_Toc237402967"/>
      <w:bookmarkStart w:id="152" w:name="_Toc422236942"/>
      <w:bookmarkStart w:id="153" w:name="_Toc435195073"/>
      <w:r w:rsidRPr="00D34EC0">
        <w:rPr>
          <w:rFonts w:ascii="Arial" w:hAnsi="Arial" w:cs="Arial"/>
        </w:rPr>
        <w:t>Database Design</w:t>
      </w:r>
      <w:bookmarkEnd w:id="149"/>
      <w:bookmarkEnd w:id="150"/>
      <w:bookmarkEnd w:id="151"/>
      <w:bookmarkEnd w:id="152"/>
      <w:bookmarkEnd w:id="153"/>
    </w:p>
    <w:p w:rsidR="00B83734" w:rsidRPr="009A54B7" w:rsidRDefault="00B83734" w:rsidP="009A54B7">
      <w:pPr>
        <w:ind w:left="576"/>
      </w:pPr>
      <w:r>
        <w:t xml:space="preserve">A high-level overview of the database design is shown in </w:t>
      </w:r>
      <w:r>
        <w:fldChar w:fldCharType="begin"/>
      </w:r>
      <w:r>
        <w:instrText xml:space="preserve"> REF _Ref435095051 \h </w:instrText>
      </w:r>
      <w:r>
        <w:fldChar w:fldCharType="separate"/>
      </w:r>
      <w:r w:rsidR="00702208" w:rsidRPr="000B1248">
        <w:t xml:space="preserve">Figure </w:t>
      </w:r>
      <w:r w:rsidR="00702208">
        <w:rPr>
          <w:noProof/>
        </w:rPr>
        <w:t>17</w:t>
      </w:r>
      <w:r>
        <w:fldChar w:fldCharType="end"/>
      </w:r>
    </w:p>
    <w:p w:rsidR="00B83734" w:rsidRDefault="00C05156" w:rsidP="009A54B7">
      <w:pPr>
        <w:keepNext/>
      </w:pPr>
      <w:r>
        <w:rPr>
          <w:noProof/>
        </w:rPr>
        <w:drawing>
          <wp:inline distT="0" distB="0" distL="0" distR="0" wp14:anchorId="374F8175" wp14:editId="00264531">
            <wp:extent cx="5088890" cy="2695575"/>
            <wp:effectExtent l="0" t="0" r="0" b="9525"/>
            <wp:docPr id="1" name="Picture 1" descr="M:\Informatics\CDR Documentation\Simple CDR 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formatics\CDR Documentation\Simple CDR Data Mode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890" cy="2695575"/>
                    </a:xfrm>
                    <a:prstGeom prst="rect">
                      <a:avLst/>
                    </a:prstGeom>
                    <a:noFill/>
                    <a:ln>
                      <a:noFill/>
                    </a:ln>
                  </pic:spPr>
                </pic:pic>
              </a:graphicData>
            </a:graphic>
          </wp:inline>
        </w:drawing>
      </w:r>
    </w:p>
    <w:p w:rsidR="00C05156" w:rsidRDefault="00B83734" w:rsidP="008B4263">
      <w:pPr>
        <w:pStyle w:val="Caption"/>
      </w:pPr>
      <w:bookmarkStart w:id="154" w:name="_Ref435095051"/>
      <w:bookmarkStart w:id="155" w:name="_Toc435195103"/>
      <w:r w:rsidRPr="000B1248">
        <w:t xml:space="preserve">Figure </w:t>
      </w:r>
      <w:r w:rsidRPr="000B1248">
        <w:fldChar w:fldCharType="begin"/>
      </w:r>
      <w:r w:rsidRPr="000B1248">
        <w:instrText xml:space="preserve"> SEQ Figure \* ARABIC </w:instrText>
      </w:r>
      <w:r w:rsidRPr="000B1248">
        <w:fldChar w:fldCharType="separate"/>
      </w:r>
      <w:r w:rsidR="00702208">
        <w:t>17</w:t>
      </w:r>
      <w:r w:rsidRPr="000B1248">
        <w:fldChar w:fldCharType="end"/>
      </w:r>
      <w:bookmarkEnd w:id="154"/>
      <w:r w:rsidRPr="000B1248">
        <w:t>- High-Level Overview of CDR Database  Tables and relations</w:t>
      </w:r>
      <w:bookmarkEnd w:id="155"/>
    </w:p>
    <w:p w:rsidR="000B1248" w:rsidRDefault="000B1248" w:rsidP="000B1248">
      <w:r>
        <w:t xml:space="preserve">A CandidateRecord (CandidateRecord domain class) contains the basic information about someone who </w:t>
      </w:r>
      <w:r w:rsidR="00181875">
        <w:t xml:space="preserve">may potentially be involved with a study.  Associated with the Candidate Record is the </w:t>
      </w:r>
      <w:r w:rsidR="00DB2D52">
        <w:t>Consent Data</w:t>
      </w:r>
      <w:r w:rsidR="00181875">
        <w:t>, which contains the agreement of the candidate’s taking part in this study.  The Eligibility</w:t>
      </w:r>
      <w:r w:rsidR="00DB2D52">
        <w:t xml:space="preserve"> </w:t>
      </w:r>
      <w:r w:rsidR="00181875">
        <w:t xml:space="preserve">Data records specific information about the candidate, specifics of their disease, and history.  All of this is used to determine if the patient is meets the requirements of the study (e.g., the candidate’s age is 65, but the study is of 20 to 40 year olds, so the candidate is </w:t>
      </w:r>
      <w:r w:rsidR="007F5F21">
        <w:t>ineligible</w:t>
      </w:r>
      <w:r w:rsidR="00181875">
        <w:t xml:space="preserve">) Details of consenting, and eligibility vary greatly between studies, so these classes are </w:t>
      </w:r>
      <w:r w:rsidR="00DB2D52">
        <w:t>implemented differently for each study</w:t>
      </w:r>
      <w:r w:rsidR="00181875">
        <w:t xml:space="preserve">.  </w:t>
      </w:r>
    </w:p>
    <w:p w:rsidR="00181875" w:rsidRDefault="00181875" w:rsidP="000B1248">
      <w:r>
        <w:t xml:space="preserve">For those candidates </w:t>
      </w:r>
      <w:r w:rsidR="00DB2D52">
        <w:t xml:space="preserve">who </w:t>
      </w:r>
      <w:r>
        <w:t>are eligible, and a consent has been acquired, then a Case</w:t>
      </w:r>
      <w:r w:rsidR="00DB2D52">
        <w:t xml:space="preserve"> </w:t>
      </w:r>
      <w:r>
        <w:t>Record (domain class: caseRecord) is created.  This records specific information about the individual’s involvement in the study.  Associated with the case is Specimen</w:t>
      </w:r>
      <w:r w:rsidR="00DB2D52">
        <w:t xml:space="preserve"> </w:t>
      </w:r>
      <w:r>
        <w:t xml:space="preserve">Data (domain class: specimenRecord) which includes information about the collection and processing of the surgical products (e.g., blood, tissue).  In all studies, the specimens need review by pathologist; that review is recorded in the </w:t>
      </w:r>
      <w:r w:rsidR="001A7759">
        <w:t xml:space="preserve">Pathology Data (domain class: prcReport). Clinical information related to the participant’s care </w:t>
      </w:r>
      <w:r w:rsidR="007F5F21">
        <w:t>is</w:t>
      </w:r>
      <w:r w:rsidR="001A7759">
        <w:t xml:space="preserve"> </w:t>
      </w:r>
      <w:r w:rsidR="007F5F21">
        <w:t>recorded</w:t>
      </w:r>
      <w:r w:rsidR="001A7759">
        <w:t xml:space="preserve"> in the Clinical</w:t>
      </w:r>
      <w:r w:rsidR="00DB2D52">
        <w:t xml:space="preserve"> </w:t>
      </w:r>
      <w:r w:rsidR="001A7759">
        <w:t>Data (domain class: clinicalDataEntry).  Critical clinical information is also very study specific, so this class is often sub-classed, reflecting necessary details.</w:t>
      </w:r>
    </w:p>
    <w:p w:rsidR="000B1248" w:rsidRDefault="000B1248" w:rsidP="000B1248">
      <w:r>
        <w:t>Grails uses GORM and Hibernate to automatically map between Domain Class objects and records in the underlying database.  The table design, relations, and implementation details are automatically generated once the Domain Classes are defined.</w:t>
      </w:r>
    </w:p>
    <w:p w:rsidR="000B1248" w:rsidRDefault="001551EF" w:rsidP="000B1248">
      <w:r>
        <w:lastRenderedPageBreak/>
        <w:fldChar w:fldCharType="begin"/>
      </w:r>
      <w:r>
        <w:instrText xml:space="preserve"> REF _Ref435186489 \h </w:instrText>
      </w:r>
      <w:r>
        <w:fldChar w:fldCharType="separate"/>
      </w:r>
      <w:r w:rsidR="00702208" w:rsidRPr="000B1248">
        <w:t xml:space="preserve">Table </w:t>
      </w:r>
      <w:r w:rsidR="00702208">
        <w:rPr>
          <w:noProof/>
        </w:rPr>
        <w:t>10</w:t>
      </w:r>
      <w:r>
        <w:fldChar w:fldCharType="end"/>
      </w:r>
      <w:r>
        <w:t xml:space="preserve"> s</w:t>
      </w:r>
      <w:r w:rsidR="000B1248">
        <w:t>hows the mapping between tables in the database and Domain Classes.</w:t>
      </w:r>
    </w:p>
    <w:p w:rsidR="000B1248" w:rsidRPr="000B1248" w:rsidRDefault="000B1248" w:rsidP="008B4263">
      <w:pPr>
        <w:pStyle w:val="Caption"/>
      </w:pPr>
      <w:bookmarkStart w:id="156" w:name="_Ref435186489"/>
      <w:bookmarkStart w:id="157" w:name="_Toc435195117"/>
      <w:r w:rsidRPr="000B1248">
        <w:t xml:space="preserve">Table </w:t>
      </w:r>
      <w:r w:rsidRPr="000B1248">
        <w:fldChar w:fldCharType="begin"/>
      </w:r>
      <w:r w:rsidRPr="000B1248">
        <w:instrText xml:space="preserve"> SEQ Table \* ARABIC </w:instrText>
      </w:r>
      <w:r w:rsidRPr="000B1248">
        <w:fldChar w:fldCharType="separate"/>
      </w:r>
      <w:r w:rsidR="00702208">
        <w:t>10</w:t>
      </w:r>
      <w:r w:rsidRPr="000B1248">
        <w:fldChar w:fldCharType="end"/>
      </w:r>
      <w:bookmarkEnd w:id="156"/>
      <w:r w:rsidRPr="000B1248">
        <w:t xml:space="preserve"> - Mapping between Database Tables and Domain Classes in CDR</w:t>
      </w:r>
      <w:bookmarkEnd w:id="157"/>
    </w:p>
    <w:tbl>
      <w:tblPr>
        <w:tblStyle w:val="TableGrid"/>
        <w:tblW w:w="0" w:type="auto"/>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204"/>
        <w:gridCol w:w="3397"/>
      </w:tblGrid>
      <w:tr w:rsidR="000B1248" w:rsidRPr="00C63447" w:rsidTr="000B1248">
        <w:trPr>
          <w:tblHeader/>
          <w:jc w:val="center"/>
        </w:trPr>
        <w:tc>
          <w:tcPr>
            <w:tcW w:w="0" w:type="auto"/>
          </w:tcPr>
          <w:p w:rsidR="000B1248" w:rsidRPr="00C63447" w:rsidRDefault="000B1248" w:rsidP="00B80529">
            <w:pPr>
              <w:spacing w:before="0" w:after="0"/>
              <w:ind w:left="180"/>
              <w:jc w:val="center"/>
              <w:rPr>
                <w:b/>
                <w:sz w:val="28"/>
              </w:rPr>
            </w:pPr>
            <w:r w:rsidRPr="00C63447">
              <w:rPr>
                <w:b/>
                <w:sz w:val="28"/>
              </w:rPr>
              <w:t>Database Table</w:t>
            </w:r>
          </w:p>
        </w:tc>
        <w:tc>
          <w:tcPr>
            <w:tcW w:w="0" w:type="auto"/>
          </w:tcPr>
          <w:p w:rsidR="000B1248" w:rsidRPr="00C63447" w:rsidRDefault="000B1248" w:rsidP="00B80529">
            <w:pPr>
              <w:spacing w:before="0" w:after="0"/>
              <w:ind w:left="251"/>
              <w:jc w:val="center"/>
              <w:rPr>
                <w:b/>
                <w:sz w:val="28"/>
              </w:rPr>
            </w:pPr>
            <w:r w:rsidRPr="00C63447">
              <w:rPr>
                <w:b/>
                <w:sz w:val="28"/>
              </w:rPr>
              <w:t>Domain Class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ACCOUNT_ACTION</w:t>
            </w:r>
          </w:p>
        </w:tc>
        <w:tc>
          <w:tcPr>
            <w:tcW w:w="0" w:type="auto"/>
          </w:tcPr>
          <w:p w:rsidR="000B1248" w:rsidRPr="000F4855" w:rsidRDefault="000B1248" w:rsidP="000B1248">
            <w:pPr>
              <w:spacing w:before="0" w:after="0"/>
              <w:ind w:left="251"/>
            </w:pPr>
            <w:r w:rsidRPr="000F4855">
              <w:t>accountAction</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ACCOUNT_STATUS</w:t>
            </w:r>
          </w:p>
        </w:tc>
        <w:tc>
          <w:tcPr>
            <w:tcW w:w="0" w:type="auto"/>
          </w:tcPr>
          <w:p w:rsidR="000B1248" w:rsidRPr="000F4855" w:rsidRDefault="000B1248" w:rsidP="000B1248">
            <w:pPr>
              <w:spacing w:before="0" w:after="0"/>
              <w:ind w:left="251"/>
            </w:pPr>
            <w:r w:rsidRPr="00FA095B">
              <w:rPr>
                <w:rFonts w:asciiTheme="minorHAnsi" w:hAnsiTheme="minorHAnsi" w:cs="Courier New"/>
                <w:noProof/>
              </w:rPr>
              <w:t>accountStatus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ACTIVITY_EVENT</w:t>
            </w:r>
          </w:p>
        </w:tc>
        <w:tc>
          <w:tcPr>
            <w:tcW w:w="0" w:type="auto"/>
          </w:tcPr>
          <w:p w:rsidR="000B1248" w:rsidRPr="000F4855" w:rsidRDefault="000B1248" w:rsidP="000B1248">
            <w:pPr>
              <w:spacing w:before="0" w:after="0"/>
              <w:ind w:left="251"/>
            </w:pPr>
            <w:r>
              <w:t>activityEvent</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APP_LISTING</w:t>
            </w:r>
          </w:p>
        </w:tc>
        <w:tc>
          <w:tcPr>
            <w:tcW w:w="0" w:type="auto"/>
          </w:tcPr>
          <w:p w:rsidR="000B1248" w:rsidRPr="000F4855" w:rsidRDefault="000B1248" w:rsidP="000B1248">
            <w:pPr>
              <w:spacing w:before="0" w:after="0"/>
              <w:ind w:left="251"/>
            </w:pPr>
            <w:r w:rsidRPr="000F4855">
              <w:t>applicationListing</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APP_USERS</w:t>
            </w:r>
          </w:p>
        </w:tc>
        <w:tc>
          <w:tcPr>
            <w:tcW w:w="0" w:type="auto"/>
          </w:tcPr>
          <w:p w:rsidR="000B1248" w:rsidRPr="000F4855" w:rsidRDefault="000B1248" w:rsidP="000B1248">
            <w:pPr>
              <w:spacing w:before="0" w:after="0"/>
              <w:ind w:left="251"/>
            </w:pPr>
            <w:r w:rsidRPr="000F4855">
              <w:t>appUsers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APP_REQUEST</w:t>
            </w:r>
          </w:p>
        </w:tc>
        <w:tc>
          <w:tcPr>
            <w:tcW w:w="0" w:type="auto"/>
          </w:tcPr>
          <w:p w:rsidR="000B1248" w:rsidRPr="000F4855" w:rsidRDefault="000B1248" w:rsidP="000B1248">
            <w:pPr>
              <w:spacing w:before="0" w:after="0"/>
              <w:ind w:left="251"/>
            </w:pPr>
            <w:r w:rsidRPr="000F4855">
              <w:t>appRequest</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AUDIT_LOG</w:t>
            </w:r>
          </w:p>
        </w:tc>
        <w:tc>
          <w:tcPr>
            <w:tcW w:w="0" w:type="auto"/>
          </w:tcPr>
          <w:p w:rsidR="000B1248" w:rsidRPr="000F4855" w:rsidRDefault="00DB2D52" w:rsidP="000B1248">
            <w:pPr>
              <w:spacing w:before="0" w:after="0"/>
              <w:ind w:left="251"/>
            </w:pPr>
            <w:r>
              <w:t>Audit Log</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CDRDS.DR_CANDIDATE</w:t>
            </w:r>
          </w:p>
        </w:tc>
        <w:tc>
          <w:tcPr>
            <w:tcW w:w="0" w:type="auto"/>
          </w:tcPr>
          <w:p w:rsidR="000B1248" w:rsidRPr="000F4855" w:rsidRDefault="000B1248" w:rsidP="000B1248">
            <w:pPr>
              <w:spacing w:before="0" w:after="0"/>
              <w:ind w:left="251"/>
            </w:pPr>
            <w:r w:rsidRPr="000F4855">
              <w:t>candidateRecord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DR_CASE</w:t>
            </w:r>
          </w:p>
        </w:tc>
        <w:tc>
          <w:tcPr>
            <w:tcW w:w="0" w:type="auto"/>
          </w:tcPr>
          <w:p w:rsidR="000B1248" w:rsidRPr="000F4855" w:rsidRDefault="000B1248" w:rsidP="000B1248">
            <w:pPr>
              <w:spacing w:before="0" w:after="0"/>
              <w:ind w:left="251"/>
            </w:pPr>
            <w:r w:rsidRPr="000F4855">
              <w:t>caseRecord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CASE_WITHDRAW</w:t>
            </w:r>
          </w:p>
        </w:tc>
        <w:tc>
          <w:tcPr>
            <w:tcW w:w="0" w:type="auto"/>
          </w:tcPr>
          <w:p w:rsidR="000B1248" w:rsidRPr="000F4855" w:rsidRDefault="000B1248" w:rsidP="000B1248">
            <w:pPr>
              <w:spacing w:before="0" w:after="0"/>
              <w:ind w:left="251"/>
            </w:pPr>
            <w:r w:rsidRPr="000F4855">
              <w:t>caseWithdraw</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CASE_WITHDRAW_FORMS</w:t>
            </w:r>
          </w:p>
        </w:tc>
        <w:tc>
          <w:tcPr>
            <w:tcW w:w="0" w:type="auto"/>
          </w:tcPr>
          <w:p w:rsidR="000B1248" w:rsidRPr="000F4855" w:rsidRDefault="000B1248" w:rsidP="000B1248">
            <w:pPr>
              <w:spacing w:before="0" w:after="0"/>
              <w:ind w:left="251"/>
            </w:pPr>
            <w:r>
              <w:t>caseWithdraw</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CDRDS.DEVIATION</w:t>
            </w:r>
          </w:p>
        </w:tc>
        <w:tc>
          <w:tcPr>
            <w:tcW w:w="0" w:type="auto"/>
          </w:tcPr>
          <w:p w:rsidR="000B1248" w:rsidRPr="000F4855" w:rsidRDefault="000B1248" w:rsidP="000B1248">
            <w:pPr>
              <w:spacing w:before="0" w:after="0"/>
              <w:ind w:left="251"/>
            </w:pPr>
            <w:r w:rsidRPr="000F4855">
              <w:t>deviation</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DR_CBR_API_EVENT</w:t>
            </w:r>
          </w:p>
        </w:tc>
        <w:tc>
          <w:tcPr>
            <w:tcW w:w="0" w:type="auto"/>
          </w:tcPr>
          <w:p w:rsidR="000B1248" w:rsidRPr="000F4855" w:rsidRDefault="000B1248" w:rsidP="000B1248">
            <w:pPr>
              <w:spacing w:before="0" w:after="0"/>
              <w:ind w:left="251"/>
            </w:pPr>
            <w:r w:rsidRPr="00363A28">
              <w:t>CbrApiEvent</w:t>
            </w:r>
          </w:p>
        </w:tc>
      </w:tr>
      <w:tr w:rsidR="000B1248" w:rsidRPr="000F4855" w:rsidTr="000B1248">
        <w:trPr>
          <w:jc w:val="center"/>
        </w:trPr>
        <w:tc>
          <w:tcPr>
            <w:tcW w:w="0" w:type="auto"/>
          </w:tcPr>
          <w:p w:rsidR="000B1248" w:rsidRPr="000F4855" w:rsidRDefault="000B1248" w:rsidP="000B1248">
            <w:pPr>
              <w:spacing w:before="0" w:after="0"/>
              <w:ind w:left="180"/>
            </w:pPr>
            <w:r w:rsidRPr="000F4855">
              <w:t>CDR</w:t>
            </w:r>
            <w:r w:rsidR="00DB2D52">
              <w:t>DS</w:t>
            </w:r>
            <w:r w:rsidRPr="000F4855">
              <w:t>.DR_DERIVATIVE</w:t>
            </w:r>
          </w:p>
        </w:tc>
        <w:tc>
          <w:tcPr>
            <w:tcW w:w="0" w:type="auto"/>
          </w:tcPr>
          <w:p w:rsidR="000B1248" w:rsidRPr="000F4855" w:rsidRDefault="000B1248" w:rsidP="000B1248">
            <w:pPr>
              <w:spacing w:before="0" w:after="0"/>
              <w:ind w:left="251"/>
            </w:pPr>
            <w:r>
              <w:t>derivativeRecord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DR_DERIVATIVE_SHIPPING_EVENT</w:t>
            </w:r>
          </w:p>
        </w:tc>
        <w:tc>
          <w:tcPr>
            <w:tcW w:w="0" w:type="auto"/>
          </w:tcPr>
          <w:p w:rsidR="000B1248" w:rsidRPr="000F4855" w:rsidRDefault="00DB2D52" w:rsidP="000B1248">
            <w:pPr>
              <w:spacing w:before="0" w:after="0"/>
              <w:ind w:left="251"/>
            </w:pPr>
            <w:r>
              <w:t>Shipping events for derivatives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DR_DERIVATIVE_PROCESS_EVENTS</w:t>
            </w:r>
          </w:p>
        </w:tc>
        <w:tc>
          <w:tcPr>
            <w:tcW w:w="0" w:type="auto"/>
          </w:tcPr>
          <w:p w:rsidR="000B1248" w:rsidRPr="000F4855" w:rsidRDefault="00DB2D52" w:rsidP="000B1248">
            <w:pPr>
              <w:spacing w:before="0" w:after="0"/>
              <w:ind w:left="251"/>
            </w:pPr>
            <w:r>
              <w:t>Processing events for derivatives</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CDRDS.DW_CASE</w:t>
            </w:r>
          </w:p>
        </w:tc>
        <w:tc>
          <w:tcPr>
            <w:tcW w:w="0" w:type="auto"/>
          </w:tcPr>
          <w:p w:rsidR="000B1248" w:rsidRPr="000F4855" w:rsidRDefault="00DB2D52" w:rsidP="00DB2D52">
            <w:pPr>
              <w:spacing w:before="0" w:after="0"/>
              <w:ind w:left="251"/>
            </w:pPr>
            <w:r w:rsidRPr="000F4855">
              <w:t>case</w:t>
            </w:r>
            <w:r>
              <w:t xml:space="preserve"> data warehouse</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CDRDS.DW_SPECIMEN</w:t>
            </w:r>
          </w:p>
        </w:tc>
        <w:tc>
          <w:tcPr>
            <w:tcW w:w="0" w:type="auto"/>
          </w:tcPr>
          <w:p w:rsidR="000B1248" w:rsidRPr="000F4855" w:rsidRDefault="00DB2D52" w:rsidP="000B1248">
            <w:pPr>
              <w:spacing w:before="0" w:after="0"/>
              <w:ind w:left="251"/>
            </w:pPr>
            <w:r>
              <w:t>Specimen data warehouse</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FILE_UPLOAD</w:t>
            </w:r>
          </w:p>
        </w:tc>
        <w:tc>
          <w:tcPr>
            <w:tcW w:w="0" w:type="auto"/>
          </w:tcPr>
          <w:p w:rsidR="000B1248" w:rsidRPr="000F4855" w:rsidRDefault="000B1248" w:rsidP="000B1248">
            <w:pPr>
              <w:spacing w:before="0" w:after="0"/>
              <w:ind w:left="251"/>
            </w:pPr>
            <w:r w:rsidRPr="000F4855">
              <w:t>fileUpload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DR_GOAL</w:t>
            </w:r>
          </w:p>
        </w:tc>
        <w:tc>
          <w:tcPr>
            <w:tcW w:w="0" w:type="auto"/>
          </w:tcPr>
          <w:p w:rsidR="000B1248" w:rsidRPr="000F4855" w:rsidRDefault="00DB2D52" w:rsidP="000B1248">
            <w:pPr>
              <w:spacing w:before="0" w:after="0"/>
              <w:ind w:left="251"/>
            </w:pPr>
            <w:r>
              <w:t>Accrual goals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DR_IMAGE</w:t>
            </w:r>
          </w:p>
        </w:tc>
        <w:tc>
          <w:tcPr>
            <w:tcW w:w="0" w:type="auto"/>
          </w:tcPr>
          <w:p w:rsidR="000B1248" w:rsidRPr="000F4855" w:rsidRDefault="00DB2D52" w:rsidP="000B1248">
            <w:pPr>
              <w:spacing w:before="0" w:after="0"/>
              <w:ind w:left="251"/>
            </w:pPr>
            <w:r>
              <w:t>Image metadata</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CDRDS.DR_KIT</w:t>
            </w:r>
          </w:p>
        </w:tc>
        <w:tc>
          <w:tcPr>
            <w:tcW w:w="0" w:type="auto"/>
          </w:tcPr>
          <w:p w:rsidR="000B1248" w:rsidRPr="000F4855" w:rsidRDefault="000B1248" w:rsidP="000B1248">
            <w:pPr>
              <w:spacing w:before="0" w:after="0"/>
              <w:ind w:left="251"/>
            </w:pPr>
            <w:r>
              <w:t>kitRecord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DR_KIT_SHIP_EVENTS</w:t>
            </w:r>
          </w:p>
        </w:tc>
        <w:tc>
          <w:tcPr>
            <w:tcW w:w="0" w:type="auto"/>
          </w:tcPr>
          <w:p w:rsidR="000B1248" w:rsidRPr="000F4855" w:rsidRDefault="00DB2D52" w:rsidP="000B1248">
            <w:pPr>
              <w:spacing w:before="0" w:after="0"/>
              <w:ind w:left="251"/>
            </w:pPr>
            <w:r>
              <w:t>Kit shipping events</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CDRDS.DR_PATIENT</w:t>
            </w:r>
          </w:p>
        </w:tc>
        <w:tc>
          <w:tcPr>
            <w:tcW w:w="0" w:type="auto"/>
          </w:tcPr>
          <w:p w:rsidR="000B1248" w:rsidRPr="000F4855" w:rsidRDefault="000B1248" w:rsidP="000B1248">
            <w:pPr>
              <w:spacing w:before="0" w:after="0"/>
              <w:ind w:left="251"/>
            </w:pPr>
            <w:r>
              <w:t>patientRecord</w:t>
            </w:r>
            <w:r w:rsidR="00DB2D52">
              <w:t xml:space="preserve"> (CTC only)</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DR_PROCESSEVT</w:t>
            </w:r>
          </w:p>
        </w:tc>
        <w:tc>
          <w:tcPr>
            <w:tcW w:w="0" w:type="auto"/>
          </w:tcPr>
          <w:p w:rsidR="000B1248" w:rsidRPr="000F4855" w:rsidRDefault="000B1248" w:rsidP="000B1248">
            <w:pPr>
              <w:spacing w:before="0" w:after="0"/>
              <w:ind w:left="251"/>
            </w:pPr>
            <w:r w:rsidRPr="000F4855">
              <w:t>processingEvent</w:t>
            </w:r>
          </w:p>
        </w:tc>
      </w:tr>
      <w:tr w:rsidR="000B1248" w:rsidRPr="000F4855" w:rsidTr="000B1248">
        <w:trPr>
          <w:jc w:val="center"/>
        </w:trPr>
        <w:tc>
          <w:tcPr>
            <w:tcW w:w="0" w:type="auto"/>
          </w:tcPr>
          <w:p w:rsidR="000B1248" w:rsidRPr="000F4855" w:rsidRDefault="000B1248" w:rsidP="000B1248">
            <w:pPr>
              <w:spacing w:before="0" w:after="0"/>
              <w:ind w:left="180"/>
            </w:pPr>
            <w:r w:rsidRPr="000F4855">
              <w:t>CDRDS.QUERY</w:t>
            </w:r>
          </w:p>
        </w:tc>
        <w:tc>
          <w:tcPr>
            <w:tcW w:w="0" w:type="auto"/>
          </w:tcPr>
          <w:p w:rsidR="000B1248" w:rsidRPr="000F4855" w:rsidRDefault="00DB2D52" w:rsidP="000B1248">
            <w:pPr>
              <w:spacing w:before="0" w:after="0"/>
              <w:ind w:left="251"/>
            </w:pPr>
            <w:r w:rsidRPr="000F4855">
              <w:t>Q</w:t>
            </w:r>
            <w:r w:rsidR="000B1248" w:rsidRPr="000F4855">
              <w:t>uery</w:t>
            </w:r>
          </w:p>
        </w:tc>
      </w:tr>
      <w:tr w:rsidR="000B1248" w:rsidRPr="000F4855" w:rsidTr="000B1248">
        <w:trPr>
          <w:jc w:val="center"/>
        </w:trPr>
        <w:tc>
          <w:tcPr>
            <w:tcW w:w="0" w:type="auto"/>
          </w:tcPr>
          <w:p w:rsidR="000B1248" w:rsidRPr="000F4855" w:rsidRDefault="000B1248" w:rsidP="00DB2D52">
            <w:pPr>
              <w:spacing w:before="0" w:after="0"/>
              <w:ind w:left="180"/>
            </w:pPr>
            <w:r w:rsidRPr="000F4855">
              <w:t>CDRDS.QUERY_RESPONSE</w:t>
            </w:r>
          </w:p>
        </w:tc>
        <w:tc>
          <w:tcPr>
            <w:tcW w:w="0" w:type="auto"/>
          </w:tcPr>
          <w:p w:rsidR="000B1248" w:rsidRPr="000F4855" w:rsidRDefault="00DB2D52" w:rsidP="000B1248">
            <w:pPr>
              <w:spacing w:before="0" w:after="0"/>
              <w:ind w:left="251"/>
            </w:pPr>
            <w:r>
              <w:t>Query Response</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QUERY_ATTACHMENT</w:t>
            </w:r>
          </w:p>
        </w:tc>
        <w:tc>
          <w:tcPr>
            <w:tcW w:w="0" w:type="auto"/>
          </w:tcPr>
          <w:p w:rsidR="000B1248" w:rsidRPr="000F4855" w:rsidRDefault="00DB2D52" w:rsidP="000B1248">
            <w:pPr>
              <w:spacing w:before="0" w:after="0"/>
              <w:ind w:left="251"/>
            </w:pPr>
            <w:r>
              <w:t>Query attachment</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DR_SHIPEVT</w:t>
            </w:r>
          </w:p>
        </w:tc>
        <w:tc>
          <w:tcPr>
            <w:tcW w:w="0" w:type="auto"/>
          </w:tcPr>
          <w:p w:rsidR="000B1248" w:rsidRPr="000F4855" w:rsidRDefault="000B1248" w:rsidP="000B1248">
            <w:pPr>
              <w:spacing w:before="0" w:after="0"/>
              <w:ind w:left="251"/>
            </w:pPr>
            <w:r w:rsidRPr="000F4855">
              <w:t>shippingEvent</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DR_SHIP_DISCREP</w:t>
            </w:r>
          </w:p>
        </w:tc>
        <w:tc>
          <w:tcPr>
            <w:tcW w:w="0" w:type="auto"/>
          </w:tcPr>
          <w:p w:rsidR="000B1248" w:rsidRPr="000F4855" w:rsidRDefault="00DB2D52" w:rsidP="000B1248">
            <w:pPr>
              <w:spacing w:before="0" w:after="0"/>
              <w:ind w:left="251"/>
            </w:pPr>
            <w:r>
              <w:t>Shipment discrepancies</w:t>
            </w:r>
          </w:p>
        </w:tc>
      </w:tr>
      <w:tr w:rsidR="000B1248" w:rsidRPr="000F4855" w:rsidTr="000B1248">
        <w:trPr>
          <w:jc w:val="center"/>
        </w:trPr>
        <w:tc>
          <w:tcPr>
            <w:tcW w:w="0" w:type="auto"/>
          </w:tcPr>
          <w:p w:rsidR="000B1248" w:rsidRPr="000F4855" w:rsidRDefault="00DB2D52" w:rsidP="00DB2D52">
            <w:pPr>
              <w:spacing w:before="0" w:after="0"/>
              <w:ind w:left="180"/>
            </w:pPr>
            <w:r>
              <w:t>CDRDS.</w:t>
            </w:r>
            <w:r w:rsidR="000B1248" w:rsidRPr="000F4855">
              <w:t>DR_SLIDE</w:t>
            </w:r>
          </w:p>
        </w:tc>
        <w:tc>
          <w:tcPr>
            <w:tcW w:w="0" w:type="auto"/>
          </w:tcPr>
          <w:p w:rsidR="000B1248" w:rsidRPr="000F4855" w:rsidRDefault="00DB2D52" w:rsidP="000B1248">
            <w:pPr>
              <w:spacing w:before="0" w:after="0"/>
              <w:ind w:left="251"/>
            </w:pPr>
            <w:r>
              <w:t>Slide meta data</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DR_SLIDE_SHIP_EVENTS</w:t>
            </w:r>
          </w:p>
        </w:tc>
        <w:tc>
          <w:tcPr>
            <w:tcW w:w="0" w:type="auto"/>
          </w:tcPr>
          <w:p w:rsidR="000B1248" w:rsidRPr="000F4855" w:rsidRDefault="00DB2D52" w:rsidP="000B1248">
            <w:pPr>
              <w:spacing w:before="0" w:after="0"/>
              <w:ind w:left="251"/>
            </w:pPr>
            <w:r>
              <w:t>Slide shipment events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DR_SLIDE_PROCESS_EVENTS</w:t>
            </w:r>
          </w:p>
        </w:tc>
        <w:tc>
          <w:tcPr>
            <w:tcW w:w="0" w:type="auto"/>
          </w:tcPr>
          <w:p w:rsidR="000B1248" w:rsidRPr="000F4855" w:rsidRDefault="00DB2D52" w:rsidP="000B1248">
            <w:pPr>
              <w:spacing w:before="0" w:after="0"/>
              <w:ind w:left="251"/>
            </w:pPr>
            <w:r>
              <w:t>Slide processing events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DR_SPECIMEN</w:t>
            </w:r>
          </w:p>
        </w:tc>
        <w:tc>
          <w:tcPr>
            <w:tcW w:w="0" w:type="auto"/>
          </w:tcPr>
          <w:p w:rsidR="000B1248" w:rsidRPr="000F4855" w:rsidRDefault="000B1248" w:rsidP="000B1248">
            <w:pPr>
              <w:spacing w:before="0" w:after="0"/>
              <w:ind w:left="251"/>
            </w:pPr>
            <w:r w:rsidRPr="000F4855">
              <w:t>specimenRecord</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DR_SPECIMEN_DISCREPS</w:t>
            </w:r>
          </w:p>
        </w:tc>
        <w:tc>
          <w:tcPr>
            <w:tcW w:w="0" w:type="auto"/>
          </w:tcPr>
          <w:p w:rsidR="000B1248" w:rsidRPr="000F4855" w:rsidRDefault="00DB2D52" w:rsidP="000B1248">
            <w:pPr>
              <w:spacing w:before="0" w:after="0"/>
              <w:ind w:left="251"/>
            </w:pPr>
            <w:r>
              <w:t>Specimen discrepancies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DR_SPECIMEN_PROCESS_EVENTS</w:t>
            </w:r>
          </w:p>
        </w:tc>
        <w:tc>
          <w:tcPr>
            <w:tcW w:w="0" w:type="auto"/>
          </w:tcPr>
          <w:p w:rsidR="000B1248" w:rsidRPr="000F4855" w:rsidRDefault="00DB2D52" w:rsidP="000B1248">
            <w:pPr>
              <w:spacing w:before="0" w:after="0"/>
              <w:ind w:left="251"/>
            </w:pPr>
            <w:r>
              <w:t>Specimen processing events</w:t>
            </w:r>
          </w:p>
        </w:tc>
      </w:tr>
      <w:tr w:rsidR="000B1248" w:rsidRPr="000F4855" w:rsidTr="000B1248">
        <w:trPr>
          <w:jc w:val="center"/>
        </w:trPr>
        <w:tc>
          <w:tcPr>
            <w:tcW w:w="0" w:type="auto"/>
          </w:tcPr>
          <w:p w:rsidR="000B1248" w:rsidRPr="000F4855" w:rsidRDefault="00DB2D52" w:rsidP="000B1248">
            <w:pPr>
              <w:spacing w:before="0" w:after="0"/>
              <w:ind w:left="180"/>
            </w:pPr>
            <w:r>
              <w:t>CDRDS.</w:t>
            </w:r>
            <w:r w:rsidR="000B1248" w:rsidRPr="000F4855">
              <w:t>DR_SPECIMEN_SHIP_EVENTS</w:t>
            </w:r>
          </w:p>
        </w:tc>
        <w:tc>
          <w:tcPr>
            <w:tcW w:w="0" w:type="auto"/>
          </w:tcPr>
          <w:p w:rsidR="000B1248" w:rsidRPr="000F4855" w:rsidRDefault="00DB2D52" w:rsidP="000B1248">
            <w:pPr>
              <w:spacing w:before="0" w:after="0"/>
              <w:ind w:left="251"/>
            </w:pPr>
            <w:r>
              <w:t>Specimen shipment events</w:t>
            </w:r>
          </w:p>
        </w:tc>
      </w:tr>
    </w:tbl>
    <w:p w:rsidR="000B1248" w:rsidRDefault="000B1248" w:rsidP="000B1248">
      <w:pPr>
        <w:pStyle w:val="BodyText"/>
      </w:pPr>
      <w:r>
        <w:lastRenderedPageBreak/>
        <w:fldChar w:fldCharType="begin"/>
      </w:r>
      <w:r>
        <w:instrText xml:space="preserve"> REF _Ref422319198 \h </w:instrText>
      </w:r>
      <w:r>
        <w:fldChar w:fldCharType="separate"/>
      </w:r>
      <w:r w:rsidR="00702208" w:rsidRPr="003E2FB5">
        <w:t xml:space="preserve">Figure </w:t>
      </w:r>
      <w:r w:rsidR="00702208">
        <w:rPr>
          <w:noProof/>
        </w:rPr>
        <w:t>18</w:t>
      </w:r>
      <w:r>
        <w:fldChar w:fldCharType="end"/>
      </w:r>
      <w:r>
        <w:t xml:space="preserve"> shows the tables in </w:t>
      </w:r>
      <w:r w:rsidR="00DB2D52">
        <w:t xml:space="preserve">the </w:t>
      </w:r>
      <w:r>
        <w:t>CDR for basic information handling.  When new forms are entered into CDR, additional tables and fields are automatically added by the software, through the Hibernate mechanism in CDR.  This flexibility allows the data entered into CDR to dynamically change, meeting developing requirements.</w:t>
      </w:r>
    </w:p>
    <w:p w:rsidR="000B1248" w:rsidRDefault="000B1248" w:rsidP="000B1248">
      <w:pPr>
        <w:pStyle w:val="BodyText"/>
      </w:pPr>
      <w:r>
        <w:t xml:space="preserve">For example, when CDR is adapted for GTEx, the Oracle tables shown in </w:t>
      </w:r>
      <w:r>
        <w:fldChar w:fldCharType="begin"/>
      </w:r>
      <w:r>
        <w:instrText xml:space="preserve"> REF _Ref435186489 \h </w:instrText>
      </w:r>
      <w:r>
        <w:fldChar w:fldCharType="separate"/>
      </w:r>
      <w:r w:rsidR="00702208" w:rsidRPr="000B1248">
        <w:t xml:space="preserve">Table </w:t>
      </w:r>
      <w:r w:rsidR="00702208">
        <w:rPr>
          <w:noProof/>
        </w:rPr>
        <w:t>10</w:t>
      </w:r>
      <w:r>
        <w:fldChar w:fldCharType="end"/>
      </w:r>
      <w:r>
        <w:t xml:space="preserve"> are generated.  As the requirements for GTEx change, either by supporting additional SOPs, or revising prior SOPs, this table structure will change automatically.</w:t>
      </w:r>
    </w:p>
    <w:p w:rsidR="001A7759" w:rsidRPr="002A3533" w:rsidRDefault="001A7759" w:rsidP="001A7759">
      <w:pPr>
        <w:pStyle w:val="BodyText"/>
      </w:pPr>
      <w:r>
        <w:t xml:space="preserve">The detailed PDF files containing </w:t>
      </w:r>
      <w:r>
        <w:fldChar w:fldCharType="begin"/>
      </w:r>
      <w:r>
        <w:instrText xml:space="preserve"> REF _Ref422319198 \h </w:instrText>
      </w:r>
      <w:r>
        <w:fldChar w:fldCharType="separate"/>
      </w:r>
      <w:r w:rsidR="00702208" w:rsidRPr="003E2FB5">
        <w:t xml:space="preserve">Figure </w:t>
      </w:r>
      <w:r w:rsidR="00702208">
        <w:rPr>
          <w:noProof/>
        </w:rPr>
        <w:t>18</w:t>
      </w:r>
      <w:r>
        <w:fldChar w:fldCharType="end"/>
      </w:r>
      <w:r>
        <w:t xml:space="preserve"> are available as documented in </w:t>
      </w:r>
      <w:r>
        <w:fldChar w:fldCharType="begin"/>
      </w:r>
      <w:r>
        <w:instrText xml:space="preserve"> REF _Ref424901037 \n \h </w:instrText>
      </w:r>
      <w:r>
        <w:fldChar w:fldCharType="separate"/>
      </w:r>
      <w:r w:rsidR="00702208">
        <w:t>Appendix B</w:t>
      </w:r>
      <w:r>
        <w:fldChar w:fldCharType="end"/>
      </w:r>
    </w:p>
    <w:p w:rsidR="000B1248" w:rsidRDefault="000B1248" w:rsidP="000B1248">
      <w:pPr>
        <w:sectPr w:rsidR="000B1248" w:rsidSect="00A6119A">
          <w:headerReference w:type="default" r:id="rId31"/>
          <w:footerReference w:type="default" r:id="rId32"/>
          <w:pgSz w:w="12240" w:h="15840"/>
          <w:pgMar w:top="1008" w:right="1008" w:bottom="1008" w:left="1008" w:header="432" w:footer="432" w:gutter="0"/>
          <w:cols w:space="720"/>
          <w:docGrid w:linePitch="360"/>
        </w:sectPr>
      </w:pPr>
    </w:p>
    <w:p w:rsidR="000B1248" w:rsidRDefault="000B1248" w:rsidP="000B1248"/>
    <w:p w:rsidR="000B1248" w:rsidRPr="000B1248" w:rsidRDefault="000B1248" w:rsidP="000B1248"/>
    <w:p w:rsidR="00F10EC7" w:rsidRDefault="00DB48A0" w:rsidP="00F10EC7">
      <w:pPr>
        <w:pStyle w:val="BodyText"/>
        <w:keepNext/>
      </w:pPr>
      <w:r>
        <w:pict w14:anchorId="79263E8C">
          <v:shape id="_x0000_i1032" type="#_x0000_t75" style="width:642.55pt;height:436.15pt">
            <v:imagedata r:id="rId33" o:title=""/>
          </v:shape>
        </w:pict>
      </w:r>
    </w:p>
    <w:p w:rsidR="00F870B9" w:rsidRPr="002A3533" w:rsidRDefault="00F10EC7" w:rsidP="008B4263">
      <w:pPr>
        <w:pStyle w:val="Caption"/>
      </w:pPr>
      <w:bookmarkStart w:id="158" w:name="_Ref422319198"/>
      <w:bookmarkStart w:id="159" w:name="_Toc435195104"/>
      <w:r w:rsidRPr="003E2FB5">
        <w:t xml:space="preserve">Figure </w:t>
      </w:r>
      <w:r w:rsidRPr="003E2FB5">
        <w:fldChar w:fldCharType="begin"/>
      </w:r>
      <w:r w:rsidRPr="003E2FB5">
        <w:instrText xml:space="preserve"> SEQ Figure \* ARABIC </w:instrText>
      </w:r>
      <w:r w:rsidRPr="003E2FB5">
        <w:fldChar w:fldCharType="separate"/>
      </w:r>
      <w:r w:rsidR="00702208">
        <w:t>18</w:t>
      </w:r>
      <w:r w:rsidRPr="003E2FB5">
        <w:fldChar w:fldCharType="end"/>
      </w:r>
      <w:bookmarkEnd w:id="158"/>
      <w:r w:rsidRPr="003E2FB5">
        <w:t>- Study Agnostic Tables for CDR</w:t>
      </w:r>
      <w:bookmarkEnd w:id="159"/>
    </w:p>
    <w:p w:rsidR="000B1248" w:rsidRDefault="000B1248" w:rsidP="008B4263">
      <w:pPr>
        <w:pStyle w:val="Caption"/>
        <w:sectPr w:rsidR="000B1248" w:rsidSect="000B1248">
          <w:pgSz w:w="15840" w:h="12240" w:orient="landscape"/>
          <w:pgMar w:top="1008" w:right="1008" w:bottom="1008" w:left="1008" w:header="432" w:footer="432" w:gutter="0"/>
          <w:cols w:space="720"/>
          <w:docGrid w:linePitch="360"/>
        </w:sectPr>
      </w:pPr>
    </w:p>
    <w:p w:rsidR="00786E9C" w:rsidRPr="00D34EC0" w:rsidRDefault="00786E9C" w:rsidP="00786E9C">
      <w:pPr>
        <w:pStyle w:val="Heading2"/>
        <w:rPr>
          <w:rFonts w:ascii="Arial" w:hAnsi="Arial" w:cs="Arial"/>
        </w:rPr>
      </w:pPr>
      <w:bookmarkStart w:id="160" w:name="_Toc180482607"/>
      <w:bookmarkStart w:id="161" w:name="_Toc197060760"/>
      <w:bookmarkStart w:id="162" w:name="_Toc237402968"/>
      <w:bookmarkStart w:id="163" w:name="_Toc422236943"/>
      <w:bookmarkStart w:id="164" w:name="_Toc435195074"/>
      <w:r w:rsidRPr="00D34EC0">
        <w:rPr>
          <w:rFonts w:ascii="Arial" w:hAnsi="Arial" w:cs="Arial"/>
        </w:rPr>
        <w:lastRenderedPageBreak/>
        <w:t>Data Conversion</w:t>
      </w:r>
      <w:bookmarkEnd w:id="160"/>
      <w:bookmarkEnd w:id="161"/>
      <w:bookmarkEnd w:id="162"/>
      <w:r w:rsidR="00AA7068">
        <w:rPr>
          <w:rFonts w:ascii="Arial" w:hAnsi="Arial" w:cs="Arial"/>
        </w:rPr>
        <w:t xml:space="preserve"> and DE-</w:t>
      </w:r>
      <w:r w:rsidR="00056BA7">
        <w:rPr>
          <w:rFonts w:ascii="Arial" w:hAnsi="Arial" w:cs="Arial"/>
        </w:rPr>
        <w:t>Identification</w:t>
      </w:r>
      <w:bookmarkEnd w:id="163"/>
      <w:bookmarkEnd w:id="164"/>
    </w:p>
    <w:p w:rsidR="00750937" w:rsidRDefault="008D0DB0" w:rsidP="00750937">
      <w:pPr>
        <w:pStyle w:val="BodyText"/>
      </w:pPr>
      <w:r>
        <w:t>No data conversion is done by the CDR.  Users enter data in one or more electronic forms</w:t>
      </w:r>
      <w:r w:rsidR="004A600A">
        <w:t>, and data get persisted in the database unchanged</w:t>
      </w:r>
      <w:r>
        <w:t xml:space="preserve">.  Where applicable, </w:t>
      </w:r>
      <w:r w:rsidR="004E71B7">
        <w:t xml:space="preserve">input </w:t>
      </w:r>
      <w:r w:rsidR="00BD22B2">
        <w:t xml:space="preserve">values </w:t>
      </w:r>
      <w:r>
        <w:t xml:space="preserve">are tested for </w:t>
      </w:r>
      <w:r w:rsidR="004A600A">
        <w:t xml:space="preserve">acceptable </w:t>
      </w:r>
      <w:r w:rsidR="007E0EC6">
        <w:t>ranges</w:t>
      </w:r>
      <w:r w:rsidR="004E71B7">
        <w:t>, either absolutely (e.g., the height of a person cannot be negative), or because of the value entered in other fields</w:t>
      </w:r>
      <w:r w:rsidR="007E0EC6">
        <w:t>.</w:t>
      </w:r>
    </w:p>
    <w:p w:rsidR="008D0DB0" w:rsidRDefault="008D0DB0" w:rsidP="00750937">
      <w:pPr>
        <w:pStyle w:val="BodyText"/>
      </w:pPr>
      <w:r>
        <w:t>PHI data may be entered on severa</w:t>
      </w:r>
      <w:r w:rsidR="007E0EC6">
        <w:t xml:space="preserve">l of the forms managed by CDR. The level of PHI stored is restricted to a limited data set (LDS). </w:t>
      </w:r>
      <w:r>
        <w:t xml:space="preserve">This </w:t>
      </w:r>
      <w:r w:rsidR="007E0EC6">
        <w:t xml:space="preserve">LDS </w:t>
      </w:r>
      <w:r>
        <w:t xml:space="preserve">data is stored in the underlying database. Access </w:t>
      </w:r>
      <w:r w:rsidR="007E0EC6">
        <w:t xml:space="preserve">to areas of the CDR containing LDS data </w:t>
      </w:r>
      <w:r>
        <w:t xml:space="preserve">is controlled </w:t>
      </w:r>
      <w:r w:rsidR="00D161DD">
        <w:t xml:space="preserve">both </w:t>
      </w:r>
      <w:r>
        <w:t xml:space="preserve">by </w:t>
      </w:r>
      <w:r w:rsidR="00BD22B2">
        <w:t xml:space="preserve">user entitlements and role, and </w:t>
      </w:r>
      <w:r w:rsidR="00D161DD">
        <w:t xml:space="preserve">by </w:t>
      </w:r>
      <w:r>
        <w:t xml:space="preserve">validation against </w:t>
      </w:r>
      <w:r w:rsidR="004F53F4">
        <w:t>Spring Security</w:t>
      </w:r>
      <w:r>
        <w:t>.  If authorized</w:t>
      </w:r>
      <w:r w:rsidR="007E0EC6">
        <w:t>,</w:t>
      </w:r>
      <w:r w:rsidR="00BD22B2">
        <w:t xml:space="preserve"> full LDS data</w:t>
      </w:r>
      <w:r>
        <w:t xml:space="preserve"> may be displayed on screens and reported;</w:t>
      </w:r>
      <w:r w:rsidR="00BD22B2">
        <w:t xml:space="preserve"> otherwise, data is </w:t>
      </w:r>
      <w:r w:rsidR="00056BA7">
        <w:t>de-identified</w:t>
      </w:r>
      <w:r w:rsidR="00AA7068">
        <w:t xml:space="preserve"> through </w:t>
      </w:r>
      <w:r w:rsidR="00BD22B2">
        <w:t>dynamic</w:t>
      </w:r>
      <w:r w:rsidR="00AA7068">
        <w:t xml:space="preserve"> content redaction. Examples of </w:t>
      </w:r>
      <w:r w:rsidR="00056BA7">
        <w:t>de-identified</w:t>
      </w:r>
      <w:r w:rsidR="00AA7068">
        <w:t xml:space="preserve"> elements include locations, birth dates, </w:t>
      </w:r>
      <w:r>
        <w:t xml:space="preserve">dates of procedures, or dates </w:t>
      </w:r>
      <w:r w:rsidR="001F1D61">
        <w:t xml:space="preserve">in relation to </w:t>
      </w:r>
      <w:r>
        <w:t>which procedure</w:t>
      </w:r>
      <w:r w:rsidR="00AA7068">
        <w:t>s were performed or may be deduced, etc. are abstracted to years-only</w:t>
      </w:r>
      <w:r>
        <w:t>.</w:t>
      </w:r>
      <w:r w:rsidR="00BD22B2">
        <w:t xml:space="preserve"> This dynamic redaction is performed on the fly by the server at the stage of rendering of web service payloads or </w:t>
      </w:r>
      <w:r w:rsidR="0040026F">
        <w:t xml:space="preserve">as </w:t>
      </w:r>
      <w:r w:rsidR="00BD22B2">
        <w:t xml:space="preserve">HTML screens </w:t>
      </w:r>
      <w:r w:rsidR="0040026F">
        <w:t xml:space="preserve">are </w:t>
      </w:r>
      <w:r w:rsidR="00BD22B2">
        <w:t>generated.</w:t>
      </w:r>
    </w:p>
    <w:p w:rsidR="008D0DB0" w:rsidRDefault="008D0DB0" w:rsidP="00750937">
      <w:pPr>
        <w:pStyle w:val="BodyText"/>
      </w:pPr>
      <w:r>
        <w:t>Data may be aggregated in various ways for reporting</w:t>
      </w:r>
      <w:r w:rsidR="00BD22B2">
        <w:t xml:space="preserve"> and analytics</w:t>
      </w:r>
      <w:r>
        <w:t xml:space="preserve">. These aggregations may rely on </w:t>
      </w:r>
      <w:r w:rsidR="00BD22B2">
        <w:t>or contain LDS</w:t>
      </w:r>
      <w:r>
        <w:t xml:space="preserve"> data</w:t>
      </w:r>
      <w:r w:rsidR="00BD22B2">
        <w:t>. Access to these reports is also validated against Spring Security.</w:t>
      </w:r>
    </w:p>
    <w:p w:rsidR="00786E9C" w:rsidRPr="00D34EC0" w:rsidRDefault="00786E9C" w:rsidP="00786E9C">
      <w:pPr>
        <w:pStyle w:val="Heading2"/>
        <w:rPr>
          <w:rFonts w:ascii="Arial" w:hAnsi="Arial" w:cs="Arial"/>
        </w:rPr>
      </w:pPr>
      <w:bookmarkStart w:id="165" w:name="_Toc180482608"/>
      <w:bookmarkStart w:id="166" w:name="_Toc197060761"/>
      <w:bookmarkStart w:id="167" w:name="_Toc237402969"/>
      <w:bookmarkStart w:id="168" w:name="_Toc422236944"/>
      <w:bookmarkStart w:id="169" w:name="_Toc435195075"/>
      <w:r w:rsidRPr="00D34EC0">
        <w:rPr>
          <w:rFonts w:ascii="Arial" w:hAnsi="Arial" w:cs="Arial"/>
        </w:rPr>
        <w:t>Application Program Interfaces</w:t>
      </w:r>
      <w:bookmarkEnd w:id="165"/>
      <w:bookmarkEnd w:id="166"/>
      <w:bookmarkEnd w:id="167"/>
      <w:bookmarkEnd w:id="168"/>
      <w:bookmarkEnd w:id="169"/>
    </w:p>
    <w:p w:rsidR="00BA3556" w:rsidRPr="00BA3556" w:rsidRDefault="00E5217B" w:rsidP="00080DD8">
      <w:r>
        <w:t>The CDR</w:t>
      </w:r>
      <w:r w:rsidR="00584178">
        <w:t>-DS</w:t>
      </w:r>
      <w:r>
        <w:t xml:space="preserve"> and CDR-AR code is documented independently in the </w:t>
      </w:r>
      <w:r w:rsidRPr="00080DD8">
        <w:rPr>
          <w:u w:val="single"/>
        </w:rPr>
        <w:t>CDR Groovy Code Documentation</w:t>
      </w:r>
      <w:r w:rsidR="003E2FB5">
        <w:rPr>
          <w:u w:val="single"/>
        </w:rPr>
        <w:t xml:space="preserve"> </w:t>
      </w:r>
      <w:r w:rsidR="003E2FB5" w:rsidRPr="006174B5">
        <w:rPr>
          <w:u w:val="single"/>
        </w:rPr>
        <w:t>and the</w:t>
      </w:r>
      <w:r w:rsidR="003E2FB5">
        <w:t xml:space="preserve"> CDR CDI document</w:t>
      </w:r>
      <w:r>
        <w:t xml:space="preserve">.  The availability of </w:t>
      </w:r>
      <w:r w:rsidR="006174B5">
        <w:t xml:space="preserve">both of these documents </w:t>
      </w:r>
      <w:r>
        <w:t xml:space="preserve">is described in </w:t>
      </w:r>
      <w:r w:rsidR="008A24B9">
        <w:fldChar w:fldCharType="begin"/>
      </w:r>
      <w:r w:rsidR="008A24B9">
        <w:instrText xml:space="preserve"> REF _Ref424901793 \n \h </w:instrText>
      </w:r>
      <w:r w:rsidR="008A24B9">
        <w:fldChar w:fldCharType="separate"/>
      </w:r>
      <w:r w:rsidR="00702208">
        <w:t>Appendix B</w:t>
      </w:r>
      <w:r w:rsidR="008A24B9">
        <w:fldChar w:fldCharType="end"/>
      </w:r>
      <w:r w:rsidR="00452DD1">
        <w:t>.</w:t>
      </w:r>
    </w:p>
    <w:p w:rsidR="00786E9C" w:rsidRPr="00D34EC0" w:rsidRDefault="00786E9C" w:rsidP="00786E9C">
      <w:pPr>
        <w:pStyle w:val="Heading2"/>
        <w:rPr>
          <w:rFonts w:ascii="Arial" w:hAnsi="Arial" w:cs="Arial"/>
        </w:rPr>
      </w:pPr>
      <w:bookmarkStart w:id="170" w:name="_Toc180482609"/>
      <w:bookmarkStart w:id="171" w:name="_Toc197060762"/>
      <w:bookmarkStart w:id="172" w:name="_Toc237402970"/>
      <w:bookmarkStart w:id="173" w:name="_Toc422236945"/>
      <w:bookmarkStart w:id="174" w:name="_Toc435195076"/>
      <w:r w:rsidRPr="00D34EC0">
        <w:rPr>
          <w:rFonts w:ascii="Arial" w:hAnsi="Arial" w:cs="Arial"/>
        </w:rPr>
        <w:t>User Interface Design</w:t>
      </w:r>
      <w:bookmarkEnd w:id="170"/>
      <w:bookmarkEnd w:id="171"/>
      <w:bookmarkEnd w:id="172"/>
      <w:bookmarkEnd w:id="173"/>
      <w:bookmarkEnd w:id="174"/>
    </w:p>
    <w:p w:rsidR="007703B5" w:rsidRDefault="007703B5" w:rsidP="003636F6">
      <w:r>
        <w:t>The CDR’s User Interface (UI) Design is based on standard web templating</w:t>
      </w:r>
      <w:r w:rsidR="00082F98">
        <w:t xml:space="preserve">, </w:t>
      </w:r>
      <w:r w:rsidR="00606928">
        <w:t xml:space="preserve">using </w:t>
      </w:r>
      <w:r w:rsidR="00056BA7">
        <w:t>SiteMesh</w:t>
      </w:r>
      <w:r>
        <w:t xml:space="preserve">, scripting and </w:t>
      </w:r>
      <w:r w:rsidR="001F1D61">
        <w:t>cascading style sheets (CSS)</w:t>
      </w:r>
      <w:r>
        <w:t xml:space="preserve">. HTML, JavaScript and CSS are embedded in Groovy Server Pages, which are rendered </w:t>
      </w:r>
      <w:r w:rsidR="000F60DE">
        <w:t>in the client</w:t>
      </w:r>
      <w:r>
        <w:t xml:space="preserve"> with live data. The rendered output is a standards compliant, cross-browser compatible HTML page.</w:t>
      </w:r>
    </w:p>
    <w:p w:rsidR="007703B5" w:rsidRDefault="007703B5" w:rsidP="003636F6">
      <w:r>
        <w:t xml:space="preserve">The UI requirements for the CDR were minimal with respect to how the site was to look to the </w:t>
      </w:r>
      <w:r w:rsidR="006174B5">
        <w:t xml:space="preserve">BSS </w:t>
      </w:r>
      <w:r>
        <w:t xml:space="preserve">users. </w:t>
      </w:r>
      <w:r w:rsidR="001A7759">
        <w:t xml:space="preserve"> Users of CDR are very familiar with paper forms, so the user interface is designed to look and act much like an electronic version of the paper artifacts. </w:t>
      </w:r>
      <w:r w:rsidR="009051B0">
        <w:t>The primary UI includes tables, lists and dynamic elements populated based on user input and response. The web forms designed to capture clinical data were based on the program SOPs for data capture</w:t>
      </w:r>
      <w:r w:rsidR="000F60DE">
        <w:t>.</w:t>
      </w:r>
      <w:r w:rsidR="009051B0">
        <w:t xml:space="preserve"> </w:t>
      </w:r>
      <w:r w:rsidR="001A7759">
        <w:t xml:space="preserve">All users share the same style of interface, but fields, and entire pages, are restricted from some users.  Each user field is Spring-loaded, so the capabilities of the user logged in are authenticated before display, or </w:t>
      </w:r>
      <w:r w:rsidR="000F60DE">
        <w:t xml:space="preserve">before </w:t>
      </w:r>
      <w:r w:rsidR="001A7759">
        <w:t>the user is allowed to enter/change any information.</w:t>
      </w:r>
    </w:p>
    <w:p w:rsidR="00D2386D" w:rsidRPr="00080DD8" w:rsidRDefault="00D2386D" w:rsidP="00EB5A22">
      <w:pPr>
        <w:pStyle w:val="Heading3"/>
        <w:rPr>
          <w:rFonts w:ascii="Arial" w:hAnsi="Arial" w:cs="Arial"/>
        </w:rPr>
      </w:pPr>
      <w:bookmarkStart w:id="175" w:name="_Toc422236946"/>
      <w:bookmarkStart w:id="176" w:name="_Toc435195077"/>
      <w:r w:rsidRPr="00080DD8">
        <w:rPr>
          <w:rFonts w:ascii="Arial" w:hAnsi="Arial" w:cs="Arial"/>
        </w:rPr>
        <w:t>Users, Roles and Audiences</w:t>
      </w:r>
      <w:bookmarkEnd w:id="175"/>
      <w:bookmarkEnd w:id="176"/>
    </w:p>
    <w:p w:rsidR="00D2386D" w:rsidRDefault="00D2386D" w:rsidP="00C75721">
      <w:r>
        <w:t xml:space="preserve">The CDR had to support different user types, roles and privileges. Some of these users were external to the CDR, some internal. </w:t>
      </w:r>
      <w:r w:rsidR="001F1D61">
        <w:t xml:space="preserve">These </w:t>
      </w:r>
      <w:r>
        <w:t xml:space="preserve">users either had read-write access to the data, or just read-only. Some roles could only see certain aspects of the programs supported by the CDR, while others could only see data generated by their particular </w:t>
      </w:r>
      <w:r w:rsidR="007F5F21">
        <w:t>organization. Figure</w:t>
      </w:r>
      <w:r w:rsidR="000F60DE">
        <w:t xml:space="preserve"> 19</w:t>
      </w:r>
      <w:r>
        <w:t xml:space="preserve"> </w:t>
      </w:r>
      <w:r w:rsidR="00F04AC8">
        <w:t xml:space="preserve">is </w:t>
      </w:r>
      <w:r>
        <w:t xml:space="preserve">a table </w:t>
      </w:r>
      <w:r w:rsidR="00A058FC">
        <w:t xml:space="preserve">showing </w:t>
      </w:r>
      <w:r>
        <w:t>the roles and privileges supported by the CDR. Each role is configured and validated against Spring Security upon login. A user’s privileges are tied with their role</w:t>
      </w:r>
      <w:r w:rsidR="00F04AC8">
        <w:t>,</w:t>
      </w:r>
      <w:r>
        <w:t xml:space="preserve"> and organization. This combination determines their privilege and access level.</w:t>
      </w:r>
    </w:p>
    <w:tbl>
      <w:tblPr>
        <w:tblW w:w="0" w:type="auto"/>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260"/>
        <w:gridCol w:w="1545"/>
        <w:gridCol w:w="2141"/>
        <w:gridCol w:w="1601"/>
        <w:gridCol w:w="2921"/>
      </w:tblGrid>
      <w:tr w:rsidR="00D2386D" w:rsidTr="00B80529">
        <w:tc>
          <w:tcPr>
            <w:tcW w:w="1260" w:type="dxa"/>
            <w:shd w:val="clear" w:color="auto" w:fill="auto"/>
          </w:tcPr>
          <w:p w:rsidR="00D2386D" w:rsidRPr="006E20E1" w:rsidRDefault="00D2386D" w:rsidP="003E2FB5">
            <w:pPr>
              <w:keepNext/>
              <w:keepLines/>
              <w:spacing w:after="120"/>
              <w:jc w:val="center"/>
              <w:rPr>
                <w:b/>
              </w:rPr>
            </w:pPr>
            <w:r w:rsidRPr="006E20E1">
              <w:rPr>
                <w:b/>
              </w:rPr>
              <w:lastRenderedPageBreak/>
              <w:t>Role</w:t>
            </w:r>
          </w:p>
        </w:tc>
        <w:tc>
          <w:tcPr>
            <w:tcW w:w="1545" w:type="dxa"/>
            <w:shd w:val="clear" w:color="auto" w:fill="auto"/>
          </w:tcPr>
          <w:p w:rsidR="00D2386D" w:rsidRPr="006E20E1" w:rsidRDefault="00D2386D" w:rsidP="003E2FB5">
            <w:pPr>
              <w:keepNext/>
              <w:keepLines/>
              <w:spacing w:after="120"/>
              <w:jc w:val="center"/>
              <w:rPr>
                <w:b/>
              </w:rPr>
            </w:pPr>
            <w:r w:rsidRPr="006E20E1">
              <w:rPr>
                <w:b/>
              </w:rPr>
              <w:t>Write</w:t>
            </w:r>
          </w:p>
        </w:tc>
        <w:tc>
          <w:tcPr>
            <w:tcW w:w="2141" w:type="dxa"/>
            <w:shd w:val="clear" w:color="auto" w:fill="auto"/>
          </w:tcPr>
          <w:p w:rsidR="00D2386D" w:rsidRPr="006E20E1" w:rsidRDefault="00EB1DB6" w:rsidP="003E2FB5">
            <w:pPr>
              <w:keepNext/>
              <w:keepLines/>
              <w:spacing w:after="120"/>
              <w:ind w:left="57"/>
              <w:jc w:val="center"/>
              <w:rPr>
                <w:b/>
              </w:rPr>
            </w:pPr>
            <w:r w:rsidRPr="006E20E1">
              <w:rPr>
                <w:b/>
              </w:rPr>
              <w:t>LDS</w:t>
            </w:r>
            <w:r w:rsidR="00A058FC">
              <w:rPr>
                <w:b/>
              </w:rPr>
              <w:br/>
            </w:r>
            <w:r w:rsidR="00D2386D" w:rsidRPr="006E20E1">
              <w:rPr>
                <w:b/>
              </w:rPr>
              <w:t>(access to</w:t>
            </w:r>
            <w:r>
              <w:rPr>
                <w:b/>
              </w:rPr>
              <w:t xml:space="preserve"> </w:t>
            </w:r>
            <w:r w:rsidR="00D2386D">
              <w:rPr>
                <w:b/>
              </w:rPr>
              <w:t>PII</w:t>
            </w:r>
            <w:r w:rsidR="00D2386D" w:rsidRPr="006E20E1">
              <w:rPr>
                <w:b/>
              </w:rPr>
              <w:t>)</w:t>
            </w:r>
          </w:p>
        </w:tc>
        <w:tc>
          <w:tcPr>
            <w:tcW w:w="1601" w:type="dxa"/>
            <w:shd w:val="clear" w:color="auto" w:fill="auto"/>
          </w:tcPr>
          <w:p w:rsidR="00D2386D" w:rsidRPr="006E20E1" w:rsidRDefault="00D2386D" w:rsidP="003E2FB5">
            <w:pPr>
              <w:keepNext/>
              <w:keepLines/>
              <w:spacing w:after="120"/>
              <w:jc w:val="center"/>
              <w:rPr>
                <w:b/>
              </w:rPr>
            </w:pPr>
            <w:r w:rsidRPr="006E20E1">
              <w:rPr>
                <w:b/>
              </w:rPr>
              <w:t>Global Access</w:t>
            </w:r>
          </w:p>
        </w:tc>
        <w:tc>
          <w:tcPr>
            <w:tcW w:w="2921" w:type="dxa"/>
            <w:shd w:val="clear" w:color="auto" w:fill="auto"/>
          </w:tcPr>
          <w:p w:rsidR="00D2386D" w:rsidRPr="006E20E1" w:rsidRDefault="00D2386D" w:rsidP="003E2FB5">
            <w:pPr>
              <w:keepNext/>
              <w:keepLines/>
              <w:spacing w:after="120"/>
              <w:rPr>
                <w:b/>
                <w:color w:val="000000"/>
              </w:rPr>
            </w:pPr>
            <w:r w:rsidRPr="006E20E1">
              <w:rPr>
                <w:b/>
                <w:color w:val="000000"/>
              </w:rPr>
              <w:t>Notes</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BSS</w:t>
            </w:r>
          </w:p>
        </w:tc>
        <w:tc>
          <w:tcPr>
            <w:tcW w:w="1545" w:type="dxa"/>
            <w:shd w:val="clear" w:color="auto" w:fill="auto"/>
          </w:tcPr>
          <w:p w:rsidR="00D2386D" w:rsidRDefault="00D2386D" w:rsidP="001A2DFA">
            <w:pPr>
              <w:keepNext/>
              <w:keepLines/>
              <w:spacing w:after="120"/>
            </w:pPr>
            <w:r>
              <w:t>Y</w:t>
            </w:r>
          </w:p>
        </w:tc>
        <w:tc>
          <w:tcPr>
            <w:tcW w:w="2141" w:type="dxa"/>
            <w:shd w:val="clear" w:color="auto" w:fill="auto"/>
          </w:tcPr>
          <w:p w:rsidR="00D2386D" w:rsidRDefault="00D2386D" w:rsidP="001A2DFA">
            <w:pPr>
              <w:keepNext/>
              <w:keepLines/>
              <w:spacing w:after="120"/>
            </w:pPr>
            <w:r>
              <w:t>Y</w:t>
            </w:r>
          </w:p>
        </w:tc>
        <w:tc>
          <w:tcPr>
            <w:tcW w:w="1601" w:type="dxa"/>
            <w:shd w:val="clear" w:color="auto" w:fill="auto"/>
          </w:tcPr>
          <w:p w:rsidR="00D2386D" w:rsidRDefault="00D2386D" w:rsidP="001A2DFA">
            <w:pPr>
              <w:keepNext/>
              <w:keepLines/>
              <w:spacing w:after="120"/>
            </w:pPr>
            <w:r>
              <w:t>N</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Biospecimen Source Site staff role</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DM</w:t>
            </w:r>
          </w:p>
        </w:tc>
        <w:tc>
          <w:tcPr>
            <w:tcW w:w="1545" w:type="dxa"/>
            <w:shd w:val="clear" w:color="auto" w:fill="auto"/>
          </w:tcPr>
          <w:p w:rsidR="00D2386D" w:rsidRDefault="00D2386D" w:rsidP="001A2DFA">
            <w:pPr>
              <w:keepNext/>
              <w:keepLines/>
              <w:spacing w:after="120"/>
            </w:pPr>
            <w:r>
              <w:t>Y</w:t>
            </w:r>
          </w:p>
        </w:tc>
        <w:tc>
          <w:tcPr>
            <w:tcW w:w="2141" w:type="dxa"/>
            <w:shd w:val="clear" w:color="auto" w:fill="auto"/>
          </w:tcPr>
          <w:p w:rsidR="00D2386D" w:rsidRDefault="00D2386D" w:rsidP="001A2DFA">
            <w:pPr>
              <w:keepNext/>
              <w:keepLines/>
              <w:spacing w:after="120"/>
            </w:pPr>
            <w:r>
              <w:t>Y</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DM = Data Manager</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PRC</w:t>
            </w:r>
          </w:p>
        </w:tc>
        <w:tc>
          <w:tcPr>
            <w:tcW w:w="1545" w:type="dxa"/>
            <w:shd w:val="clear" w:color="auto" w:fill="auto"/>
          </w:tcPr>
          <w:p w:rsidR="00D2386D" w:rsidRDefault="00D2386D" w:rsidP="001A2DFA">
            <w:pPr>
              <w:keepNext/>
              <w:keepLines/>
              <w:spacing w:after="120"/>
            </w:pPr>
            <w:r>
              <w:t>Y</w:t>
            </w:r>
          </w:p>
        </w:tc>
        <w:tc>
          <w:tcPr>
            <w:tcW w:w="2141" w:type="dxa"/>
            <w:shd w:val="clear" w:color="auto" w:fill="auto"/>
          </w:tcPr>
          <w:p w:rsidR="00D2386D" w:rsidRDefault="00D2386D" w:rsidP="001A2DFA">
            <w:pPr>
              <w:keepNext/>
              <w:keepLines/>
              <w:spacing w:after="120"/>
            </w:pPr>
            <w:r>
              <w:t>N</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 xml:space="preserve">PRC = Pathology </w:t>
            </w:r>
            <w:r w:rsidR="00056BA7" w:rsidRPr="006E20E1">
              <w:rPr>
                <w:color w:val="000000"/>
              </w:rPr>
              <w:t>Resource</w:t>
            </w:r>
            <w:r w:rsidRPr="006E20E1">
              <w:rPr>
                <w:color w:val="000000"/>
              </w:rPr>
              <w:t xml:space="preserve"> Center Pathologist</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LDS</w:t>
            </w:r>
          </w:p>
        </w:tc>
        <w:tc>
          <w:tcPr>
            <w:tcW w:w="1545" w:type="dxa"/>
            <w:shd w:val="clear" w:color="auto" w:fill="auto"/>
          </w:tcPr>
          <w:p w:rsidR="00D2386D" w:rsidRDefault="00D2386D" w:rsidP="001A2DFA">
            <w:pPr>
              <w:keepNext/>
              <w:keepLines/>
              <w:spacing w:after="120"/>
            </w:pPr>
            <w:r>
              <w:t>N</w:t>
            </w:r>
          </w:p>
        </w:tc>
        <w:tc>
          <w:tcPr>
            <w:tcW w:w="2141" w:type="dxa"/>
            <w:shd w:val="clear" w:color="auto" w:fill="auto"/>
          </w:tcPr>
          <w:p w:rsidR="00D2386D" w:rsidRDefault="00D2386D" w:rsidP="001A2DFA">
            <w:pPr>
              <w:keepNext/>
              <w:keepLines/>
              <w:spacing w:after="120"/>
            </w:pPr>
            <w:r>
              <w:t>Y</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LDS = Read only with access to HIPPA identifiers</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R/O</w:t>
            </w:r>
          </w:p>
        </w:tc>
        <w:tc>
          <w:tcPr>
            <w:tcW w:w="1545" w:type="dxa"/>
            <w:shd w:val="clear" w:color="auto" w:fill="auto"/>
          </w:tcPr>
          <w:p w:rsidR="00D2386D" w:rsidRDefault="00D2386D" w:rsidP="001A2DFA">
            <w:pPr>
              <w:keepNext/>
              <w:keepLines/>
              <w:spacing w:after="120"/>
            </w:pPr>
            <w:r>
              <w:t>N</w:t>
            </w:r>
          </w:p>
        </w:tc>
        <w:tc>
          <w:tcPr>
            <w:tcW w:w="2141" w:type="dxa"/>
            <w:shd w:val="clear" w:color="auto" w:fill="auto"/>
          </w:tcPr>
          <w:p w:rsidR="00D2386D" w:rsidRDefault="00D2386D" w:rsidP="001A2DFA">
            <w:pPr>
              <w:keepNext/>
              <w:keepLines/>
              <w:spacing w:after="120"/>
            </w:pPr>
            <w:r>
              <w:t>N</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Basic read only account</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Ext</w:t>
            </w:r>
            <w:r>
              <w:rPr>
                <w:b/>
              </w:rPr>
              <w:t>ernal</w:t>
            </w:r>
            <w:r w:rsidRPr="006E20E1">
              <w:rPr>
                <w:b/>
              </w:rPr>
              <w:t xml:space="preserve"> Org</w:t>
            </w:r>
          </w:p>
        </w:tc>
        <w:tc>
          <w:tcPr>
            <w:tcW w:w="1545" w:type="dxa"/>
            <w:shd w:val="clear" w:color="auto" w:fill="auto"/>
          </w:tcPr>
          <w:p w:rsidR="00D2386D" w:rsidRDefault="00D2386D" w:rsidP="001A2DFA">
            <w:pPr>
              <w:keepNext/>
              <w:keepLines/>
              <w:spacing w:after="120"/>
            </w:pPr>
            <w:r>
              <w:t>N</w:t>
            </w:r>
          </w:p>
        </w:tc>
        <w:tc>
          <w:tcPr>
            <w:tcW w:w="2141" w:type="dxa"/>
            <w:shd w:val="clear" w:color="auto" w:fill="auto"/>
          </w:tcPr>
          <w:p w:rsidR="00D2386D" w:rsidRDefault="00D2386D" w:rsidP="001A2DFA">
            <w:pPr>
              <w:keepNext/>
              <w:keepLines/>
              <w:spacing w:after="120"/>
            </w:pPr>
            <w:r>
              <w:t>N</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External organization limited to a subset of read only data</w:t>
            </w:r>
          </w:p>
        </w:tc>
      </w:tr>
      <w:tr w:rsidR="00D2386D" w:rsidTr="00B80529">
        <w:tc>
          <w:tcPr>
            <w:tcW w:w="1260" w:type="dxa"/>
            <w:shd w:val="clear" w:color="auto" w:fill="auto"/>
          </w:tcPr>
          <w:p w:rsidR="00D2386D" w:rsidRPr="006E20E1" w:rsidRDefault="00D2386D" w:rsidP="003E2FB5">
            <w:pPr>
              <w:keepNext/>
              <w:keepLines/>
              <w:spacing w:after="120"/>
              <w:rPr>
                <w:b/>
              </w:rPr>
            </w:pPr>
            <w:r w:rsidRPr="006E20E1">
              <w:rPr>
                <w:b/>
              </w:rPr>
              <w:t>Super</w:t>
            </w:r>
          </w:p>
        </w:tc>
        <w:tc>
          <w:tcPr>
            <w:tcW w:w="1545" w:type="dxa"/>
            <w:shd w:val="clear" w:color="auto" w:fill="auto"/>
          </w:tcPr>
          <w:p w:rsidR="00D2386D" w:rsidRDefault="00D2386D" w:rsidP="001A2DFA">
            <w:pPr>
              <w:keepNext/>
              <w:keepLines/>
              <w:spacing w:after="120"/>
            </w:pPr>
            <w:r>
              <w:t>Y</w:t>
            </w:r>
          </w:p>
        </w:tc>
        <w:tc>
          <w:tcPr>
            <w:tcW w:w="2141" w:type="dxa"/>
            <w:shd w:val="clear" w:color="auto" w:fill="auto"/>
          </w:tcPr>
          <w:p w:rsidR="00D2386D" w:rsidRDefault="00D2386D" w:rsidP="001A2DFA">
            <w:pPr>
              <w:keepNext/>
              <w:keepLines/>
              <w:spacing w:after="120"/>
            </w:pPr>
            <w:r>
              <w:t>Y</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CDR super user account</w:t>
            </w:r>
          </w:p>
        </w:tc>
      </w:tr>
      <w:tr w:rsidR="00D2386D" w:rsidTr="00B80529">
        <w:tc>
          <w:tcPr>
            <w:tcW w:w="1260" w:type="dxa"/>
            <w:shd w:val="clear" w:color="auto" w:fill="auto"/>
          </w:tcPr>
          <w:p w:rsidR="00D2386D" w:rsidRDefault="00D2386D" w:rsidP="003E2FB5">
            <w:pPr>
              <w:keepNext/>
              <w:keepLines/>
              <w:spacing w:after="120"/>
            </w:pPr>
            <w:r w:rsidRPr="006E20E1">
              <w:rPr>
                <w:b/>
              </w:rPr>
              <w:t>Service (API)</w:t>
            </w:r>
          </w:p>
        </w:tc>
        <w:tc>
          <w:tcPr>
            <w:tcW w:w="1545" w:type="dxa"/>
            <w:shd w:val="clear" w:color="auto" w:fill="auto"/>
          </w:tcPr>
          <w:p w:rsidR="00D2386D" w:rsidRDefault="00D2386D" w:rsidP="001A2DFA">
            <w:pPr>
              <w:keepNext/>
              <w:keepLines/>
              <w:spacing w:after="120"/>
            </w:pPr>
            <w:r>
              <w:t>Y</w:t>
            </w:r>
          </w:p>
        </w:tc>
        <w:tc>
          <w:tcPr>
            <w:tcW w:w="2141" w:type="dxa"/>
            <w:shd w:val="clear" w:color="auto" w:fill="auto"/>
          </w:tcPr>
          <w:p w:rsidR="00D2386D" w:rsidRDefault="00D2386D" w:rsidP="001A2DFA">
            <w:pPr>
              <w:keepNext/>
              <w:keepLines/>
              <w:spacing w:after="120"/>
            </w:pPr>
            <w:r>
              <w:t>N</w:t>
            </w:r>
          </w:p>
        </w:tc>
        <w:tc>
          <w:tcPr>
            <w:tcW w:w="1601" w:type="dxa"/>
            <w:shd w:val="clear" w:color="auto" w:fill="auto"/>
          </w:tcPr>
          <w:p w:rsidR="00D2386D" w:rsidRDefault="00D2386D" w:rsidP="001A2DFA">
            <w:pPr>
              <w:keepNext/>
              <w:keepLines/>
              <w:spacing w:after="120"/>
            </w:pPr>
            <w:r>
              <w:t>Y</w:t>
            </w:r>
          </w:p>
        </w:tc>
        <w:tc>
          <w:tcPr>
            <w:tcW w:w="2921" w:type="dxa"/>
            <w:shd w:val="clear" w:color="auto" w:fill="auto"/>
          </w:tcPr>
          <w:p w:rsidR="00D2386D" w:rsidRPr="006E20E1" w:rsidRDefault="00D2386D" w:rsidP="003E2FB5">
            <w:pPr>
              <w:keepNext/>
              <w:keepLines/>
              <w:spacing w:after="120"/>
              <w:rPr>
                <w:color w:val="000000"/>
              </w:rPr>
            </w:pPr>
            <w:r w:rsidRPr="006E20E1">
              <w:rPr>
                <w:color w:val="000000"/>
              </w:rPr>
              <w:t>Machine accounts to Web Service APIs</w:t>
            </w:r>
          </w:p>
        </w:tc>
      </w:tr>
    </w:tbl>
    <w:p w:rsidR="00F10EC7" w:rsidRPr="003E2FB5" w:rsidRDefault="00F10EC7" w:rsidP="008B4263">
      <w:pPr>
        <w:pStyle w:val="Caption"/>
      </w:pPr>
      <w:bookmarkStart w:id="177" w:name="_Ref435188203"/>
      <w:bookmarkStart w:id="178" w:name="_Toc435195105"/>
      <w:bookmarkStart w:id="179" w:name="_Ref395613601"/>
      <w:r w:rsidRPr="003E2FB5">
        <w:t xml:space="preserve">Figure </w:t>
      </w:r>
      <w:r w:rsidRPr="003E2FB5">
        <w:fldChar w:fldCharType="begin"/>
      </w:r>
      <w:r w:rsidRPr="003E2FB5">
        <w:instrText xml:space="preserve"> SEQ Figure \* ARABIC </w:instrText>
      </w:r>
      <w:r w:rsidRPr="003E2FB5">
        <w:fldChar w:fldCharType="separate"/>
      </w:r>
      <w:r w:rsidR="00702208">
        <w:t>19</w:t>
      </w:r>
      <w:r w:rsidRPr="003E2FB5">
        <w:fldChar w:fldCharType="end"/>
      </w:r>
      <w:bookmarkEnd w:id="177"/>
      <w:r w:rsidRPr="003E2FB5">
        <w:t>- CDR’s User Role and privilege table</w:t>
      </w:r>
      <w:bookmarkEnd w:id="178"/>
    </w:p>
    <w:bookmarkEnd w:id="179"/>
    <w:p w:rsidR="00D2386D" w:rsidRDefault="00F10EC7" w:rsidP="00D161DD">
      <w:r>
        <w:rPr>
          <w:noProof/>
        </w:rPr>
        <mc:AlternateContent>
          <mc:Choice Requires="wps">
            <w:drawing>
              <wp:anchor distT="0" distB="0" distL="114300" distR="114300" simplePos="0" relativeHeight="251677696" behindDoc="0" locked="0" layoutInCell="1" allowOverlap="1" wp14:anchorId="57391A8D" wp14:editId="44BC8471">
                <wp:simplePos x="0" y="0"/>
                <wp:positionH relativeFrom="column">
                  <wp:posOffset>761365</wp:posOffset>
                </wp:positionH>
                <wp:positionV relativeFrom="paragraph">
                  <wp:posOffset>4137025</wp:posOffset>
                </wp:positionV>
                <wp:extent cx="3620770" cy="6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3620770" cy="635"/>
                        </a:xfrm>
                        <a:prstGeom prst="rect">
                          <a:avLst/>
                        </a:prstGeom>
                        <a:solidFill>
                          <a:prstClr val="white"/>
                        </a:solidFill>
                        <a:ln>
                          <a:noFill/>
                        </a:ln>
                        <a:effectLst/>
                      </wps:spPr>
                      <wps:txbx>
                        <w:txbxContent>
                          <w:p w:rsidR="00DB48A0" w:rsidRPr="002A3533" w:rsidRDefault="00DB48A0" w:rsidP="008B4263">
                            <w:pPr>
                              <w:pStyle w:val="Caption"/>
                            </w:pPr>
                            <w:bookmarkStart w:id="180" w:name="_Ref422319370"/>
                            <w:bookmarkStart w:id="181" w:name="_Toc430181089"/>
                            <w:bookmarkStart w:id="182" w:name="_Toc430181140"/>
                            <w:bookmarkStart w:id="183" w:name="_Toc435195106"/>
                            <w:r w:rsidRPr="006174B5">
                              <w:t xml:space="preserve">Figure </w:t>
                            </w:r>
                            <w:r w:rsidRPr="006174B5">
                              <w:fldChar w:fldCharType="begin"/>
                            </w:r>
                            <w:r w:rsidRPr="006174B5">
                              <w:instrText xml:space="preserve"> SEQ Figure \* ARABIC </w:instrText>
                            </w:r>
                            <w:r w:rsidRPr="006174B5">
                              <w:fldChar w:fldCharType="separate"/>
                            </w:r>
                            <w:r>
                              <w:t>21</w:t>
                            </w:r>
                            <w:r w:rsidRPr="006174B5">
                              <w:fldChar w:fldCharType="end"/>
                            </w:r>
                            <w:bookmarkEnd w:id="180"/>
                            <w:r w:rsidRPr="006174B5">
                              <w:t xml:space="preserve">- CDR Home Screen for </w:t>
                            </w:r>
                            <w:r>
                              <w:t>BBRB and Leidos</w:t>
                            </w:r>
                            <w:r w:rsidRPr="006174B5">
                              <w:t xml:space="preserve"> Users</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3" o:spid="_x0000_s1057" type="#_x0000_t202" style="position:absolute;margin-left:59.95pt;margin-top:325.75pt;width:28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kE+NQIAAHcEAAAOAAAAZHJzL2Uyb0RvYy54bWysVE1v2zAMvQ/YfxB0X5wPLF2N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" stroked="f">
                <v:textbox style="mso-fit-shape-to-text:t" inset="0,0,0,0">
                  <w:txbxContent>
                    <w:p w:rsidR="00DB48A0" w:rsidRPr="002A3533" w:rsidRDefault="00DB48A0" w:rsidP="008B4263">
                      <w:pPr>
                        <w:pStyle w:val="Caption"/>
                      </w:pPr>
                      <w:bookmarkStart w:id="184" w:name="_Ref422319370"/>
                      <w:bookmarkStart w:id="185" w:name="_Toc430181089"/>
                      <w:bookmarkStart w:id="186" w:name="_Toc430181140"/>
                      <w:bookmarkStart w:id="187" w:name="_Toc435195106"/>
                      <w:r w:rsidRPr="006174B5">
                        <w:t xml:space="preserve">Figure </w:t>
                      </w:r>
                      <w:r w:rsidRPr="006174B5">
                        <w:fldChar w:fldCharType="begin"/>
                      </w:r>
                      <w:r w:rsidRPr="006174B5">
                        <w:instrText xml:space="preserve"> SEQ Figure \* ARABIC </w:instrText>
                      </w:r>
                      <w:r w:rsidRPr="006174B5">
                        <w:fldChar w:fldCharType="separate"/>
                      </w:r>
                      <w:r>
                        <w:t>21</w:t>
                      </w:r>
                      <w:r w:rsidRPr="006174B5">
                        <w:fldChar w:fldCharType="end"/>
                      </w:r>
                      <w:bookmarkEnd w:id="184"/>
                      <w:r w:rsidRPr="006174B5">
                        <w:t xml:space="preserve">- CDR Home Screen for </w:t>
                      </w:r>
                      <w:r>
                        <w:t>BBRB and Leidos</w:t>
                      </w:r>
                      <w:r w:rsidRPr="006174B5">
                        <w:t xml:space="preserve"> Users</w:t>
                      </w:r>
                      <w:bookmarkEnd w:id="185"/>
                      <w:bookmarkEnd w:id="186"/>
                      <w:bookmarkEnd w:id="187"/>
                    </w:p>
                  </w:txbxContent>
                </v:textbox>
              </v:shape>
            </w:pict>
          </mc:Fallback>
        </mc:AlternateContent>
      </w:r>
      <w:r w:rsidR="002C7440">
        <w:rPr>
          <w:noProof/>
        </w:rPr>
        <w:drawing>
          <wp:anchor distT="0" distB="0" distL="114300" distR="114300" simplePos="0" relativeHeight="251667456" behindDoc="0" locked="0" layoutInCell="1" allowOverlap="1" wp14:anchorId="0F31B686" wp14:editId="0133F37F">
            <wp:simplePos x="0" y="0"/>
            <wp:positionH relativeFrom="page">
              <wp:posOffset>1675765</wp:posOffset>
            </wp:positionH>
            <wp:positionV relativeFrom="paragraph">
              <wp:posOffset>1126490</wp:posOffset>
            </wp:positionV>
            <wp:extent cx="3620770" cy="29533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0770" cy="295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86D">
        <w:t>Access to study-specific and functional areas of the CDR is available through a user</w:t>
      </w:r>
      <w:r w:rsidR="00D307B3">
        <w:t>’</w:t>
      </w:r>
      <w:r w:rsidR="00D2386D">
        <w:t>s homepage</w:t>
      </w:r>
      <w:r w:rsidR="00D161DD">
        <w:t xml:space="preserve">, as shown in </w:t>
      </w:r>
      <w:r w:rsidR="00A058FC">
        <w:fldChar w:fldCharType="begin"/>
      </w:r>
      <w:r w:rsidR="00A058FC">
        <w:instrText xml:space="preserve"> REF _Ref422319370 \h </w:instrText>
      </w:r>
      <w:r w:rsidR="00A058FC">
        <w:fldChar w:fldCharType="separate"/>
      </w:r>
      <w:r w:rsidR="00702208" w:rsidRPr="006174B5">
        <w:t xml:space="preserve">Figure </w:t>
      </w:r>
      <w:r w:rsidR="00702208">
        <w:t>21</w:t>
      </w:r>
      <w:r w:rsidR="00A058FC">
        <w:fldChar w:fldCharType="end"/>
      </w:r>
      <w:r w:rsidR="00D2386D">
        <w:t>. Depending on a user’s entitlements, they may see a different homepage or be restricted to certain areas. Some power user roles, such as DM, LDS and Super have the ability</w:t>
      </w:r>
      <w:r w:rsidR="00D161DD">
        <w:t xml:space="preserve"> for</w:t>
      </w:r>
      <w:r w:rsidR="00D2386D">
        <w:t xml:space="preserve"> rais</w:t>
      </w:r>
      <w:r w:rsidR="00D161DD">
        <w:t>ing</w:t>
      </w:r>
      <w:r w:rsidR="00D2386D">
        <w:t xml:space="preserve"> and lower</w:t>
      </w:r>
      <w:r w:rsidR="00D161DD">
        <w:t>ing</w:t>
      </w:r>
      <w:r w:rsidR="00D2386D">
        <w:t xml:space="preserve"> their privileges </w:t>
      </w:r>
      <w:r w:rsidR="00D161DD">
        <w:t>as needed</w:t>
      </w:r>
      <w:r w:rsidR="00D2386D">
        <w:t>.</w:t>
      </w:r>
      <w:r w:rsidR="00D307B3">
        <w:t xml:space="preserve"> Study areas are displayed across the top, i.e. GTEx, BPV, BPV </w:t>
      </w:r>
      <w:r w:rsidR="00FA6772">
        <w:t xml:space="preserve">ELSI </w:t>
      </w:r>
      <w:r w:rsidR="00D307B3">
        <w:t>and CTC projects. Functional areas are displayed on the second line, i.e. PRC, DM, CDR-AR, and Vocabulary.</w:t>
      </w:r>
    </w:p>
    <w:p w:rsidR="00597AD3" w:rsidRDefault="00597AD3" w:rsidP="00D161DD"/>
    <w:p w:rsidR="00D2386D" w:rsidRDefault="00D2386D" w:rsidP="003636F6"/>
    <w:p w:rsidR="00A27E38" w:rsidRPr="00C75721" w:rsidRDefault="00A27E38" w:rsidP="00A27E38">
      <w:pPr>
        <w:pStyle w:val="Heading3"/>
        <w:rPr>
          <w:rFonts w:ascii="Arial" w:hAnsi="Arial" w:cs="Arial"/>
        </w:rPr>
      </w:pPr>
      <w:bookmarkStart w:id="188" w:name="_Toc422236947"/>
      <w:bookmarkStart w:id="189" w:name="_Toc435195078"/>
      <w:r w:rsidRPr="00C75721">
        <w:rPr>
          <w:rFonts w:ascii="Arial" w:hAnsi="Arial" w:cs="Arial"/>
        </w:rPr>
        <w:lastRenderedPageBreak/>
        <w:t>Triggers</w:t>
      </w:r>
      <w:bookmarkEnd w:id="188"/>
      <w:bookmarkEnd w:id="189"/>
    </w:p>
    <w:p w:rsidR="008D7614" w:rsidRDefault="00A27E38" w:rsidP="00A27E38">
      <w:r>
        <w:t>The CDR uses a mechanism, called “Triggers”, which react when some predefined event</w:t>
      </w:r>
      <w:r w:rsidR="002C7440" w:rsidRPr="002C7440">
        <w:t xml:space="preserve"> </w:t>
      </w:r>
      <w:r w:rsidR="002C7440">
        <w:t>happens</w:t>
      </w:r>
      <w:r>
        <w:t xml:space="preserve">, </w:t>
      </w:r>
      <w:r w:rsidRPr="008D7614">
        <w:t xml:space="preserve">or </w:t>
      </w:r>
      <w:r w:rsidR="002C7440">
        <w:t>a</w:t>
      </w:r>
      <w:r w:rsidR="00344104">
        <w:t xml:space="preserve"> </w:t>
      </w:r>
      <w:r w:rsidRPr="008D7614">
        <w:t>business rule</w:t>
      </w:r>
      <w:r w:rsidR="002C7440">
        <w:t xml:space="preserve"> is applied</w:t>
      </w:r>
      <w:r>
        <w:t xml:space="preserve">, by sending </w:t>
      </w:r>
      <w:r w:rsidR="00A320E8">
        <w:t>e</w:t>
      </w:r>
      <w:r>
        <w:t xml:space="preserve">mail messages to the appropriate users.  Each trigger contains a number of elements, including </w:t>
      </w:r>
      <w:r w:rsidR="002C7440">
        <w:t xml:space="preserve">specific code to check for the business logic </w:t>
      </w:r>
      <w:r w:rsidR="00344104">
        <w:t xml:space="preserve">to </w:t>
      </w:r>
      <w:r w:rsidR="002C7440">
        <w:t xml:space="preserve">see if a matching event is happening, </w:t>
      </w:r>
      <w:r>
        <w:t>a pre-defined mail body text, and a list of email addresses for those who should be notified by email when the event happens.</w:t>
      </w:r>
      <w:r w:rsidR="00630E57">
        <w:t xml:space="preserve">  The communications mechanism for emails is discussed in section </w:t>
      </w:r>
      <w:r w:rsidR="00630E57">
        <w:fldChar w:fldCharType="begin"/>
      </w:r>
      <w:r w:rsidR="00630E57">
        <w:instrText xml:space="preserve"> REF _Ref422406471 \r \h </w:instrText>
      </w:r>
      <w:r w:rsidR="00630E57">
        <w:fldChar w:fldCharType="separate"/>
      </w:r>
      <w:r w:rsidR="00702208">
        <w:t>4.6.2</w:t>
      </w:r>
      <w:r w:rsidR="00630E57">
        <w:fldChar w:fldCharType="end"/>
      </w:r>
      <w:r w:rsidR="00630E57">
        <w:t>.</w:t>
      </w:r>
      <w:r>
        <w:t xml:space="preserve">  Individual triggers may be customized </w:t>
      </w:r>
      <w:r w:rsidR="00344104">
        <w:t>to include</w:t>
      </w:r>
      <w:r>
        <w:t xml:space="preserve"> additional information in the body of the message (such as case ID, or individual field values not containing PII/PHI</w:t>
      </w:r>
      <w:r w:rsidR="008D7614">
        <w:t>).</w:t>
      </w:r>
    </w:p>
    <w:p w:rsidR="00A27E38" w:rsidRDefault="006174B5" w:rsidP="00A27E38">
      <w:r>
        <w:t xml:space="preserve">The </w:t>
      </w:r>
      <w:r w:rsidR="003B4E69">
        <w:t>full list</w:t>
      </w:r>
      <w:r w:rsidR="00A27E38">
        <w:t xml:space="preserve"> of triggers and a description of what event is associated with that </w:t>
      </w:r>
      <w:r w:rsidR="00344104">
        <w:t xml:space="preserve">trigger </w:t>
      </w:r>
      <w:r w:rsidR="00A27E38">
        <w:t xml:space="preserve">is shown in </w:t>
      </w:r>
      <w:r w:rsidR="00A27E38">
        <w:fldChar w:fldCharType="begin"/>
      </w:r>
      <w:r w:rsidR="00A27E38">
        <w:instrText xml:space="preserve"> REF _Ref395696666 \h </w:instrText>
      </w:r>
      <w:r w:rsidR="00A27E38">
        <w:fldChar w:fldCharType="separate"/>
      </w:r>
      <w:r w:rsidR="00702208">
        <w:t xml:space="preserve">Figure </w:t>
      </w:r>
      <w:r w:rsidR="00702208">
        <w:rPr>
          <w:noProof/>
        </w:rPr>
        <w:t>21</w:t>
      </w:r>
      <w:r w:rsidR="00702208">
        <w:t>- Mail Distribution List for Various Triggers</w:t>
      </w:r>
      <w:r w:rsidR="00A27E38">
        <w:fldChar w:fldCharType="end"/>
      </w:r>
      <w:r w:rsidR="008D7614">
        <w:t xml:space="preserve">. </w:t>
      </w:r>
      <w:r w:rsidR="00A27E38">
        <w:t>When a trigger fires, it creates an SMTP message specific to the event.  That SMTP message hands off to an external mail server, which delivers the message to the appropriate experts.</w:t>
      </w:r>
      <w:r w:rsidR="008D7614">
        <w:t xml:space="preserve"> Which individual users get the message is dependent on the SMTP mail list description; by adding a person to a given distribution list, that person automatically gets all future messages.</w:t>
      </w:r>
      <w:r w:rsidR="00A27E38">
        <w:t xml:space="preserve">  The users then take the appropriate action.  </w:t>
      </w:r>
    </w:p>
    <w:p w:rsidR="00A27E38" w:rsidRDefault="00A27E38" w:rsidP="00A27E38"/>
    <w:tbl>
      <w:tblPr>
        <w:tblW w:w="0" w:type="auto"/>
        <w:tblInd w:w="576"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212"/>
        <w:gridCol w:w="4698"/>
      </w:tblGrid>
      <w:tr w:rsidR="008D7614" w:rsidRPr="00FC0FB1" w:rsidTr="009051B0">
        <w:trPr>
          <w:tblHeader/>
        </w:trPr>
        <w:tc>
          <w:tcPr>
            <w:tcW w:w="4212" w:type="dxa"/>
            <w:shd w:val="clear" w:color="auto" w:fill="auto"/>
          </w:tcPr>
          <w:p w:rsidR="00A27E38" w:rsidRPr="00A320E8" w:rsidRDefault="00A27E38" w:rsidP="003E2FB5">
            <w:pPr>
              <w:spacing w:after="0"/>
              <w:ind w:right="174"/>
              <w:rPr>
                <w:rFonts w:ascii="Arial" w:hAnsi="Arial" w:cs="Arial"/>
                <w:b/>
              </w:rPr>
            </w:pPr>
            <w:r w:rsidRPr="00A320E8">
              <w:rPr>
                <w:rFonts w:ascii="Arial" w:hAnsi="Arial" w:cs="Arial"/>
                <w:b/>
              </w:rPr>
              <w:t>Name of Trigger Distribution</w:t>
            </w:r>
          </w:p>
        </w:tc>
        <w:tc>
          <w:tcPr>
            <w:tcW w:w="4698" w:type="dxa"/>
            <w:shd w:val="clear" w:color="auto" w:fill="auto"/>
          </w:tcPr>
          <w:p w:rsidR="00A27E38" w:rsidRPr="00A320E8" w:rsidRDefault="00A27E38" w:rsidP="003E2FB5">
            <w:pPr>
              <w:spacing w:after="0"/>
              <w:ind w:left="156"/>
              <w:rPr>
                <w:rFonts w:ascii="Arial" w:hAnsi="Arial" w:cs="Arial"/>
                <w:b/>
              </w:rPr>
            </w:pPr>
            <w:r w:rsidRPr="00A320E8">
              <w:rPr>
                <w:rFonts w:ascii="Arial" w:hAnsi="Arial" w:cs="Arial"/>
                <w:b/>
              </w:rPr>
              <w:t>Triggering Event</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APERIO_IMAGE_DISTRO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Whole slide images are available at the CBR for a given study.</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BPV_CASE_CREATION_DISTRO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new BPV case was initialized at a BSS.</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BPV_INFECTIOUS_DATA_DISTRO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Alert for follow-up: Infectious data was entered for a BPV case. TPM to follow-up and alert CBR.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CASE_STATUS_CHANGE_DISTRO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case status was changed by a BSS user or Data Manager.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COLLECTION_EVENT_DISTRO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new GTEx case was collected at a BSS.</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DM_FAST_TRACK_DISTRO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LDACC user requested priority Data Manager review.</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FILE_UPLOAD_DISTRO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new file attachment was uploaded to the CDR.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GTEX_CORE_UNACC_DISTRO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Alert for follow-up. A core GTEx tissue was marked unacceptable by PRC.</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GTEX_DONELIGQ15YES_DISTRO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Alert for follow-up: TPM and Data Manager: Question 15 on Donor Edibility was answered Yes.</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INTERVIEW_STATUS_DISTRO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Interview status was changed for BPV-ELSI study.</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LDACC_RIN_DISTRO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Report for nightly LDACC RIN API call by the CDR.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NEW_INTERVIEW_DISTRO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New BPV-ELSI Interview was started at a BSS.</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NEW_QUERY_TRACKER_DISTRO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new Query was created by Data Management.</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lastRenderedPageBreak/>
              <w:t>PRC_ACTIVITY_DISTRO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General PRC CDR activity notifications for the PRC group.</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PRC_REPORT_AVAILABLE_DISTRO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PRC report is available for review.</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PRC_REPORT_FLAGGED_QC_DISTRO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PRC report has been flagged for quality control review.</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PROCESSING_EVENT_DISTRO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Specimens were processed at the CBR.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PROC_FEEDBACK_AVAILABLE_DISTRO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Procurement Feedback form is available for BSS review.</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QT_RECUT_DISTRO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slide recut has come through the Query tracker.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SEPSIS_REPORT_DISTRO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Warning for follow-up by TPM: A GTEx case with sepsis information was entered into the CDR.</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SHIPPING_EVENT_DISTRO</w:t>
            </w:r>
          </w:p>
        </w:tc>
        <w:tc>
          <w:tcPr>
            <w:tcW w:w="4698" w:type="dxa"/>
            <w:shd w:val="clear" w:color="auto" w:fill="auto"/>
          </w:tcPr>
          <w:p w:rsidR="00A27E38" w:rsidRPr="008D7614" w:rsidRDefault="00A27E38" w:rsidP="003E2FB5">
            <w:pPr>
              <w:keepLines/>
              <w:spacing w:after="0"/>
              <w:ind w:left="158"/>
              <w:rPr>
                <w:rFonts w:asciiTheme="minorHAnsi" w:hAnsiTheme="minorHAnsi"/>
              </w:rPr>
            </w:pPr>
            <w:r w:rsidRPr="008D7614">
              <w:rPr>
                <w:rFonts w:asciiTheme="minorHAnsi" w:hAnsiTheme="minorHAnsi"/>
              </w:rPr>
              <w:t>Notification: A specimen or kit shipment was sent by the CBR or BSS.</w:t>
            </w:r>
          </w:p>
        </w:tc>
      </w:tr>
      <w:tr w:rsidR="008D7614" w:rsidRPr="009709CC" w:rsidTr="009051B0">
        <w:tc>
          <w:tcPr>
            <w:tcW w:w="4212" w:type="dxa"/>
            <w:shd w:val="clear" w:color="auto" w:fill="auto"/>
          </w:tcPr>
          <w:p w:rsidR="00A27E38" w:rsidRPr="008D7614" w:rsidRDefault="00A27E38" w:rsidP="003E2FB5">
            <w:pPr>
              <w:spacing w:after="0"/>
              <w:ind w:right="174"/>
              <w:rPr>
                <w:rFonts w:asciiTheme="minorHAnsi" w:hAnsiTheme="minorHAnsi"/>
              </w:rPr>
            </w:pPr>
            <w:r w:rsidRPr="008D7614">
              <w:rPr>
                <w:rFonts w:asciiTheme="minorHAnsi" w:hAnsiTheme="minorHAnsi"/>
              </w:rPr>
              <w:t>SHIPPING_RECEIPT_DISTRO</w:t>
            </w:r>
          </w:p>
        </w:tc>
        <w:tc>
          <w:tcPr>
            <w:tcW w:w="4698" w:type="dxa"/>
            <w:shd w:val="clear" w:color="auto" w:fill="auto"/>
          </w:tcPr>
          <w:p w:rsidR="00A27E38" w:rsidRPr="008D7614" w:rsidRDefault="00A27E38" w:rsidP="003E2FB5">
            <w:pPr>
              <w:keepNext/>
              <w:keepLines/>
              <w:spacing w:after="0"/>
              <w:ind w:left="158"/>
              <w:rPr>
                <w:rFonts w:asciiTheme="minorHAnsi" w:hAnsiTheme="minorHAnsi"/>
              </w:rPr>
            </w:pPr>
            <w:r w:rsidRPr="008D7614">
              <w:rPr>
                <w:rFonts w:asciiTheme="minorHAnsi" w:hAnsiTheme="minorHAnsi"/>
              </w:rPr>
              <w:t>Notification: A specimen or kit shipment was received by the CBR or BSS.</w:t>
            </w:r>
          </w:p>
        </w:tc>
      </w:tr>
    </w:tbl>
    <w:p w:rsidR="00D2386D" w:rsidRDefault="00F10EC7" w:rsidP="00A058FC">
      <w:pPr>
        <w:jc w:val="center"/>
      </w:pPr>
      <w:bookmarkStart w:id="190" w:name="_Ref395696666"/>
      <w:bookmarkStart w:id="191" w:name="_Ref395696525"/>
      <w:bookmarkStart w:id="192" w:name="_Toc435195107"/>
      <w:r>
        <w:t xml:space="preserve">Figure </w:t>
      </w:r>
      <w:fldSimple w:instr=" SEQ Figure \* ARABIC ">
        <w:r w:rsidR="00702208">
          <w:rPr>
            <w:noProof/>
          </w:rPr>
          <w:t>21</w:t>
        </w:r>
      </w:fldSimple>
      <w:r>
        <w:t>- Mail Distribution List for Various Triggers</w:t>
      </w:r>
      <w:bookmarkEnd w:id="190"/>
      <w:bookmarkEnd w:id="191"/>
      <w:bookmarkEnd w:id="192"/>
    </w:p>
    <w:p w:rsidR="00F712C2" w:rsidRPr="000516D2" w:rsidRDefault="005D1A48" w:rsidP="000516D2">
      <w:pPr>
        <w:pStyle w:val="Heading2"/>
        <w:rPr>
          <w:rFonts w:ascii="Arial" w:hAnsi="Arial" w:cs="Arial"/>
        </w:rPr>
      </w:pPr>
      <w:bookmarkStart w:id="193" w:name="_Toc395614756"/>
      <w:bookmarkStart w:id="194" w:name="_Toc395614836"/>
      <w:bookmarkStart w:id="195" w:name="_Toc395615012"/>
      <w:bookmarkStart w:id="196" w:name="_Toc395615466"/>
      <w:bookmarkStart w:id="197" w:name="_Toc422236948"/>
      <w:bookmarkStart w:id="198" w:name="_Toc435195079"/>
      <w:bookmarkEnd w:id="193"/>
      <w:bookmarkEnd w:id="194"/>
      <w:bookmarkEnd w:id="195"/>
      <w:bookmarkEnd w:id="196"/>
      <w:r w:rsidRPr="000516D2">
        <w:rPr>
          <w:rFonts w:ascii="Arial" w:hAnsi="Arial" w:cs="Arial"/>
        </w:rPr>
        <w:t>CDR-AR, Analytics and Reporting</w:t>
      </w:r>
      <w:bookmarkEnd w:id="197"/>
      <w:bookmarkEnd w:id="198"/>
    </w:p>
    <w:p w:rsidR="005D1A48" w:rsidRPr="005D1A48" w:rsidRDefault="005D1A48" w:rsidP="00080DD8">
      <w:pPr>
        <w:spacing w:after="120"/>
      </w:pPr>
      <w:r w:rsidRPr="005D1A48">
        <w:t>The CDR contains an analytics and reporting module</w:t>
      </w:r>
      <w:r>
        <w:t xml:space="preserve"> (CDR-AR)</w:t>
      </w:r>
      <w:r w:rsidRPr="005D1A48">
        <w:t xml:space="preserve"> that analyzes real-time data</w:t>
      </w:r>
      <w:r w:rsidR="00A958BC">
        <w:t>,</w:t>
      </w:r>
      <w:r w:rsidRPr="005D1A48">
        <w:t xml:space="preserve"> </w:t>
      </w:r>
      <w:r w:rsidR="00A958BC" w:rsidRPr="005D1A48">
        <w:t>generat</w:t>
      </w:r>
      <w:r w:rsidR="00A958BC">
        <w:t>ing</w:t>
      </w:r>
      <w:r w:rsidR="00A958BC" w:rsidRPr="005D1A48">
        <w:t xml:space="preserve"> </w:t>
      </w:r>
      <w:r w:rsidRPr="005D1A48">
        <w:t xml:space="preserve">reports on demand for project and data managers. These reports are custom to the </w:t>
      </w:r>
      <w:r w:rsidR="00A958BC">
        <w:t xml:space="preserve">individual </w:t>
      </w:r>
      <w:r w:rsidRPr="005D1A48">
        <w:t>projects’ needs, with new reports easily deployed</w:t>
      </w:r>
      <w:r w:rsidR="00A958BC">
        <w:t>,</w:t>
      </w:r>
      <w:r w:rsidRPr="005D1A48">
        <w:t xml:space="preserve"> without any downtime </w:t>
      </w:r>
      <w:r w:rsidR="009051B0">
        <w:t>for CDR</w:t>
      </w:r>
      <w:r w:rsidR="001E4A32">
        <w:t>-DS</w:t>
      </w:r>
      <w:r w:rsidR="009051B0">
        <w:t xml:space="preserve"> </w:t>
      </w:r>
      <w:r w:rsidRPr="005D1A48">
        <w:t xml:space="preserve">or affecting data entry activity at the BSSs, PRC, or Data </w:t>
      </w:r>
      <w:r w:rsidR="00854E91">
        <w:t>M</w:t>
      </w:r>
      <w:r w:rsidR="00854E91" w:rsidRPr="005D1A48">
        <w:t xml:space="preserve">anagement </w:t>
      </w:r>
      <w:r w:rsidRPr="005D1A48">
        <w:t>team.</w:t>
      </w:r>
      <w:r>
        <w:t xml:space="preserve"> The CDR-AR is a</w:t>
      </w:r>
      <w:r w:rsidR="00A958BC">
        <w:t>n</w:t>
      </w:r>
      <w:r>
        <w:t xml:space="preserve"> </w:t>
      </w:r>
      <w:r w:rsidR="00A958BC">
        <w:t xml:space="preserve">ancillary </w:t>
      </w:r>
      <w:r>
        <w:t xml:space="preserve">Grails application </w:t>
      </w:r>
      <w:r w:rsidR="001E4A32">
        <w:t xml:space="preserve">on a separate tomcat and VMware server, </w:t>
      </w:r>
      <w:r w:rsidR="00A958BC">
        <w:t xml:space="preserve">accessing </w:t>
      </w:r>
      <w:r>
        <w:t>the CDR</w:t>
      </w:r>
      <w:r w:rsidR="00A320E8">
        <w:t>-DS</w:t>
      </w:r>
      <w:r>
        <w:t xml:space="preserve"> database in read-only mode</w:t>
      </w:r>
      <w:r w:rsidR="00495C4B">
        <w:t>,</w:t>
      </w:r>
      <w:r>
        <w:t xml:space="preserve"> </w:t>
      </w:r>
      <w:r w:rsidR="00495C4B">
        <w:t xml:space="preserve">leveraging the </w:t>
      </w:r>
      <w:r>
        <w:t>Google Charts API</w:t>
      </w:r>
      <w:r w:rsidR="00A958BC">
        <w:t xml:space="preserve"> along with</w:t>
      </w:r>
      <w:r>
        <w:t xml:space="preserve"> the open source Java charting library Dynamic Reports.</w:t>
      </w:r>
    </w:p>
    <w:p w:rsidR="00A748A8" w:rsidRPr="00A748A8" w:rsidRDefault="00A958BC" w:rsidP="00EB5A22">
      <w:pPr>
        <w:spacing w:after="120"/>
      </w:pPr>
      <w:r>
        <w:t xml:space="preserve">The </w:t>
      </w:r>
      <w:r w:rsidR="00713CC9">
        <w:t xml:space="preserve">CDR </w:t>
      </w:r>
      <w:r>
        <w:t xml:space="preserve">user interface </w:t>
      </w:r>
      <w:r w:rsidR="00713CC9">
        <w:t xml:space="preserve">implementation can be referenced in the study user guides </w:t>
      </w:r>
      <w:r w:rsidR="00090065">
        <w:t xml:space="preserve">made available to CDR users </w:t>
      </w:r>
      <w:r>
        <w:t xml:space="preserve">(see </w:t>
      </w:r>
      <w:r w:rsidR="008A24B9">
        <w:fldChar w:fldCharType="begin"/>
      </w:r>
      <w:r w:rsidR="008A24B9">
        <w:instrText xml:space="preserve"> REF _Ref424901831 \n \h </w:instrText>
      </w:r>
      <w:r w:rsidR="008A24B9">
        <w:fldChar w:fldCharType="separate"/>
      </w:r>
      <w:r w:rsidR="00702208">
        <w:t>Appendix B</w:t>
      </w:r>
      <w:r w:rsidR="008A24B9">
        <w:fldChar w:fldCharType="end"/>
      </w:r>
      <w:r>
        <w:t xml:space="preserve">) </w:t>
      </w:r>
      <w:r w:rsidR="00713CC9">
        <w:t xml:space="preserve">as well as the clinical data capture artifacts in the program </w:t>
      </w:r>
      <w:r w:rsidR="00FA6772">
        <w:t xml:space="preserve">study </w:t>
      </w:r>
      <w:r w:rsidR="00713CC9">
        <w:t>SOPs.</w:t>
      </w:r>
    </w:p>
    <w:p w:rsidR="00786E9C" w:rsidRPr="00D34EC0" w:rsidRDefault="003B70E7" w:rsidP="00786E9C">
      <w:pPr>
        <w:pStyle w:val="Heading2"/>
        <w:rPr>
          <w:rFonts w:ascii="Arial" w:hAnsi="Arial" w:cs="Arial"/>
        </w:rPr>
      </w:pPr>
      <w:bookmarkStart w:id="199" w:name="_Toc180482610"/>
      <w:bookmarkStart w:id="200" w:name="_Toc197060763"/>
      <w:bookmarkStart w:id="201" w:name="_Toc237402971"/>
      <w:bookmarkStart w:id="202" w:name="_Toc422236949"/>
      <w:bookmarkStart w:id="203" w:name="_Toc435195080"/>
      <w:r>
        <w:rPr>
          <w:rFonts w:ascii="Arial" w:hAnsi="Arial" w:cs="Arial"/>
        </w:rPr>
        <w:t xml:space="preserve">System </w:t>
      </w:r>
      <w:r w:rsidR="00786E9C" w:rsidRPr="00D34EC0">
        <w:rPr>
          <w:rFonts w:ascii="Arial" w:hAnsi="Arial" w:cs="Arial"/>
        </w:rPr>
        <w:t>Performance</w:t>
      </w:r>
      <w:bookmarkEnd w:id="199"/>
      <w:bookmarkEnd w:id="200"/>
      <w:bookmarkEnd w:id="201"/>
      <w:bookmarkEnd w:id="202"/>
      <w:bookmarkEnd w:id="203"/>
    </w:p>
    <w:p w:rsidR="00BA3556" w:rsidRDefault="00275F9A" w:rsidP="00BA3556">
      <w:pPr>
        <w:pStyle w:val="BodyText"/>
      </w:pPr>
      <w:r>
        <w:t>The CDR was built to support hundreds of users</w:t>
      </w:r>
      <w:r w:rsidR="005D6E96">
        <w:t xml:space="preserve">, </w:t>
      </w:r>
      <w:r w:rsidR="00A41469">
        <w:t>five to ten</w:t>
      </w:r>
      <w:r w:rsidR="005D6E96">
        <w:t xml:space="preserve"> of which concurrently us</w:t>
      </w:r>
      <w:r w:rsidR="00A41469">
        <w:t>e</w:t>
      </w:r>
      <w:r w:rsidR="005D6E96">
        <w:t xml:space="preserve"> the system,</w:t>
      </w:r>
      <w:r w:rsidR="00305BAA">
        <w:t xml:space="preserve"> across multiple scientific studies</w:t>
      </w:r>
      <w:r>
        <w:t xml:space="preserve">, both internal and external to the NCI with 99.99% uptime. The CDR is utilized in three different </w:t>
      </w:r>
      <w:r w:rsidR="00305BAA">
        <w:t xml:space="preserve">US </w:t>
      </w:r>
      <w:r>
        <w:t>time zones and around the clock for biospecimen procurement activities and clinical data management. Web service APIs are available at all times for pushing and pulling of data by collaborating institutions.</w:t>
      </w:r>
      <w:r w:rsidR="00305BAA">
        <w:t xml:space="preserve"> Load testing and performance tuning was performed on the CDR to ensure acceptable performance margins are available under heavy utilization. </w:t>
      </w:r>
    </w:p>
    <w:p w:rsidR="00305BAA" w:rsidRDefault="00305BAA" w:rsidP="00BA3556">
      <w:pPr>
        <w:pStyle w:val="BodyText"/>
      </w:pPr>
      <w:r>
        <w:t xml:space="preserve">Preliminary load test results indicated the CDR can support </w:t>
      </w:r>
      <w:r w:rsidR="00854E17">
        <w:t>10</w:t>
      </w:r>
      <w:r>
        <w:t>x the average usage levels</w:t>
      </w:r>
      <w:r w:rsidR="00A41469">
        <w:t xml:space="preserve">, of from 5 to 10 concurrent </w:t>
      </w:r>
      <w:r w:rsidR="003B4E69">
        <w:t>users by</w:t>
      </w:r>
      <w:r>
        <w:t xml:space="preserve"> the most strenuous user roles.</w:t>
      </w:r>
      <w:r w:rsidR="006841D4">
        <w:t xml:space="preserve"> Appendix </w:t>
      </w:r>
      <w:r w:rsidR="006174B5">
        <w:t xml:space="preserve">B </w:t>
      </w:r>
      <w:r w:rsidR="006841D4">
        <w:t>gives</w:t>
      </w:r>
      <w:r w:rsidR="00A41469">
        <w:t xml:space="preserve"> a reference to</w:t>
      </w:r>
      <w:r w:rsidR="006841D4">
        <w:t xml:space="preserve"> the latest</w:t>
      </w:r>
      <w:r w:rsidR="00854E17">
        <w:t xml:space="preserve"> CDR Load test report</w:t>
      </w:r>
      <w:r w:rsidR="009774FB">
        <w:t>.</w:t>
      </w:r>
    </w:p>
    <w:p w:rsidR="00786E9C" w:rsidRPr="00D34EC0" w:rsidRDefault="00786E9C" w:rsidP="00786E9C">
      <w:pPr>
        <w:pStyle w:val="Heading2"/>
        <w:rPr>
          <w:rFonts w:ascii="Arial" w:hAnsi="Arial" w:cs="Arial"/>
        </w:rPr>
      </w:pPr>
      <w:bookmarkStart w:id="204" w:name="_Toc180482611"/>
      <w:bookmarkStart w:id="205" w:name="_Toc197060764"/>
      <w:bookmarkStart w:id="206" w:name="_Toc237402972"/>
      <w:bookmarkStart w:id="207" w:name="_Toc422236950"/>
      <w:bookmarkStart w:id="208" w:name="_Toc435195081"/>
      <w:r w:rsidRPr="00D34EC0">
        <w:rPr>
          <w:rFonts w:ascii="Arial" w:hAnsi="Arial" w:cs="Arial"/>
        </w:rPr>
        <w:t>Section 508 Compliance</w:t>
      </w:r>
      <w:bookmarkEnd w:id="204"/>
      <w:bookmarkEnd w:id="205"/>
      <w:bookmarkEnd w:id="206"/>
      <w:bookmarkEnd w:id="207"/>
      <w:bookmarkEnd w:id="208"/>
    </w:p>
    <w:p w:rsidR="0024010D" w:rsidRPr="0024010D" w:rsidRDefault="00412A24" w:rsidP="008E6ADC">
      <w:pPr>
        <w:pStyle w:val="BodyText"/>
        <w:rPr>
          <w:color w:val="FF0000"/>
        </w:rPr>
      </w:pPr>
      <w:r>
        <w:t>Section</w:t>
      </w:r>
      <w:r w:rsidR="00786E9C" w:rsidRPr="003636F6">
        <w:t xml:space="preserve"> 508 compliance </w:t>
      </w:r>
      <w:r w:rsidR="008B7200">
        <w:t>is currently underway for CDR.  This section will be updated, pending the findings.</w:t>
      </w:r>
    </w:p>
    <w:p w:rsidR="000E3306" w:rsidRPr="00992E0B" w:rsidRDefault="00786E9C" w:rsidP="00861261">
      <w:pPr>
        <w:pStyle w:val="Heading6"/>
      </w:pPr>
      <w:r w:rsidRPr="00D34EC0">
        <w:br w:type="page"/>
      </w:r>
      <w:bookmarkStart w:id="209" w:name="_Toc435195082"/>
      <w:bookmarkStart w:id="210" w:name="_Toc136837066"/>
      <w:bookmarkStart w:id="211" w:name="_Toc197060765"/>
      <w:bookmarkStart w:id="212" w:name="_Toc237402973"/>
      <w:bookmarkStart w:id="213" w:name="_Toc107027580"/>
      <w:bookmarkStart w:id="214" w:name="_Toc107027790"/>
      <w:r w:rsidR="00992E0B" w:rsidRPr="00992E0B">
        <w:lastRenderedPageBreak/>
        <w:t>Key Terms</w:t>
      </w:r>
      <w:bookmarkEnd w:id="209"/>
    </w:p>
    <w:p w:rsidR="006841D4" w:rsidRPr="00D34EC0" w:rsidRDefault="006841D4" w:rsidP="006841D4">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768"/>
        <w:gridCol w:w="7484"/>
      </w:tblGrid>
      <w:tr w:rsidR="006841D4" w:rsidRPr="00D34EC0" w:rsidTr="00394584">
        <w:trPr>
          <w:tblHeader/>
        </w:trPr>
        <w:tc>
          <w:tcPr>
            <w:tcW w:w="1350" w:type="pct"/>
            <w:shd w:val="clear" w:color="auto" w:fill="F3F3F3"/>
          </w:tcPr>
          <w:p w:rsidR="006841D4" w:rsidRPr="00D34EC0" w:rsidRDefault="006841D4" w:rsidP="00394584">
            <w:pPr>
              <w:pStyle w:val="BodyText"/>
              <w:spacing w:after="0"/>
              <w:rPr>
                <w:rFonts w:ascii="Arial" w:hAnsi="Arial" w:cs="Arial"/>
                <w:b/>
              </w:rPr>
            </w:pPr>
            <w:r w:rsidRPr="00D34EC0">
              <w:rPr>
                <w:rFonts w:ascii="Arial" w:hAnsi="Arial" w:cs="Arial"/>
                <w:b/>
              </w:rPr>
              <w:t>Term</w:t>
            </w:r>
          </w:p>
        </w:tc>
        <w:tc>
          <w:tcPr>
            <w:tcW w:w="3650" w:type="pct"/>
            <w:shd w:val="clear" w:color="auto" w:fill="F3F3F3"/>
          </w:tcPr>
          <w:p w:rsidR="006841D4" w:rsidRPr="00D34EC0" w:rsidRDefault="006841D4" w:rsidP="00394584">
            <w:pPr>
              <w:pStyle w:val="BodyText"/>
              <w:spacing w:after="0"/>
              <w:rPr>
                <w:rFonts w:ascii="Arial" w:hAnsi="Arial" w:cs="Arial"/>
                <w:b/>
              </w:rPr>
            </w:pPr>
            <w:r w:rsidRPr="00D34EC0">
              <w:rPr>
                <w:rFonts w:ascii="Arial" w:hAnsi="Arial" w:cs="Arial"/>
                <w:b/>
              </w:rPr>
              <w:t>Definition</w:t>
            </w:r>
          </w:p>
        </w:tc>
      </w:tr>
      <w:tr w:rsidR="006841D4" w:rsidRPr="00D34EC0" w:rsidTr="00394584">
        <w:trPr>
          <w:trHeight w:val="70"/>
        </w:trPr>
        <w:tc>
          <w:tcPr>
            <w:tcW w:w="1350" w:type="pct"/>
          </w:tcPr>
          <w:p w:rsidR="006841D4" w:rsidRDefault="006841D4" w:rsidP="00394584">
            <w:r>
              <w:t>A</w:t>
            </w:r>
            <w:r w:rsidR="00A320E8">
              <w:t>B</w:t>
            </w:r>
            <w:r>
              <w:t>CC</w:t>
            </w:r>
          </w:p>
        </w:tc>
        <w:tc>
          <w:tcPr>
            <w:tcW w:w="3650" w:type="pct"/>
          </w:tcPr>
          <w:p w:rsidR="006841D4" w:rsidRDefault="006841D4" w:rsidP="00394584">
            <w:pPr>
              <w:spacing w:after="0" w:line="264" w:lineRule="auto"/>
              <w:ind w:left="72"/>
            </w:pPr>
            <w:r>
              <w:t xml:space="preserve">Advanced </w:t>
            </w:r>
            <w:r w:rsidR="00A320E8">
              <w:t xml:space="preserve">Biomedical </w:t>
            </w:r>
            <w:r>
              <w:t>Computer Center</w:t>
            </w:r>
          </w:p>
        </w:tc>
      </w:tr>
      <w:tr w:rsidR="006841D4" w:rsidRPr="00D34EC0" w:rsidTr="00394584">
        <w:trPr>
          <w:trHeight w:val="70"/>
        </w:trPr>
        <w:tc>
          <w:tcPr>
            <w:tcW w:w="1350" w:type="pct"/>
          </w:tcPr>
          <w:p w:rsidR="006841D4" w:rsidRPr="0032400C" w:rsidRDefault="006841D4" w:rsidP="00394584">
            <w:r>
              <w:t>AOP</w:t>
            </w:r>
          </w:p>
        </w:tc>
        <w:tc>
          <w:tcPr>
            <w:tcW w:w="3650" w:type="pct"/>
          </w:tcPr>
          <w:p w:rsidR="006841D4" w:rsidRDefault="006841D4" w:rsidP="00394584">
            <w:pPr>
              <w:spacing w:after="0" w:line="264" w:lineRule="auto"/>
              <w:ind w:left="72"/>
            </w:pPr>
            <w:r>
              <w:t xml:space="preserve">Aspect oriented programming </w:t>
            </w:r>
            <w:r w:rsidRPr="00FB7278">
              <w:t>is a programming paradigm that aims to increase modularity by allowing the separation of cross-cutting concerns.</w:t>
            </w:r>
          </w:p>
        </w:tc>
      </w:tr>
      <w:tr w:rsidR="00D32A4F" w:rsidRPr="00D34EC0" w:rsidTr="00394584">
        <w:trPr>
          <w:trHeight w:val="70"/>
        </w:trPr>
        <w:tc>
          <w:tcPr>
            <w:tcW w:w="1350" w:type="pct"/>
          </w:tcPr>
          <w:p w:rsidR="00D32A4F" w:rsidRPr="0032400C" w:rsidRDefault="00D32A4F" w:rsidP="00394584">
            <w:r>
              <w:t>BPV</w:t>
            </w:r>
          </w:p>
        </w:tc>
        <w:tc>
          <w:tcPr>
            <w:tcW w:w="3650" w:type="pct"/>
          </w:tcPr>
          <w:p w:rsidR="00D32A4F" w:rsidRDefault="00D32A4F" w:rsidP="00394584">
            <w:pPr>
              <w:spacing w:after="0" w:line="264" w:lineRule="auto"/>
              <w:ind w:left="72"/>
            </w:pPr>
            <w:r>
              <w:t xml:space="preserve">Biospecimen Preanalytic Variables – a study sponsored by BBRB, </w:t>
            </w:r>
            <w:r w:rsidR="002A6FD7">
              <w:t xml:space="preserve">which used CDR for managing </w:t>
            </w:r>
            <w:r w:rsidR="005F3C89">
              <w:t>study specific data.</w:t>
            </w:r>
          </w:p>
        </w:tc>
      </w:tr>
      <w:tr w:rsidR="006841D4" w:rsidRPr="00D34EC0" w:rsidTr="00394584">
        <w:trPr>
          <w:trHeight w:val="70"/>
        </w:trPr>
        <w:tc>
          <w:tcPr>
            <w:tcW w:w="1350" w:type="pct"/>
          </w:tcPr>
          <w:p w:rsidR="006841D4" w:rsidRDefault="006841D4" w:rsidP="00394584">
            <w:r w:rsidRPr="0032400C">
              <w:t>BRIMS</w:t>
            </w:r>
          </w:p>
        </w:tc>
        <w:tc>
          <w:tcPr>
            <w:tcW w:w="3650" w:type="pct"/>
          </w:tcPr>
          <w:p w:rsidR="006841D4" w:rsidRDefault="006841D4" w:rsidP="00394584">
            <w:pPr>
              <w:spacing w:after="0" w:line="264" w:lineRule="auto"/>
              <w:ind w:left="72"/>
            </w:pPr>
            <w:r>
              <w:t>Software system developed by Can Andel Institute for automating processes related to b</w:t>
            </w:r>
            <w:r w:rsidRPr="001E06D6">
              <w:t>iospecimen logistical data and metadata</w:t>
            </w:r>
            <w:r>
              <w:t>.</w:t>
            </w:r>
          </w:p>
        </w:tc>
      </w:tr>
      <w:tr w:rsidR="006841D4" w:rsidRPr="00D34EC0" w:rsidTr="00394584">
        <w:trPr>
          <w:trHeight w:val="70"/>
        </w:trPr>
        <w:tc>
          <w:tcPr>
            <w:tcW w:w="1350" w:type="pct"/>
          </w:tcPr>
          <w:p w:rsidR="006841D4" w:rsidRPr="00FD02FA" w:rsidRDefault="006841D4" w:rsidP="00394584">
            <w:r>
              <w:t>BSS</w:t>
            </w:r>
          </w:p>
        </w:tc>
        <w:tc>
          <w:tcPr>
            <w:tcW w:w="3650" w:type="pct"/>
          </w:tcPr>
          <w:p w:rsidR="006841D4" w:rsidRPr="00FD02FA" w:rsidRDefault="006841D4" w:rsidP="00394584">
            <w:pPr>
              <w:spacing w:after="0" w:line="264" w:lineRule="auto"/>
              <w:ind w:left="72"/>
            </w:pPr>
            <w:r>
              <w:t>Biospecimen Source Site – Institute from which human tissue is initially collected.</w:t>
            </w:r>
          </w:p>
        </w:tc>
      </w:tr>
      <w:tr w:rsidR="006841D4" w:rsidRPr="00D34EC0" w:rsidTr="00394584">
        <w:trPr>
          <w:trHeight w:val="70"/>
        </w:trPr>
        <w:tc>
          <w:tcPr>
            <w:tcW w:w="1350" w:type="pct"/>
          </w:tcPr>
          <w:p w:rsidR="006841D4" w:rsidRPr="00D34EC0" w:rsidDel="00014D36" w:rsidRDefault="006841D4" w:rsidP="00394584">
            <w:r w:rsidRPr="00FD02FA">
              <w:t>CDR</w:t>
            </w:r>
          </w:p>
        </w:tc>
        <w:tc>
          <w:tcPr>
            <w:tcW w:w="3650" w:type="pct"/>
          </w:tcPr>
          <w:p w:rsidR="006841D4" w:rsidRPr="00FD02FA" w:rsidRDefault="006841D4" w:rsidP="00394584">
            <w:pPr>
              <w:spacing w:after="0" w:line="264" w:lineRule="auto"/>
              <w:ind w:left="72"/>
            </w:pPr>
            <w:r w:rsidRPr="00FD02FA">
              <w:t>Comprehensive Data Resource</w:t>
            </w:r>
          </w:p>
        </w:tc>
      </w:tr>
      <w:tr w:rsidR="00A320E8" w:rsidRPr="00D34EC0" w:rsidTr="00394584">
        <w:trPr>
          <w:trHeight w:val="70"/>
        </w:trPr>
        <w:tc>
          <w:tcPr>
            <w:tcW w:w="1350" w:type="pct"/>
          </w:tcPr>
          <w:p w:rsidR="00A320E8" w:rsidRPr="00FD02FA" w:rsidRDefault="00A320E8" w:rsidP="00394584">
            <w:r>
              <w:t>CDR-DS</w:t>
            </w:r>
          </w:p>
        </w:tc>
        <w:tc>
          <w:tcPr>
            <w:tcW w:w="3650" w:type="pct"/>
          </w:tcPr>
          <w:p w:rsidR="00A320E8" w:rsidRPr="00FD02FA" w:rsidRDefault="00A320E8" w:rsidP="00394584">
            <w:pPr>
              <w:spacing w:after="0" w:line="264" w:lineRule="auto"/>
              <w:ind w:left="72"/>
            </w:pPr>
            <w:r>
              <w:t>CDR-Data Services (CDR core)</w:t>
            </w:r>
          </w:p>
        </w:tc>
      </w:tr>
      <w:tr w:rsidR="006841D4" w:rsidRPr="00D34EC0" w:rsidTr="00394584">
        <w:trPr>
          <w:trHeight w:val="70"/>
        </w:trPr>
        <w:tc>
          <w:tcPr>
            <w:tcW w:w="1350" w:type="pct"/>
          </w:tcPr>
          <w:p w:rsidR="006841D4" w:rsidRPr="00FD02FA" w:rsidRDefault="006841D4" w:rsidP="00394584">
            <w:r>
              <w:t>CDR-AR</w:t>
            </w:r>
          </w:p>
        </w:tc>
        <w:tc>
          <w:tcPr>
            <w:tcW w:w="3650" w:type="pct"/>
          </w:tcPr>
          <w:p w:rsidR="006841D4" w:rsidRDefault="006841D4" w:rsidP="00394584">
            <w:pPr>
              <w:spacing w:after="0" w:line="264" w:lineRule="auto"/>
              <w:ind w:left="72"/>
            </w:pPr>
            <w:r>
              <w:t>Analytics and Reporting module for the CDR</w:t>
            </w:r>
          </w:p>
        </w:tc>
      </w:tr>
      <w:tr w:rsidR="006841D4" w:rsidRPr="00D34EC0" w:rsidTr="00394584">
        <w:trPr>
          <w:trHeight w:val="70"/>
        </w:trPr>
        <w:tc>
          <w:tcPr>
            <w:tcW w:w="1350" w:type="pct"/>
          </w:tcPr>
          <w:p w:rsidR="006841D4" w:rsidRPr="00FD02FA" w:rsidRDefault="006841D4" w:rsidP="00394584">
            <w:r>
              <w:t>CTC</w:t>
            </w:r>
          </w:p>
        </w:tc>
        <w:tc>
          <w:tcPr>
            <w:tcW w:w="3650" w:type="pct"/>
          </w:tcPr>
          <w:p w:rsidR="006841D4" w:rsidRDefault="00056BA7" w:rsidP="00394584">
            <w:pPr>
              <w:spacing w:after="0" w:line="264" w:lineRule="auto"/>
              <w:ind w:left="72"/>
            </w:pPr>
            <w:r>
              <w:t>Circulating</w:t>
            </w:r>
            <w:r w:rsidR="006841D4">
              <w:t xml:space="preserve"> Tumor Cells – a project scheduled to use the CDR capabilities.</w:t>
            </w:r>
          </w:p>
        </w:tc>
      </w:tr>
      <w:tr w:rsidR="006841D4" w:rsidRPr="00D34EC0" w:rsidTr="00394584">
        <w:trPr>
          <w:trHeight w:val="70"/>
        </w:trPr>
        <w:tc>
          <w:tcPr>
            <w:tcW w:w="1350" w:type="pct"/>
          </w:tcPr>
          <w:p w:rsidR="006841D4" w:rsidRDefault="006841D4" w:rsidP="00394584">
            <w:r w:rsidRPr="00FD02FA">
              <w:t>dbGaP</w:t>
            </w:r>
          </w:p>
        </w:tc>
        <w:tc>
          <w:tcPr>
            <w:tcW w:w="3650" w:type="pct"/>
          </w:tcPr>
          <w:p w:rsidR="006841D4" w:rsidRDefault="006841D4" w:rsidP="00394584">
            <w:pPr>
              <w:spacing w:after="0" w:line="264" w:lineRule="auto"/>
              <w:ind w:left="72"/>
            </w:pPr>
            <w:r>
              <w:t xml:space="preserve">A project of the NCBI, </w:t>
            </w:r>
            <w:r w:rsidRPr="0062651B">
              <w:t>The database of Genotypes and Phenotypes (dbGaP) was developed to archive and distribute the results of studies that have investigated the interaction of genotype and phenotype.</w:t>
            </w:r>
          </w:p>
        </w:tc>
      </w:tr>
      <w:tr w:rsidR="006841D4" w:rsidRPr="00D34EC0" w:rsidTr="00394584">
        <w:trPr>
          <w:trHeight w:val="70"/>
        </w:trPr>
        <w:tc>
          <w:tcPr>
            <w:tcW w:w="1350" w:type="pct"/>
          </w:tcPr>
          <w:p w:rsidR="006841D4" w:rsidRDefault="006841D4" w:rsidP="00394584">
            <w:r>
              <w:t>DM</w:t>
            </w:r>
          </w:p>
        </w:tc>
        <w:tc>
          <w:tcPr>
            <w:tcW w:w="3650" w:type="pct"/>
          </w:tcPr>
          <w:p w:rsidR="006841D4" w:rsidRDefault="006841D4" w:rsidP="00394584">
            <w:pPr>
              <w:spacing w:after="0" w:line="264" w:lineRule="auto"/>
              <w:ind w:left="72"/>
            </w:pPr>
            <w:r>
              <w:t>Data Management – the people and activities intent on preserving data integrity.</w:t>
            </w:r>
          </w:p>
        </w:tc>
      </w:tr>
      <w:tr w:rsidR="006841D4" w:rsidRPr="00D34EC0" w:rsidTr="00394584">
        <w:trPr>
          <w:trHeight w:val="70"/>
        </w:trPr>
        <w:tc>
          <w:tcPr>
            <w:tcW w:w="1350" w:type="pct"/>
          </w:tcPr>
          <w:p w:rsidR="006841D4" w:rsidRDefault="006841D4" w:rsidP="00394584">
            <w:r>
              <w:t>ELSI</w:t>
            </w:r>
          </w:p>
        </w:tc>
        <w:tc>
          <w:tcPr>
            <w:tcW w:w="3650" w:type="pct"/>
          </w:tcPr>
          <w:p w:rsidR="006841D4" w:rsidRDefault="006841D4" w:rsidP="00394584">
            <w:pPr>
              <w:spacing w:after="0" w:line="264" w:lineRule="auto"/>
              <w:ind w:left="72"/>
            </w:pPr>
            <w:r w:rsidRPr="00FB7278">
              <w:t xml:space="preserve">Ethical, </w:t>
            </w:r>
            <w:r>
              <w:t>L</w:t>
            </w:r>
            <w:r w:rsidRPr="00FB7278">
              <w:t xml:space="preserve">egal and </w:t>
            </w:r>
            <w:r>
              <w:t>S</w:t>
            </w:r>
            <w:r w:rsidRPr="00FB7278">
              <w:t xml:space="preserve">ocial </w:t>
            </w:r>
            <w:r>
              <w:t>I</w:t>
            </w:r>
            <w:r w:rsidRPr="00FB7278">
              <w:t>ssues</w:t>
            </w:r>
            <w:r>
              <w:t xml:space="preserve"> – The Human </w:t>
            </w:r>
            <w:r w:rsidR="00056BA7">
              <w:t>Genome</w:t>
            </w:r>
            <w:r>
              <w:t xml:space="preserve"> Project </w:t>
            </w:r>
            <w:r w:rsidRPr="00FB7278">
              <w:t>raised</w:t>
            </w:r>
            <w:r>
              <w:t xml:space="preserve"> concerns</w:t>
            </w:r>
            <w:r w:rsidRPr="00FB7278">
              <w:t xml:space="preserve"> in regards to how increased knowledge of the human genome could be used to discriminate against people.</w:t>
            </w:r>
            <w:r>
              <w:t xml:space="preserve"> Part of the data in CDR refers to an ongoing study of these issues with participants.</w:t>
            </w:r>
          </w:p>
        </w:tc>
      </w:tr>
      <w:tr w:rsidR="006841D4" w:rsidRPr="00D34EC0" w:rsidTr="00394584">
        <w:trPr>
          <w:trHeight w:val="70"/>
        </w:trPr>
        <w:tc>
          <w:tcPr>
            <w:tcW w:w="1350" w:type="pct"/>
          </w:tcPr>
          <w:p w:rsidR="006841D4" w:rsidRDefault="006841D4" w:rsidP="00394584">
            <w:r>
              <w:t>FEA</w:t>
            </w:r>
          </w:p>
        </w:tc>
        <w:tc>
          <w:tcPr>
            <w:tcW w:w="3650" w:type="pct"/>
          </w:tcPr>
          <w:p w:rsidR="006841D4" w:rsidRDefault="006841D4" w:rsidP="00394584">
            <w:pPr>
              <w:spacing w:after="0" w:line="264" w:lineRule="auto"/>
              <w:ind w:left="72"/>
            </w:pPr>
            <w:r>
              <w:t>Federal Enterprise Architecture</w:t>
            </w:r>
          </w:p>
        </w:tc>
      </w:tr>
      <w:tr w:rsidR="006841D4" w:rsidRPr="00D34EC0" w:rsidTr="00394584">
        <w:trPr>
          <w:trHeight w:val="70"/>
        </w:trPr>
        <w:tc>
          <w:tcPr>
            <w:tcW w:w="1350" w:type="pct"/>
          </w:tcPr>
          <w:p w:rsidR="006841D4" w:rsidRDefault="001E4A32" w:rsidP="00394584">
            <w:r>
              <w:t>FNLCR</w:t>
            </w:r>
          </w:p>
        </w:tc>
        <w:tc>
          <w:tcPr>
            <w:tcW w:w="3650" w:type="pct"/>
          </w:tcPr>
          <w:p w:rsidR="006841D4" w:rsidRDefault="006841D4" w:rsidP="00394584">
            <w:pPr>
              <w:spacing w:after="0" w:line="264" w:lineRule="auto"/>
              <w:ind w:left="72"/>
            </w:pPr>
            <w:r>
              <w:t>Frederick National Laboratory for Cancer Research</w:t>
            </w:r>
          </w:p>
        </w:tc>
      </w:tr>
      <w:tr w:rsidR="006841D4" w:rsidRPr="00D34EC0" w:rsidTr="00394584">
        <w:trPr>
          <w:trHeight w:val="70"/>
        </w:trPr>
        <w:tc>
          <w:tcPr>
            <w:tcW w:w="1350" w:type="pct"/>
          </w:tcPr>
          <w:p w:rsidR="006841D4" w:rsidRPr="00FD02FA" w:rsidRDefault="006841D4" w:rsidP="00394584">
            <w:r>
              <w:t>GORM</w:t>
            </w:r>
          </w:p>
        </w:tc>
        <w:tc>
          <w:tcPr>
            <w:tcW w:w="3650" w:type="pct"/>
          </w:tcPr>
          <w:p w:rsidR="006841D4" w:rsidRDefault="006841D4" w:rsidP="00394584">
            <w:pPr>
              <w:spacing w:after="0" w:line="264" w:lineRule="auto"/>
              <w:ind w:left="72"/>
            </w:pPr>
            <w:r>
              <w:t>Grails Object Relational Mapping</w:t>
            </w:r>
          </w:p>
        </w:tc>
      </w:tr>
      <w:tr w:rsidR="006841D4" w:rsidRPr="00D34EC0" w:rsidTr="00394584">
        <w:trPr>
          <w:trHeight w:val="70"/>
        </w:trPr>
        <w:tc>
          <w:tcPr>
            <w:tcW w:w="1350" w:type="pct"/>
          </w:tcPr>
          <w:p w:rsidR="006841D4" w:rsidRDefault="006841D4" w:rsidP="00394584">
            <w:r w:rsidRPr="00FD02FA">
              <w:t>Grails</w:t>
            </w:r>
          </w:p>
        </w:tc>
        <w:tc>
          <w:tcPr>
            <w:tcW w:w="3650" w:type="pct"/>
          </w:tcPr>
          <w:p w:rsidR="006841D4" w:rsidRDefault="006841D4" w:rsidP="00394584">
            <w:pPr>
              <w:spacing w:after="0" w:line="264" w:lineRule="auto"/>
              <w:ind w:left="72"/>
            </w:pPr>
            <w:r>
              <w:t>A</w:t>
            </w:r>
            <w:r w:rsidRPr="0062651B">
              <w:t xml:space="preserve"> powerful </w:t>
            </w:r>
            <w:r>
              <w:t xml:space="preserve">computer software </w:t>
            </w:r>
            <w:r w:rsidRPr="0062651B">
              <w:t>framework</w:t>
            </w:r>
            <w:r>
              <w:t>, based on the Groovy programming language, and emphasizing rapid software development of web based applications.</w:t>
            </w:r>
          </w:p>
        </w:tc>
      </w:tr>
      <w:tr w:rsidR="006841D4" w:rsidRPr="00D34EC0" w:rsidTr="00394584">
        <w:trPr>
          <w:trHeight w:val="70"/>
        </w:trPr>
        <w:tc>
          <w:tcPr>
            <w:tcW w:w="1350" w:type="pct"/>
          </w:tcPr>
          <w:p w:rsidR="006841D4" w:rsidRPr="00D34EC0" w:rsidDel="00014D36" w:rsidRDefault="006841D4" w:rsidP="00394584">
            <w:r>
              <w:t>GTEx</w:t>
            </w:r>
          </w:p>
        </w:tc>
        <w:tc>
          <w:tcPr>
            <w:tcW w:w="3650" w:type="pct"/>
          </w:tcPr>
          <w:p w:rsidR="006841D4" w:rsidRPr="00FD02FA" w:rsidRDefault="006841D4" w:rsidP="00394584">
            <w:pPr>
              <w:spacing w:after="0" w:line="264" w:lineRule="auto"/>
              <w:ind w:left="72"/>
            </w:pPr>
            <w:r>
              <w:t xml:space="preserve">NIH </w:t>
            </w:r>
            <w:r w:rsidRPr="00840BF0">
              <w:t>Common Fund's Genotype-Tissue Expression program</w:t>
            </w:r>
          </w:p>
        </w:tc>
      </w:tr>
      <w:tr w:rsidR="006841D4" w:rsidRPr="00D34EC0" w:rsidTr="00394584">
        <w:trPr>
          <w:trHeight w:val="70"/>
        </w:trPr>
        <w:tc>
          <w:tcPr>
            <w:tcW w:w="1350" w:type="pct"/>
          </w:tcPr>
          <w:p w:rsidR="006841D4" w:rsidRPr="00D34EC0" w:rsidDel="00014D36" w:rsidRDefault="006841D4" w:rsidP="00394584">
            <w:r>
              <w:t>HHS</w:t>
            </w:r>
          </w:p>
        </w:tc>
        <w:tc>
          <w:tcPr>
            <w:tcW w:w="3650" w:type="pct"/>
          </w:tcPr>
          <w:p w:rsidR="006841D4" w:rsidRPr="00FD02FA" w:rsidRDefault="006841D4" w:rsidP="00394584">
            <w:pPr>
              <w:spacing w:after="0" w:line="264" w:lineRule="auto"/>
              <w:ind w:left="72"/>
            </w:pPr>
            <w:r>
              <w:t>U.S. Department of Health and Human Services</w:t>
            </w:r>
          </w:p>
        </w:tc>
      </w:tr>
      <w:tr w:rsidR="006841D4" w:rsidRPr="00D34EC0" w:rsidTr="00394584">
        <w:trPr>
          <w:trHeight w:val="70"/>
        </w:trPr>
        <w:tc>
          <w:tcPr>
            <w:tcW w:w="1350" w:type="pct"/>
          </w:tcPr>
          <w:p w:rsidR="006841D4" w:rsidRDefault="006841D4" w:rsidP="00394584">
            <w:r w:rsidRPr="00FD02FA">
              <w:t>LDACC</w:t>
            </w:r>
          </w:p>
        </w:tc>
        <w:tc>
          <w:tcPr>
            <w:tcW w:w="3650" w:type="pct"/>
          </w:tcPr>
          <w:p w:rsidR="006841D4" w:rsidRDefault="006841D4" w:rsidP="00394584">
            <w:pPr>
              <w:spacing w:after="0" w:line="264" w:lineRule="auto"/>
              <w:ind w:left="72"/>
            </w:pPr>
            <w:r w:rsidRPr="0062651B">
              <w:t>Laboratory, Data Analysis, and Coordinating Center</w:t>
            </w:r>
            <w:r>
              <w:t>, currently run by the Broad Institute</w:t>
            </w:r>
          </w:p>
        </w:tc>
      </w:tr>
      <w:tr w:rsidR="006841D4" w:rsidRPr="00D34EC0" w:rsidTr="00394584">
        <w:trPr>
          <w:trHeight w:val="70"/>
        </w:trPr>
        <w:tc>
          <w:tcPr>
            <w:tcW w:w="1350" w:type="pct"/>
          </w:tcPr>
          <w:p w:rsidR="006841D4" w:rsidRDefault="006841D4" w:rsidP="00394584">
            <w:r>
              <w:t>LDS</w:t>
            </w:r>
          </w:p>
        </w:tc>
        <w:tc>
          <w:tcPr>
            <w:tcW w:w="3650" w:type="pct"/>
          </w:tcPr>
          <w:p w:rsidR="006841D4" w:rsidRDefault="006841D4" w:rsidP="004A600A">
            <w:pPr>
              <w:spacing w:after="0" w:line="264" w:lineRule="auto"/>
              <w:ind w:left="72"/>
            </w:pPr>
            <w:r>
              <w:t xml:space="preserve">Limited Data Set – a </w:t>
            </w:r>
            <w:r w:rsidR="004A600A">
              <w:t xml:space="preserve">reflection </w:t>
            </w:r>
            <w:r>
              <w:t>of the central data where PHI/PII data has been protected.</w:t>
            </w:r>
          </w:p>
        </w:tc>
      </w:tr>
      <w:tr w:rsidR="006841D4" w:rsidRPr="00D34EC0" w:rsidTr="00394584">
        <w:trPr>
          <w:trHeight w:val="70"/>
        </w:trPr>
        <w:tc>
          <w:tcPr>
            <w:tcW w:w="1350" w:type="pct"/>
          </w:tcPr>
          <w:p w:rsidR="006841D4" w:rsidRPr="00D34EC0" w:rsidDel="00014D36" w:rsidRDefault="006841D4" w:rsidP="00394584">
            <w:r>
              <w:lastRenderedPageBreak/>
              <w:t>LIMS</w:t>
            </w:r>
          </w:p>
        </w:tc>
        <w:tc>
          <w:tcPr>
            <w:tcW w:w="3650" w:type="pct"/>
          </w:tcPr>
          <w:p w:rsidR="006841D4" w:rsidRPr="00FD02FA" w:rsidRDefault="006841D4" w:rsidP="00394584">
            <w:pPr>
              <w:spacing w:after="0" w:line="264" w:lineRule="auto"/>
              <w:ind w:left="72"/>
            </w:pPr>
            <w:r>
              <w:t>Laboratory Information Management System</w:t>
            </w:r>
          </w:p>
        </w:tc>
      </w:tr>
      <w:tr w:rsidR="006841D4" w:rsidRPr="00D34EC0" w:rsidTr="00394584">
        <w:trPr>
          <w:trHeight w:val="70"/>
        </w:trPr>
        <w:tc>
          <w:tcPr>
            <w:tcW w:w="1350" w:type="pct"/>
          </w:tcPr>
          <w:p w:rsidR="006841D4" w:rsidRPr="00D34EC0" w:rsidRDefault="006841D4" w:rsidP="00394584">
            <w:r w:rsidRPr="00FD02FA">
              <w:t>PII</w:t>
            </w:r>
          </w:p>
        </w:tc>
        <w:tc>
          <w:tcPr>
            <w:tcW w:w="3650" w:type="pct"/>
          </w:tcPr>
          <w:p w:rsidR="006841D4" w:rsidRPr="00D34EC0" w:rsidRDefault="006841D4" w:rsidP="00394584">
            <w:pPr>
              <w:spacing w:after="0" w:line="264" w:lineRule="auto"/>
              <w:ind w:left="72"/>
              <w:rPr>
                <w:rFonts w:ascii="Arial" w:hAnsi="Arial" w:cs="Arial"/>
                <w:sz w:val="20"/>
                <w:szCs w:val="20"/>
              </w:rPr>
            </w:pPr>
            <w:r w:rsidRPr="00FD02FA">
              <w:t>Personally Identifiable Information</w:t>
            </w:r>
            <w:r>
              <w:t xml:space="preserve"> - </w:t>
            </w:r>
            <w:r w:rsidRPr="00840BF0">
              <w:t>Individually identifiable health information</w:t>
            </w:r>
            <w:r>
              <w:t xml:space="preserve"> </w:t>
            </w:r>
          </w:p>
        </w:tc>
      </w:tr>
      <w:tr w:rsidR="006841D4" w:rsidRPr="00D34EC0" w:rsidTr="00394584">
        <w:trPr>
          <w:trHeight w:val="70"/>
        </w:trPr>
        <w:tc>
          <w:tcPr>
            <w:tcW w:w="1350" w:type="pct"/>
          </w:tcPr>
          <w:p w:rsidR="006841D4" w:rsidRPr="00D34EC0" w:rsidRDefault="006841D4" w:rsidP="003E2FB5">
            <w:pPr>
              <w:jc w:val="both"/>
            </w:pPr>
            <w:r>
              <w:t>PHI</w:t>
            </w:r>
          </w:p>
        </w:tc>
        <w:tc>
          <w:tcPr>
            <w:tcW w:w="3650" w:type="pct"/>
          </w:tcPr>
          <w:p w:rsidR="006841D4" w:rsidRPr="00EB5A22" w:rsidRDefault="006841D4" w:rsidP="00394584">
            <w:pPr>
              <w:spacing w:after="0" w:line="264" w:lineRule="auto"/>
              <w:ind w:left="72"/>
            </w:pPr>
            <w:r w:rsidRPr="00FD02FA">
              <w:t>Protected Health Information</w:t>
            </w:r>
            <w:r>
              <w:t xml:space="preserve"> - Health information, including demographic information; Relates to an individual’s physical or mental health or the provision of or payment for health care</w:t>
            </w:r>
          </w:p>
        </w:tc>
      </w:tr>
      <w:tr w:rsidR="006841D4" w:rsidRPr="00D34EC0" w:rsidTr="00394584">
        <w:trPr>
          <w:trHeight w:val="70"/>
        </w:trPr>
        <w:tc>
          <w:tcPr>
            <w:tcW w:w="1350" w:type="pct"/>
          </w:tcPr>
          <w:p w:rsidR="006841D4" w:rsidRPr="00D34EC0" w:rsidRDefault="006841D4" w:rsidP="003E2FB5">
            <w:pPr>
              <w:spacing w:after="0" w:line="264" w:lineRule="auto"/>
              <w:rPr>
                <w:rFonts w:ascii="Arial" w:hAnsi="Arial" w:cs="Arial"/>
                <w:sz w:val="20"/>
                <w:szCs w:val="20"/>
              </w:rPr>
            </w:pPr>
            <w:r w:rsidRPr="00FD02FA">
              <w:t>RESTful</w:t>
            </w:r>
          </w:p>
        </w:tc>
        <w:tc>
          <w:tcPr>
            <w:tcW w:w="3650" w:type="pct"/>
          </w:tcPr>
          <w:p w:rsidR="006841D4" w:rsidRPr="00D34EC0" w:rsidRDefault="006841D4" w:rsidP="00394584">
            <w:pPr>
              <w:ind w:left="75"/>
            </w:pPr>
            <w:r>
              <w:t xml:space="preserve">A type of </w:t>
            </w:r>
            <w:r w:rsidR="00DE097D">
              <w:t>I</w:t>
            </w:r>
            <w:r>
              <w:t>nternet service interface typically between programs, which exchanges information.</w:t>
            </w:r>
          </w:p>
        </w:tc>
      </w:tr>
      <w:tr w:rsidR="006841D4" w:rsidRPr="00D34EC0" w:rsidTr="00992E0B">
        <w:trPr>
          <w:trHeight w:val="611"/>
        </w:trPr>
        <w:tc>
          <w:tcPr>
            <w:tcW w:w="1350" w:type="pct"/>
          </w:tcPr>
          <w:p w:rsidR="00EF6613" w:rsidRDefault="006841D4" w:rsidP="00992E0B">
            <w:pPr>
              <w:spacing w:after="0" w:line="264" w:lineRule="auto"/>
              <w:ind w:left="90"/>
            </w:pPr>
            <w:r>
              <w:t>SOP</w:t>
            </w:r>
          </w:p>
        </w:tc>
        <w:tc>
          <w:tcPr>
            <w:tcW w:w="3650" w:type="pct"/>
          </w:tcPr>
          <w:p w:rsidR="006841D4" w:rsidRDefault="006841D4" w:rsidP="00394584">
            <w:pPr>
              <w:ind w:left="75"/>
            </w:pPr>
            <w:r>
              <w:t>Standard Operating Procedure – a detailed document describing precisely</w:t>
            </w:r>
            <w:r w:rsidR="00DE097D">
              <w:t xml:space="preserve"> the </w:t>
            </w:r>
            <w:r w:rsidR="003B4E69">
              <w:t>performance</w:t>
            </w:r>
            <w:r w:rsidR="00DE097D">
              <w:t xml:space="preserve"> of a protocol.</w:t>
            </w:r>
            <w:r>
              <w:t xml:space="preserve"> </w:t>
            </w:r>
          </w:p>
        </w:tc>
      </w:tr>
      <w:tr w:rsidR="006841D4" w:rsidRPr="00D34EC0" w:rsidTr="00394584">
        <w:trPr>
          <w:trHeight w:val="70"/>
        </w:trPr>
        <w:tc>
          <w:tcPr>
            <w:tcW w:w="1350" w:type="pct"/>
          </w:tcPr>
          <w:p w:rsidR="006841D4" w:rsidRDefault="006841D4" w:rsidP="003E2FB5">
            <w:pPr>
              <w:spacing w:after="0" w:line="264" w:lineRule="auto"/>
              <w:ind w:left="90"/>
            </w:pPr>
            <w:r>
              <w:t>UI</w:t>
            </w:r>
          </w:p>
        </w:tc>
        <w:tc>
          <w:tcPr>
            <w:tcW w:w="3650" w:type="pct"/>
          </w:tcPr>
          <w:p w:rsidR="006841D4" w:rsidRDefault="006841D4" w:rsidP="00394584">
            <w:pPr>
              <w:ind w:left="75"/>
            </w:pPr>
            <w:r>
              <w:t>User Interface – typically refers to the web-based graphical user interface which enables the various groups to enter/retrieve data from the CDR</w:t>
            </w:r>
            <w:r w:rsidR="00A320E8">
              <w:t>-DS</w:t>
            </w:r>
            <w:r>
              <w:t xml:space="preserve"> or CDR-AR.</w:t>
            </w:r>
          </w:p>
        </w:tc>
      </w:tr>
      <w:tr w:rsidR="006841D4" w:rsidRPr="00D34EC0" w:rsidTr="00394584">
        <w:trPr>
          <w:trHeight w:val="70"/>
        </w:trPr>
        <w:tc>
          <w:tcPr>
            <w:tcW w:w="1350" w:type="pct"/>
          </w:tcPr>
          <w:p w:rsidR="006841D4" w:rsidRPr="00FD02FA" w:rsidRDefault="006841D4" w:rsidP="003E2FB5">
            <w:pPr>
              <w:spacing w:after="0" w:line="264" w:lineRule="auto"/>
              <w:ind w:left="90"/>
            </w:pPr>
            <w:r>
              <w:t>XML</w:t>
            </w:r>
          </w:p>
        </w:tc>
        <w:tc>
          <w:tcPr>
            <w:tcW w:w="3650" w:type="pct"/>
          </w:tcPr>
          <w:p w:rsidR="006841D4" w:rsidRDefault="006841D4" w:rsidP="00394584">
            <w:pPr>
              <w:ind w:left="75"/>
            </w:pPr>
            <w:r>
              <w:t xml:space="preserve">Extensible Markup Language.  A </w:t>
            </w:r>
            <w:r w:rsidRPr="00840BF0">
              <w:t>markup language that defines a set of rules for encoding documents in a format that is both human-readable and machine-readable. It is defined</w:t>
            </w:r>
            <w:r>
              <w:t xml:space="preserve"> in the XML 1.0 Specification</w:t>
            </w:r>
            <w:r w:rsidRPr="00840BF0">
              <w:t xml:space="preserve"> produced by the W3C, and several other relate</w:t>
            </w:r>
            <w:r>
              <w:t>d specifications,</w:t>
            </w:r>
            <w:r w:rsidRPr="00840BF0">
              <w:t xml:space="preserve"> all free open standards.</w:t>
            </w:r>
          </w:p>
        </w:tc>
      </w:tr>
    </w:tbl>
    <w:p w:rsidR="006841D4" w:rsidRPr="00B26A9E" w:rsidRDefault="006841D4" w:rsidP="006841D4"/>
    <w:bookmarkEnd w:id="210"/>
    <w:bookmarkEnd w:id="211"/>
    <w:bookmarkEnd w:id="212"/>
    <w:p w:rsidR="00786E9C" w:rsidRPr="009A3E19" w:rsidRDefault="00786E9C" w:rsidP="00992E0B">
      <w:pPr>
        <w:pStyle w:val="Heading6"/>
      </w:pPr>
      <w:r w:rsidRPr="00D34EC0">
        <w:br w:type="page"/>
      </w:r>
      <w:bookmarkStart w:id="215" w:name="_Toc197060766"/>
      <w:bookmarkStart w:id="216" w:name="_Toc237402974"/>
      <w:r w:rsidRPr="00D34EC0">
        <w:lastRenderedPageBreak/>
        <w:t xml:space="preserve"> </w:t>
      </w:r>
      <w:bookmarkStart w:id="217" w:name="_Ref424901037"/>
      <w:bookmarkStart w:id="218" w:name="_Ref424901056"/>
      <w:bookmarkStart w:id="219" w:name="_Ref424901639"/>
      <w:bookmarkStart w:id="220" w:name="_Ref424901750"/>
      <w:bookmarkStart w:id="221" w:name="_Ref424901773"/>
      <w:bookmarkStart w:id="222" w:name="_Ref424901793"/>
      <w:bookmarkStart w:id="223" w:name="_Ref424901831"/>
      <w:bookmarkStart w:id="224" w:name="_Toc435195083"/>
      <w:r w:rsidRPr="0071409B">
        <w:t>REFERENCES</w:t>
      </w:r>
      <w:bookmarkEnd w:id="5"/>
      <w:bookmarkEnd w:id="213"/>
      <w:bookmarkEnd w:id="214"/>
      <w:bookmarkEnd w:id="215"/>
      <w:bookmarkEnd w:id="216"/>
      <w:bookmarkEnd w:id="217"/>
      <w:bookmarkEnd w:id="218"/>
      <w:bookmarkEnd w:id="219"/>
      <w:bookmarkEnd w:id="220"/>
      <w:bookmarkEnd w:id="221"/>
      <w:bookmarkEnd w:id="222"/>
      <w:bookmarkEnd w:id="223"/>
      <w:bookmarkEnd w:id="224"/>
    </w:p>
    <w:p w:rsidR="00786E9C" w:rsidRPr="00D34EC0" w:rsidRDefault="00786E9C" w:rsidP="00340E95">
      <w:r w:rsidRPr="00D34EC0">
        <w:t>The following table summarizes the documents referenced in this document.</w:t>
      </w:r>
    </w:p>
    <w:tbl>
      <w:tblPr>
        <w:tblW w:w="5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619"/>
        <w:gridCol w:w="3061"/>
        <w:gridCol w:w="5660"/>
      </w:tblGrid>
      <w:tr w:rsidR="00340E95" w:rsidRPr="00D34EC0" w:rsidTr="00340E95">
        <w:trPr>
          <w:trHeight w:val="70"/>
          <w:tblHeader/>
          <w:jc w:val="center"/>
        </w:trPr>
        <w:tc>
          <w:tcPr>
            <w:tcW w:w="783" w:type="pct"/>
            <w:shd w:val="clear" w:color="auto" w:fill="F3F3F3"/>
          </w:tcPr>
          <w:p w:rsidR="00786E9C" w:rsidRPr="00D34EC0" w:rsidRDefault="00786E9C" w:rsidP="00861261">
            <w:pPr>
              <w:pStyle w:val="BodyText"/>
              <w:spacing w:after="0"/>
              <w:ind w:left="131" w:hanging="82"/>
              <w:rPr>
                <w:rFonts w:ascii="Arial" w:hAnsi="Arial" w:cs="Arial"/>
                <w:b/>
              </w:rPr>
            </w:pPr>
            <w:r w:rsidRPr="00D34EC0">
              <w:rPr>
                <w:rFonts w:ascii="Arial" w:hAnsi="Arial" w:cs="Arial"/>
                <w:b/>
              </w:rPr>
              <w:t>Document Name</w:t>
            </w:r>
          </w:p>
        </w:tc>
        <w:tc>
          <w:tcPr>
            <w:tcW w:w="1480" w:type="pct"/>
            <w:shd w:val="clear" w:color="auto" w:fill="F3F3F3"/>
          </w:tcPr>
          <w:p w:rsidR="00786E9C" w:rsidRPr="00D34EC0" w:rsidRDefault="00786E9C" w:rsidP="00861261">
            <w:pPr>
              <w:pStyle w:val="BodyText"/>
              <w:spacing w:after="0"/>
              <w:ind w:left="-23" w:hanging="12"/>
              <w:rPr>
                <w:rFonts w:ascii="Arial" w:hAnsi="Arial" w:cs="Arial"/>
                <w:b/>
              </w:rPr>
            </w:pPr>
            <w:r w:rsidRPr="00D34EC0">
              <w:rPr>
                <w:rFonts w:ascii="Arial" w:hAnsi="Arial" w:cs="Arial"/>
                <w:b/>
              </w:rPr>
              <w:t>Description</w:t>
            </w:r>
          </w:p>
        </w:tc>
        <w:tc>
          <w:tcPr>
            <w:tcW w:w="2737" w:type="pct"/>
            <w:shd w:val="clear" w:color="auto" w:fill="F3F3F3"/>
          </w:tcPr>
          <w:p w:rsidR="00786E9C" w:rsidRPr="00D34EC0" w:rsidRDefault="00786E9C" w:rsidP="00340E95">
            <w:pPr>
              <w:pStyle w:val="BodyText"/>
              <w:tabs>
                <w:tab w:val="left" w:pos="4614"/>
              </w:tabs>
              <w:spacing w:after="0"/>
              <w:ind w:left="92" w:hanging="31"/>
              <w:rPr>
                <w:rFonts w:ascii="Arial" w:hAnsi="Arial" w:cs="Arial"/>
                <w:b/>
              </w:rPr>
            </w:pPr>
            <w:r w:rsidRPr="00D34EC0">
              <w:rPr>
                <w:rFonts w:ascii="Arial" w:hAnsi="Arial" w:cs="Arial"/>
                <w:b/>
              </w:rPr>
              <w:t>Location</w:t>
            </w:r>
          </w:p>
        </w:tc>
      </w:tr>
      <w:tr w:rsidR="00340E95" w:rsidRPr="00D34EC0" w:rsidTr="00340E95">
        <w:trPr>
          <w:trHeight w:val="482"/>
          <w:jc w:val="center"/>
        </w:trPr>
        <w:tc>
          <w:tcPr>
            <w:tcW w:w="783" w:type="pct"/>
          </w:tcPr>
          <w:p w:rsidR="00786E9C" w:rsidRPr="00340E95" w:rsidRDefault="00854E91" w:rsidP="00861261">
            <w:pPr>
              <w:spacing w:after="0"/>
              <w:ind w:left="131" w:hanging="82"/>
              <w:rPr>
                <w:rFonts w:asciiTheme="minorHAnsi" w:hAnsiTheme="minorHAnsi"/>
              </w:rPr>
            </w:pPr>
            <w:r w:rsidRPr="00340E95">
              <w:rPr>
                <w:rFonts w:asciiTheme="minorHAnsi" w:hAnsiTheme="minorHAnsi"/>
              </w:rPr>
              <w:t>GTEx CDR User Guide</w:t>
            </w:r>
          </w:p>
        </w:tc>
        <w:tc>
          <w:tcPr>
            <w:tcW w:w="1480" w:type="pct"/>
          </w:tcPr>
          <w:p w:rsidR="00786E9C" w:rsidRPr="00340E95" w:rsidRDefault="00854E91" w:rsidP="00861261">
            <w:pPr>
              <w:spacing w:after="0"/>
              <w:ind w:left="-23" w:hanging="12"/>
              <w:rPr>
                <w:rFonts w:asciiTheme="minorHAnsi" w:hAnsiTheme="minorHAnsi"/>
              </w:rPr>
            </w:pPr>
            <w:r w:rsidRPr="00340E95">
              <w:rPr>
                <w:rFonts w:asciiTheme="minorHAnsi" w:hAnsiTheme="minorHAnsi"/>
              </w:rPr>
              <w:t>Describes how the portions of the CDR should be used with the GTEx project</w:t>
            </w:r>
          </w:p>
        </w:tc>
        <w:tc>
          <w:tcPr>
            <w:tcW w:w="2737" w:type="pct"/>
          </w:tcPr>
          <w:p w:rsidR="00786E9C" w:rsidRPr="00340E95" w:rsidRDefault="00854E91" w:rsidP="00340E95">
            <w:pPr>
              <w:tabs>
                <w:tab w:val="left" w:pos="4614"/>
              </w:tabs>
              <w:ind w:left="92" w:hanging="31"/>
              <w:rPr>
                <w:rFonts w:asciiTheme="minorHAnsi" w:hAnsiTheme="minorHAnsi"/>
              </w:rPr>
            </w:pPr>
            <w:r w:rsidRPr="00340E95">
              <w:rPr>
                <w:rFonts w:asciiTheme="minorHAnsi" w:hAnsiTheme="minorHAnsi"/>
              </w:rPr>
              <w:t>IT-9006-GTEx_CDR_Data_Services_Users_Guide_v3.01.docx</w:t>
            </w:r>
          </w:p>
        </w:tc>
      </w:tr>
      <w:tr w:rsidR="00340E95" w:rsidRPr="00D34EC0" w:rsidTr="00340E95">
        <w:trPr>
          <w:trHeight w:val="70"/>
          <w:jc w:val="center"/>
        </w:trPr>
        <w:tc>
          <w:tcPr>
            <w:tcW w:w="783" w:type="pct"/>
          </w:tcPr>
          <w:p w:rsidR="00786E9C" w:rsidRPr="00340E95" w:rsidRDefault="00854E91" w:rsidP="00861261">
            <w:pPr>
              <w:spacing w:after="0"/>
              <w:ind w:left="131" w:hanging="82"/>
              <w:rPr>
                <w:rFonts w:asciiTheme="minorHAnsi" w:hAnsiTheme="minorHAnsi"/>
              </w:rPr>
            </w:pPr>
            <w:r w:rsidRPr="00340E95">
              <w:rPr>
                <w:rFonts w:asciiTheme="minorHAnsi" w:hAnsiTheme="minorHAnsi"/>
              </w:rPr>
              <w:t>BPV CDR User Guide</w:t>
            </w:r>
          </w:p>
        </w:tc>
        <w:tc>
          <w:tcPr>
            <w:tcW w:w="1480" w:type="pct"/>
          </w:tcPr>
          <w:p w:rsidR="00786E9C" w:rsidRPr="00340E95" w:rsidRDefault="00854E91" w:rsidP="00861261">
            <w:pPr>
              <w:spacing w:after="0"/>
              <w:ind w:left="-23" w:hanging="12"/>
              <w:rPr>
                <w:rFonts w:asciiTheme="minorHAnsi" w:hAnsiTheme="minorHAnsi"/>
              </w:rPr>
            </w:pPr>
            <w:r w:rsidRPr="00340E95">
              <w:rPr>
                <w:rFonts w:asciiTheme="minorHAnsi" w:hAnsiTheme="minorHAnsi"/>
              </w:rPr>
              <w:t>Describes how the portions of the CDR should be used with the BPV project</w:t>
            </w:r>
          </w:p>
        </w:tc>
        <w:tc>
          <w:tcPr>
            <w:tcW w:w="2737" w:type="pct"/>
          </w:tcPr>
          <w:p w:rsidR="00786E9C" w:rsidRPr="00340E95" w:rsidRDefault="00854E91" w:rsidP="00340E95">
            <w:pPr>
              <w:tabs>
                <w:tab w:val="left" w:pos="4614"/>
              </w:tabs>
              <w:ind w:left="92" w:hanging="31"/>
              <w:rPr>
                <w:rFonts w:asciiTheme="minorHAnsi" w:hAnsiTheme="minorHAnsi"/>
              </w:rPr>
            </w:pPr>
            <w:r w:rsidRPr="00340E95">
              <w:rPr>
                <w:rFonts w:asciiTheme="minorHAnsi" w:hAnsiTheme="minorHAnsi"/>
              </w:rPr>
              <w:t>IT-9004_-_caHUB_CDR_User_Guide_for_BPV_101012.pdf</w:t>
            </w:r>
          </w:p>
        </w:tc>
      </w:tr>
      <w:tr w:rsidR="00340E95" w:rsidRPr="00D34EC0" w:rsidTr="00340E95">
        <w:trPr>
          <w:trHeight w:val="70"/>
          <w:jc w:val="center"/>
        </w:trPr>
        <w:tc>
          <w:tcPr>
            <w:tcW w:w="783" w:type="pct"/>
          </w:tcPr>
          <w:p w:rsidR="00EA001D" w:rsidRPr="00340E95" w:rsidRDefault="00EA001D" w:rsidP="00861261">
            <w:pPr>
              <w:spacing w:after="0"/>
              <w:ind w:left="131" w:hanging="82"/>
              <w:rPr>
                <w:rFonts w:asciiTheme="minorHAnsi" w:hAnsiTheme="minorHAnsi"/>
              </w:rPr>
            </w:pPr>
            <w:r w:rsidRPr="00340E95">
              <w:rPr>
                <w:rFonts w:asciiTheme="minorHAnsi" w:hAnsiTheme="minorHAnsi"/>
              </w:rPr>
              <w:t>Requirements Management Procedures</w:t>
            </w:r>
          </w:p>
        </w:tc>
        <w:tc>
          <w:tcPr>
            <w:tcW w:w="1480" w:type="pct"/>
          </w:tcPr>
          <w:p w:rsidR="00EA001D" w:rsidRPr="00340E95" w:rsidRDefault="00EA001D" w:rsidP="00861261">
            <w:pPr>
              <w:autoSpaceDE w:val="0"/>
              <w:autoSpaceDN w:val="0"/>
              <w:adjustRightInd w:val="0"/>
              <w:spacing w:after="0"/>
              <w:rPr>
                <w:rFonts w:asciiTheme="minorHAnsi" w:hAnsiTheme="minorHAnsi" w:cs="Calibri"/>
              </w:rPr>
            </w:pPr>
            <w:r w:rsidRPr="00340E95">
              <w:rPr>
                <w:rFonts w:asciiTheme="minorHAnsi" w:hAnsiTheme="minorHAnsi" w:cs="Calibri"/>
              </w:rPr>
              <w:t>Provide instruction and</w:t>
            </w:r>
          </w:p>
          <w:p w:rsidR="00EA001D" w:rsidRPr="00340E95" w:rsidRDefault="00056BA7" w:rsidP="00861261">
            <w:pPr>
              <w:autoSpaceDE w:val="0"/>
              <w:autoSpaceDN w:val="0"/>
              <w:adjustRightInd w:val="0"/>
              <w:spacing w:after="0"/>
              <w:rPr>
                <w:rFonts w:asciiTheme="minorHAnsi" w:hAnsiTheme="minorHAnsi"/>
                <w:bCs/>
                <w:color w:val="252525"/>
                <w:shd w:val="clear" w:color="auto" w:fill="FFFFFF"/>
              </w:rPr>
            </w:pPr>
            <w:r w:rsidRPr="00340E95">
              <w:rPr>
                <w:rFonts w:asciiTheme="minorHAnsi" w:hAnsiTheme="minorHAnsi" w:cs="Calibri"/>
              </w:rPr>
              <w:t>Guidance</w:t>
            </w:r>
            <w:r w:rsidR="00EA001D" w:rsidRPr="00340E95">
              <w:rPr>
                <w:rFonts w:asciiTheme="minorHAnsi" w:hAnsiTheme="minorHAnsi" w:cs="Calibri"/>
              </w:rPr>
              <w:t xml:space="preserve"> for Cancer Human Biobank (caHUB) Requirements Management which includes</w:t>
            </w:r>
            <w:r w:rsidR="00340E95">
              <w:rPr>
                <w:rFonts w:asciiTheme="minorHAnsi" w:hAnsiTheme="minorHAnsi" w:cs="Calibri"/>
              </w:rPr>
              <w:t>:</w:t>
            </w:r>
            <w:r w:rsidR="00340E95" w:rsidRPr="00340E95" w:rsidDel="00340E95">
              <w:rPr>
                <w:rFonts w:asciiTheme="minorHAnsi" w:hAnsiTheme="minorHAnsi" w:cs="Calibri"/>
              </w:rPr>
              <w:t xml:space="preserve"> </w:t>
            </w:r>
            <w:r w:rsidR="00EA001D" w:rsidRPr="00340E95">
              <w:rPr>
                <w:rFonts w:asciiTheme="minorHAnsi" w:hAnsiTheme="minorHAnsi" w:cs="Calibri"/>
              </w:rPr>
              <w:t>Identifying, reviewing, approving, and documenting new or updated requirements.</w:t>
            </w:r>
          </w:p>
        </w:tc>
        <w:tc>
          <w:tcPr>
            <w:tcW w:w="2737" w:type="pct"/>
          </w:tcPr>
          <w:p w:rsidR="00EA001D" w:rsidRPr="00340E95" w:rsidRDefault="00EA001D" w:rsidP="00340E95">
            <w:pPr>
              <w:tabs>
                <w:tab w:val="left" w:pos="4614"/>
              </w:tabs>
              <w:ind w:left="92" w:hanging="31"/>
              <w:rPr>
                <w:rFonts w:asciiTheme="minorHAnsi" w:hAnsiTheme="minorHAnsi"/>
              </w:rPr>
            </w:pPr>
            <w:r w:rsidRPr="00340E95">
              <w:rPr>
                <w:rFonts w:asciiTheme="minorHAnsi" w:hAnsiTheme="minorHAnsi"/>
              </w:rPr>
              <w:t xml:space="preserve">RM-0001 Requirements Management Procedures </w:t>
            </w:r>
          </w:p>
        </w:tc>
      </w:tr>
      <w:tr w:rsidR="005F3C89" w:rsidRPr="00D34EC0" w:rsidTr="00340E95">
        <w:trPr>
          <w:trHeight w:val="70"/>
          <w:jc w:val="center"/>
        </w:trPr>
        <w:tc>
          <w:tcPr>
            <w:tcW w:w="783" w:type="pct"/>
          </w:tcPr>
          <w:p w:rsidR="005F3C89" w:rsidRPr="00340E95" w:rsidRDefault="005F3C89" w:rsidP="00861261">
            <w:pPr>
              <w:spacing w:after="0"/>
              <w:ind w:left="131" w:hanging="82"/>
              <w:rPr>
                <w:rFonts w:asciiTheme="minorHAnsi" w:hAnsiTheme="minorHAnsi"/>
              </w:rPr>
            </w:pPr>
            <w:r>
              <w:t>GX3-OP-9001</w:t>
            </w:r>
          </w:p>
        </w:tc>
        <w:tc>
          <w:tcPr>
            <w:tcW w:w="1480" w:type="pct"/>
          </w:tcPr>
          <w:p w:rsidR="005F3C89" w:rsidRPr="00340E95" w:rsidRDefault="005F3C89" w:rsidP="00861261">
            <w:pPr>
              <w:autoSpaceDE w:val="0"/>
              <w:autoSpaceDN w:val="0"/>
              <w:adjustRightInd w:val="0"/>
              <w:spacing w:after="0"/>
              <w:rPr>
                <w:rFonts w:asciiTheme="minorHAnsi" w:hAnsiTheme="minorHAnsi" w:cs="Calibri"/>
              </w:rPr>
            </w:pPr>
            <w:r>
              <w:rPr>
                <w:rFonts w:asciiTheme="minorHAnsi" w:hAnsiTheme="minorHAnsi" w:cs="Calibri"/>
              </w:rPr>
              <w:t>Provides a detailed description of GTEx (and CDR) work flows.</w:t>
            </w:r>
          </w:p>
        </w:tc>
        <w:tc>
          <w:tcPr>
            <w:tcW w:w="2737" w:type="pct"/>
          </w:tcPr>
          <w:p w:rsidR="005F3C89" w:rsidRPr="00340E95" w:rsidRDefault="005F3C89" w:rsidP="00340E95">
            <w:pPr>
              <w:tabs>
                <w:tab w:val="left" w:pos="4614"/>
              </w:tabs>
              <w:ind w:left="92" w:hanging="31"/>
              <w:rPr>
                <w:rFonts w:asciiTheme="minorHAnsi" w:hAnsiTheme="minorHAnsi"/>
              </w:rPr>
            </w:pPr>
          </w:p>
        </w:tc>
      </w:tr>
      <w:tr w:rsidR="00340E95" w:rsidRPr="00D34EC0" w:rsidTr="00340E95">
        <w:trPr>
          <w:trHeight w:val="70"/>
          <w:jc w:val="center"/>
        </w:trPr>
        <w:tc>
          <w:tcPr>
            <w:tcW w:w="783" w:type="pct"/>
          </w:tcPr>
          <w:p w:rsidR="00786E9C" w:rsidRPr="00340E95" w:rsidRDefault="00854E91" w:rsidP="00861261">
            <w:pPr>
              <w:spacing w:after="0"/>
              <w:ind w:left="131" w:hanging="82"/>
              <w:rPr>
                <w:rFonts w:asciiTheme="minorHAnsi" w:hAnsiTheme="minorHAnsi"/>
              </w:rPr>
            </w:pPr>
            <w:r w:rsidRPr="00340E95">
              <w:rPr>
                <w:rFonts w:asciiTheme="minorHAnsi" w:hAnsiTheme="minorHAnsi"/>
              </w:rPr>
              <w:t>Google Chart</w:t>
            </w:r>
            <w:r w:rsidR="00A320E8">
              <w:rPr>
                <w:rFonts w:asciiTheme="minorHAnsi" w:hAnsiTheme="minorHAnsi"/>
              </w:rPr>
              <w:t>s</w:t>
            </w:r>
            <w:r w:rsidRPr="00340E95">
              <w:rPr>
                <w:rFonts w:asciiTheme="minorHAnsi" w:hAnsiTheme="minorHAnsi"/>
              </w:rPr>
              <w:t xml:space="preserve"> API</w:t>
            </w:r>
          </w:p>
        </w:tc>
        <w:tc>
          <w:tcPr>
            <w:tcW w:w="1480" w:type="pct"/>
          </w:tcPr>
          <w:p w:rsidR="00786E9C" w:rsidRPr="00340E95" w:rsidRDefault="00056BA7" w:rsidP="00861261">
            <w:pPr>
              <w:spacing w:after="0"/>
              <w:ind w:left="-23" w:hanging="12"/>
              <w:rPr>
                <w:rFonts w:asciiTheme="minorHAnsi" w:hAnsiTheme="minorHAnsi"/>
              </w:rPr>
            </w:pPr>
            <w:r w:rsidRPr="00340E95">
              <w:rPr>
                <w:rFonts w:asciiTheme="minorHAnsi" w:hAnsiTheme="minorHAnsi"/>
                <w:bCs/>
                <w:color w:val="252525"/>
                <w:shd w:val="clear" w:color="auto" w:fill="FFFFFF"/>
              </w:rPr>
              <w:t>A</w:t>
            </w:r>
            <w:r w:rsidRPr="00340E95">
              <w:rPr>
                <w:rFonts w:asciiTheme="minorHAnsi" w:hAnsiTheme="minorHAnsi"/>
                <w:color w:val="252525"/>
                <w:shd w:val="clear" w:color="auto" w:fill="FFFFFF"/>
              </w:rPr>
              <w:t xml:space="preserve"> tool </w:t>
            </w:r>
            <w:r>
              <w:rPr>
                <w:rFonts w:asciiTheme="minorHAnsi" w:hAnsiTheme="minorHAnsi"/>
                <w:color w:val="252525"/>
                <w:shd w:val="clear" w:color="auto" w:fill="FFFFFF"/>
              </w:rPr>
              <w:t>allowing an</w:t>
            </w:r>
            <w:r w:rsidRPr="00340E95">
              <w:rPr>
                <w:rFonts w:asciiTheme="minorHAnsi" w:hAnsiTheme="minorHAnsi"/>
                <w:color w:val="252525"/>
                <w:shd w:val="clear" w:color="auto" w:fill="FFFFFF"/>
              </w:rPr>
              <w:t xml:space="preserve"> </w:t>
            </w:r>
            <w:r>
              <w:rPr>
                <w:rFonts w:asciiTheme="minorHAnsi" w:hAnsiTheme="minorHAnsi"/>
                <w:color w:val="252525"/>
                <w:shd w:val="clear" w:color="auto" w:fill="FFFFFF"/>
              </w:rPr>
              <w:t>individual</w:t>
            </w:r>
            <w:r w:rsidRPr="00340E95">
              <w:rPr>
                <w:rFonts w:asciiTheme="minorHAnsi" w:hAnsiTheme="minorHAnsi"/>
                <w:color w:val="252525"/>
                <w:shd w:val="clear" w:color="auto" w:fill="FFFFFF"/>
              </w:rPr>
              <w:t xml:space="preserve"> </w:t>
            </w:r>
            <w:r>
              <w:rPr>
                <w:rFonts w:asciiTheme="minorHAnsi" w:hAnsiTheme="minorHAnsi"/>
                <w:color w:val="252525"/>
                <w:shd w:val="clear" w:color="auto" w:fill="FFFFFF"/>
              </w:rPr>
              <w:t xml:space="preserve">to </w:t>
            </w:r>
            <w:r w:rsidRPr="00340E95">
              <w:rPr>
                <w:rFonts w:asciiTheme="minorHAnsi" w:hAnsiTheme="minorHAnsi"/>
                <w:color w:val="252525"/>
                <w:shd w:val="clear" w:color="auto" w:fill="FFFFFF"/>
              </w:rPr>
              <w:t>easily create a chart from data</w:t>
            </w:r>
            <w:r>
              <w:rPr>
                <w:rFonts w:asciiTheme="minorHAnsi" w:hAnsiTheme="minorHAnsi"/>
                <w:color w:val="252525"/>
                <w:shd w:val="clear" w:color="auto" w:fill="FFFFFF"/>
              </w:rPr>
              <w:t>,</w:t>
            </w:r>
            <w:r w:rsidRPr="00340E95">
              <w:rPr>
                <w:rFonts w:asciiTheme="minorHAnsi" w:hAnsiTheme="minorHAnsi"/>
                <w:color w:val="252525"/>
                <w:shd w:val="clear" w:color="auto" w:fill="FFFFFF"/>
              </w:rPr>
              <w:t xml:space="preserve"> embed</w:t>
            </w:r>
            <w:r>
              <w:rPr>
                <w:rFonts w:asciiTheme="minorHAnsi" w:hAnsiTheme="minorHAnsi"/>
                <w:color w:val="252525"/>
                <w:shd w:val="clear" w:color="auto" w:fill="FFFFFF"/>
              </w:rPr>
              <w:t>ding</w:t>
            </w:r>
            <w:r w:rsidRPr="00340E95">
              <w:rPr>
                <w:rFonts w:asciiTheme="minorHAnsi" w:hAnsiTheme="minorHAnsi"/>
                <w:color w:val="252525"/>
                <w:shd w:val="clear" w:color="auto" w:fill="FFFFFF"/>
              </w:rPr>
              <w:t xml:space="preserve"> it in a web page.</w:t>
            </w:r>
          </w:p>
        </w:tc>
        <w:tc>
          <w:tcPr>
            <w:tcW w:w="2737" w:type="pct"/>
          </w:tcPr>
          <w:p w:rsidR="00786E9C" w:rsidRPr="00340E95" w:rsidRDefault="00DB48A0" w:rsidP="00340E95">
            <w:pPr>
              <w:tabs>
                <w:tab w:val="left" w:pos="4614"/>
              </w:tabs>
              <w:ind w:left="92" w:hanging="31"/>
              <w:rPr>
                <w:rFonts w:asciiTheme="minorHAnsi" w:hAnsiTheme="minorHAnsi"/>
              </w:rPr>
            </w:pPr>
            <w:hyperlink r:id="rId35" w:history="1">
              <w:r w:rsidR="00854E91" w:rsidRPr="004C119D">
                <w:rPr>
                  <w:rStyle w:val="Hyperlink"/>
                  <w:rFonts w:asciiTheme="minorHAnsi" w:hAnsiTheme="minorHAnsi"/>
                </w:rPr>
                <w:t>https://developers.google.com/chart/</w:t>
              </w:r>
            </w:hyperlink>
          </w:p>
        </w:tc>
      </w:tr>
      <w:tr w:rsidR="00340E95" w:rsidRPr="00D34EC0" w:rsidTr="00340E95">
        <w:trPr>
          <w:trHeight w:val="70"/>
          <w:jc w:val="center"/>
        </w:trPr>
        <w:tc>
          <w:tcPr>
            <w:tcW w:w="783" w:type="pct"/>
          </w:tcPr>
          <w:p w:rsidR="00E5217B" w:rsidRPr="00340E95" w:rsidRDefault="00056BA7" w:rsidP="00861261">
            <w:pPr>
              <w:spacing w:after="0"/>
              <w:ind w:left="131" w:hanging="82"/>
              <w:rPr>
                <w:rFonts w:asciiTheme="minorHAnsi" w:hAnsiTheme="minorHAnsi"/>
              </w:rPr>
            </w:pPr>
            <w:r w:rsidRPr="00340E95">
              <w:rPr>
                <w:rFonts w:asciiTheme="minorHAnsi" w:hAnsiTheme="minorHAnsi"/>
              </w:rPr>
              <w:t>CDR Groovy Code Documentation</w:t>
            </w:r>
          </w:p>
        </w:tc>
        <w:tc>
          <w:tcPr>
            <w:tcW w:w="1480" w:type="pct"/>
          </w:tcPr>
          <w:p w:rsidR="00E5217B" w:rsidRPr="00340E95" w:rsidRDefault="00E5217B" w:rsidP="00861261">
            <w:pPr>
              <w:spacing w:after="0"/>
              <w:ind w:left="-23" w:hanging="12"/>
              <w:rPr>
                <w:rFonts w:asciiTheme="minorHAnsi" w:hAnsiTheme="minorHAnsi"/>
                <w:bCs/>
                <w:color w:val="252525"/>
                <w:shd w:val="clear" w:color="auto" w:fill="FFFFFF"/>
              </w:rPr>
            </w:pPr>
            <w:r w:rsidRPr="00340E95">
              <w:rPr>
                <w:rFonts w:asciiTheme="minorHAnsi" w:hAnsiTheme="minorHAnsi"/>
                <w:bCs/>
                <w:color w:val="252525"/>
                <w:shd w:val="clear" w:color="auto" w:fill="FFFFFF"/>
              </w:rPr>
              <w:t>An automatically generated HTML index of the code comprising the CDR and CDR-AR structure.</w:t>
            </w:r>
          </w:p>
        </w:tc>
        <w:tc>
          <w:tcPr>
            <w:tcW w:w="2737" w:type="pct"/>
          </w:tcPr>
          <w:p w:rsidR="00E5217B" w:rsidRPr="00340E95" w:rsidRDefault="00A41469" w:rsidP="00340E95">
            <w:pPr>
              <w:tabs>
                <w:tab w:val="left" w:pos="4614"/>
              </w:tabs>
              <w:ind w:left="92" w:hanging="31"/>
              <w:rPr>
                <w:rFonts w:asciiTheme="minorHAnsi" w:hAnsiTheme="minorHAnsi"/>
              </w:rPr>
            </w:pPr>
            <w:r>
              <w:rPr>
                <w:rFonts w:asciiTheme="minorHAnsi" w:hAnsiTheme="minorHAnsi"/>
              </w:rPr>
              <w:t>Found in the GITHUB repository.</w:t>
            </w:r>
          </w:p>
        </w:tc>
      </w:tr>
      <w:tr w:rsidR="00340E95" w:rsidRPr="00D34EC0" w:rsidTr="00340E95">
        <w:trPr>
          <w:trHeight w:val="70"/>
          <w:jc w:val="center"/>
        </w:trPr>
        <w:tc>
          <w:tcPr>
            <w:tcW w:w="783" w:type="pct"/>
          </w:tcPr>
          <w:p w:rsidR="00E5217B" w:rsidRPr="00340E95" w:rsidRDefault="00E5217B" w:rsidP="00861261">
            <w:pPr>
              <w:spacing w:after="0"/>
              <w:ind w:left="131" w:hanging="82"/>
              <w:rPr>
                <w:rFonts w:asciiTheme="minorHAnsi" w:hAnsiTheme="minorHAnsi"/>
              </w:rPr>
            </w:pPr>
            <w:r w:rsidRPr="00340E95">
              <w:rPr>
                <w:rFonts w:asciiTheme="minorHAnsi" w:hAnsiTheme="minorHAnsi"/>
              </w:rPr>
              <w:t>caHUB Interface Control to CDR</w:t>
            </w:r>
          </w:p>
        </w:tc>
        <w:tc>
          <w:tcPr>
            <w:tcW w:w="1480" w:type="pct"/>
          </w:tcPr>
          <w:p w:rsidR="00E5217B" w:rsidRPr="00340E95" w:rsidRDefault="00E5217B" w:rsidP="00861261">
            <w:pPr>
              <w:spacing w:after="0"/>
              <w:ind w:left="-23" w:hanging="12"/>
              <w:rPr>
                <w:rFonts w:asciiTheme="minorHAnsi" w:hAnsiTheme="minorHAnsi"/>
                <w:bCs/>
                <w:color w:val="252525"/>
                <w:shd w:val="clear" w:color="auto" w:fill="FFFFFF"/>
              </w:rPr>
            </w:pPr>
            <w:r w:rsidRPr="00340E95">
              <w:rPr>
                <w:rFonts w:asciiTheme="minorHAnsi" w:hAnsiTheme="minorHAnsi"/>
                <w:bCs/>
                <w:color w:val="252525"/>
                <w:shd w:val="clear" w:color="auto" w:fill="FFFFFF"/>
              </w:rPr>
              <w:t>Description of the mechanism that CDR to communicate to caHUB resources.</w:t>
            </w:r>
          </w:p>
        </w:tc>
        <w:tc>
          <w:tcPr>
            <w:tcW w:w="2737" w:type="pct"/>
          </w:tcPr>
          <w:p w:rsidR="00E5217B" w:rsidRPr="00340E95" w:rsidRDefault="009377F3" w:rsidP="00340E95">
            <w:pPr>
              <w:tabs>
                <w:tab w:val="left" w:pos="4614"/>
              </w:tabs>
              <w:ind w:left="92" w:hanging="31"/>
              <w:rPr>
                <w:rFonts w:asciiTheme="minorHAnsi" w:hAnsiTheme="minorHAnsi"/>
              </w:rPr>
            </w:pPr>
            <w:r w:rsidRPr="00340E95">
              <w:rPr>
                <w:rFonts w:asciiTheme="minorHAnsi" w:hAnsiTheme="minorHAnsi"/>
              </w:rPr>
              <w:t>caHUB Interface Control Document.docx</w:t>
            </w:r>
            <w:r w:rsidR="009232D4" w:rsidRPr="00340E95">
              <w:rPr>
                <w:rFonts w:asciiTheme="minorHAnsi" w:hAnsiTheme="minorHAnsi"/>
              </w:rPr>
              <w:t xml:space="preserve"> </w:t>
            </w:r>
            <w:r w:rsidR="00A41469" w:rsidRPr="00340E95">
              <w:rPr>
                <w:rFonts w:asciiTheme="minorHAnsi" w:hAnsiTheme="minorHAnsi"/>
              </w:rPr>
              <w:t>pdf</w:t>
            </w:r>
            <w:r w:rsidR="00A41469">
              <w:rPr>
                <w:rFonts w:asciiTheme="minorHAnsi" w:hAnsiTheme="minorHAnsi"/>
              </w:rPr>
              <w:t xml:space="preserve"> found in the GITHUB repository.</w:t>
            </w:r>
          </w:p>
        </w:tc>
      </w:tr>
      <w:tr w:rsidR="00340E95" w:rsidRPr="00D34EC0" w:rsidTr="00861261">
        <w:trPr>
          <w:trHeight w:val="647"/>
          <w:jc w:val="center"/>
        </w:trPr>
        <w:tc>
          <w:tcPr>
            <w:tcW w:w="783" w:type="pct"/>
          </w:tcPr>
          <w:p w:rsidR="009774FB" w:rsidRPr="00340E95" w:rsidRDefault="009774FB" w:rsidP="00861261">
            <w:pPr>
              <w:spacing w:after="0"/>
              <w:ind w:left="131" w:hanging="82"/>
              <w:rPr>
                <w:rFonts w:asciiTheme="minorHAnsi" w:hAnsiTheme="minorHAnsi"/>
              </w:rPr>
            </w:pPr>
            <w:r w:rsidRPr="00340E95">
              <w:rPr>
                <w:rFonts w:asciiTheme="minorHAnsi" w:hAnsiTheme="minorHAnsi"/>
              </w:rPr>
              <w:t>CDR Load Test Results</w:t>
            </w:r>
          </w:p>
        </w:tc>
        <w:tc>
          <w:tcPr>
            <w:tcW w:w="1480" w:type="pct"/>
          </w:tcPr>
          <w:p w:rsidR="009774FB" w:rsidRPr="00340E95" w:rsidRDefault="009774FB" w:rsidP="00861261">
            <w:pPr>
              <w:spacing w:after="0"/>
              <w:ind w:left="-23" w:hanging="12"/>
              <w:rPr>
                <w:rFonts w:asciiTheme="minorHAnsi" w:hAnsiTheme="minorHAnsi"/>
                <w:bCs/>
                <w:color w:val="252525"/>
                <w:shd w:val="clear" w:color="auto" w:fill="FFFFFF"/>
              </w:rPr>
            </w:pPr>
            <w:r w:rsidRPr="00340E95">
              <w:rPr>
                <w:rFonts w:asciiTheme="minorHAnsi" w:hAnsiTheme="minorHAnsi"/>
                <w:bCs/>
                <w:color w:val="252525"/>
                <w:shd w:val="clear" w:color="auto" w:fill="FFFFFF"/>
              </w:rPr>
              <w:t>Results of load testing of CDR</w:t>
            </w:r>
          </w:p>
        </w:tc>
        <w:tc>
          <w:tcPr>
            <w:tcW w:w="2737" w:type="pct"/>
          </w:tcPr>
          <w:p w:rsidR="009774FB" w:rsidRPr="00340E95" w:rsidRDefault="009774FB" w:rsidP="00A41469">
            <w:pPr>
              <w:tabs>
                <w:tab w:val="left" w:pos="4614"/>
              </w:tabs>
              <w:ind w:left="92" w:hanging="31"/>
              <w:rPr>
                <w:rFonts w:asciiTheme="minorHAnsi" w:hAnsiTheme="minorHAnsi"/>
              </w:rPr>
            </w:pPr>
            <w:r w:rsidRPr="00340E95">
              <w:rPr>
                <w:rFonts w:asciiTheme="minorHAnsi" w:hAnsiTheme="minorHAnsi"/>
              </w:rPr>
              <w:t>CDR Load Test.pdf</w:t>
            </w:r>
            <w:r w:rsidR="00A41469">
              <w:rPr>
                <w:rFonts w:asciiTheme="minorHAnsi" w:hAnsiTheme="minorHAnsi"/>
              </w:rPr>
              <w:t xml:space="preserve"> found in the GITHUB repository.</w:t>
            </w:r>
          </w:p>
        </w:tc>
      </w:tr>
      <w:tr w:rsidR="00340E95" w:rsidRPr="00D34EC0" w:rsidTr="00340E95">
        <w:trPr>
          <w:trHeight w:val="70"/>
          <w:jc w:val="center"/>
        </w:trPr>
        <w:tc>
          <w:tcPr>
            <w:tcW w:w="783" w:type="pct"/>
          </w:tcPr>
          <w:p w:rsidR="009232D4" w:rsidRPr="00340E95" w:rsidRDefault="009232D4" w:rsidP="00861261">
            <w:pPr>
              <w:spacing w:after="0"/>
              <w:ind w:left="131" w:hanging="82"/>
              <w:rPr>
                <w:rFonts w:asciiTheme="minorHAnsi" w:hAnsiTheme="minorHAnsi"/>
              </w:rPr>
            </w:pPr>
            <w:r w:rsidRPr="00340E95">
              <w:rPr>
                <w:rFonts w:asciiTheme="minorHAnsi" w:hAnsiTheme="minorHAnsi"/>
              </w:rPr>
              <w:t xml:space="preserve">Cross Mapping </w:t>
            </w:r>
          </w:p>
        </w:tc>
        <w:tc>
          <w:tcPr>
            <w:tcW w:w="1480" w:type="pct"/>
          </w:tcPr>
          <w:p w:rsidR="009232D4" w:rsidRPr="00340E95" w:rsidRDefault="00056BA7" w:rsidP="00861261">
            <w:pPr>
              <w:spacing w:after="0"/>
              <w:ind w:left="-23" w:hanging="12"/>
              <w:rPr>
                <w:rFonts w:asciiTheme="minorHAnsi" w:hAnsiTheme="minorHAnsi"/>
                <w:bCs/>
                <w:color w:val="252525"/>
                <w:shd w:val="clear" w:color="auto" w:fill="FFFFFF"/>
              </w:rPr>
            </w:pPr>
            <w:r w:rsidRPr="00340E95">
              <w:rPr>
                <w:rFonts w:asciiTheme="minorHAnsi" w:hAnsiTheme="minorHAnsi"/>
                <w:bCs/>
                <w:color w:val="252525"/>
                <w:shd w:val="clear" w:color="auto" w:fill="FFFFFF"/>
              </w:rPr>
              <w:t>Maps the caHUB concept to the caHUB term, study form, Field Label on the CDR form, GTEx de-identified export, CDR Database table</w:t>
            </w:r>
            <w:r>
              <w:rPr>
                <w:rFonts w:asciiTheme="minorHAnsi" w:hAnsiTheme="minorHAnsi"/>
                <w:bCs/>
                <w:color w:val="252525"/>
                <w:shd w:val="clear" w:color="auto" w:fill="FFFFFF"/>
              </w:rPr>
              <w:t xml:space="preserve"> and</w:t>
            </w:r>
            <w:r w:rsidRPr="00340E95">
              <w:rPr>
                <w:rFonts w:asciiTheme="minorHAnsi" w:hAnsiTheme="minorHAnsi"/>
                <w:bCs/>
                <w:color w:val="252525"/>
                <w:shd w:val="clear" w:color="auto" w:fill="FFFFFF"/>
              </w:rPr>
              <w:t xml:space="preserve"> column, </w:t>
            </w:r>
            <w:r>
              <w:rPr>
                <w:rFonts w:asciiTheme="minorHAnsi" w:hAnsiTheme="minorHAnsi"/>
                <w:bCs/>
                <w:color w:val="252525"/>
                <w:shd w:val="clear" w:color="auto" w:fill="FFFFFF"/>
              </w:rPr>
              <w:t xml:space="preserve">to </w:t>
            </w:r>
            <w:r w:rsidRPr="00340E95">
              <w:rPr>
                <w:rFonts w:asciiTheme="minorHAnsi" w:hAnsiTheme="minorHAnsi"/>
                <w:bCs/>
                <w:color w:val="252525"/>
                <w:shd w:val="clear" w:color="auto" w:fill="FFFFFF"/>
              </w:rPr>
              <w:t>CDR key</w:t>
            </w:r>
            <w:r>
              <w:rPr>
                <w:rFonts w:asciiTheme="minorHAnsi" w:hAnsiTheme="minorHAnsi"/>
                <w:bCs/>
                <w:color w:val="252525"/>
                <w:shd w:val="clear" w:color="auto" w:fill="FFFFFF"/>
              </w:rPr>
              <w:t xml:space="preserve"> and</w:t>
            </w:r>
            <w:r w:rsidRPr="00340E95">
              <w:rPr>
                <w:rFonts w:asciiTheme="minorHAnsi" w:hAnsiTheme="minorHAnsi"/>
                <w:bCs/>
                <w:color w:val="252525"/>
                <w:shd w:val="clear" w:color="auto" w:fill="FFFFFF"/>
              </w:rPr>
              <w:t xml:space="preserve"> value</w:t>
            </w:r>
          </w:p>
        </w:tc>
        <w:tc>
          <w:tcPr>
            <w:tcW w:w="2737" w:type="pct"/>
          </w:tcPr>
          <w:p w:rsidR="009232D4" w:rsidRPr="00340E95" w:rsidRDefault="00056BA7" w:rsidP="00340E95">
            <w:pPr>
              <w:tabs>
                <w:tab w:val="left" w:pos="4614"/>
              </w:tabs>
              <w:ind w:left="92" w:hanging="31"/>
              <w:rPr>
                <w:rFonts w:asciiTheme="minorHAnsi" w:hAnsiTheme="minorHAnsi"/>
              </w:rPr>
            </w:pPr>
            <w:r w:rsidRPr="00340E95">
              <w:rPr>
                <w:rFonts w:asciiTheme="minorHAnsi" w:hAnsiTheme="minorHAnsi"/>
              </w:rPr>
              <w:t>caHUB</w:t>
            </w:r>
            <w:r w:rsidR="009232D4" w:rsidRPr="00340E95">
              <w:rPr>
                <w:rFonts w:asciiTheme="minorHAnsi" w:hAnsiTheme="minorHAnsi"/>
              </w:rPr>
              <w:t xml:space="preserve"> to CDR Mapping.xlsx</w:t>
            </w:r>
            <w:r w:rsidR="00A41469" w:rsidRPr="00340E95">
              <w:rPr>
                <w:rFonts w:asciiTheme="minorHAnsi" w:hAnsiTheme="minorHAnsi"/>
              </w:rPr>
              <w:t xml:space="preserve"> pdf</w:t>
            </w:r>
            <w:r w:rsidR="00A41469">
              <w:rPr>
                <w:rFonts w:asciiTheme="minorHAnsi" w:hAnsiTheme="minorHAnsi"/>
              </w:rPr>
              <w:t xml:space="preserve"> found in the GITHUB repository.</w:t>
            </w:r>
          </w:p>
        </w:tc>
      </w:tr>
      <w:tr w:rsidR="00F3708B" w:rsidRPr="00D34EC0" w:rsidTr="00340E95">
        <w:trPr>
          <w:trHeight w:val="70"/>
          <w:jc w:val="center"/>
        </w:trPr>
        <w:tc>
          <w:tcPr>
            <w:tcW w:w="783" w:type="pct"/>
          </w:tcPr>
          <w:p w:rsidR="00F3708B" w:rsidRPr="00340E95" w:rsidRDefault="00F3708B" w:rsidP="00861261">
            <w:pPr>
              <w:spacing w:after="0"/>
              <w:ind w:left="131" w:hanging="82"/>
              <w:rPr>
                <w:rFonts w:asciiTheme="minorHAnsi" w:hAnsiTheme="minorHAnsi"/>
              </w:rPr>
            </w:pPr>
            <w:r>
              <w:rPr>
                <w:rFonts w:asciiTheme="minorHAnsi" w:hAnsiTheme="minorHAnsi"/>
              </w:rPr>
              <w:t>CDR-DS Data M</w:t>
            </w:r>
            <w:r w:rsidRPr="00F3708B">
              <w:rPr>
                <w:rFonts w:asciiTheme="minorHAnsi" w:hAnsiTheme="minorHAnsi"/>
              </w:rPr>
              <w:t>odel</w:t>
            </w:r>
          </w:p>
        </w:tc>
        <w:tc>
          <w:tcPr>
            <w:tcW w:w="1480" w:type="pct"/>
          </w:tcPr>
          <w:p w:rsidR="00F3708B" w:rsidRPr="00340E95" w:rsidRDefault="00F3708B" w:rsidP="00861261">
            <w:pPr>
              <w:spacing w:after="0"/>
              <w:ind w:left="-23" w:hanging="12"/>
              <w:rPr>
                <w:rFonts w:asciiTheme="minorHAnsi" w:hAnsiTheme="minorHAnsi"/>
                <w:bCs/>
                <w:color w:val="252525"/>
                <w:shd w:val="clear" w:color="auto" w:fill="FFFFFF"/>
              </w:rPr>
            </w:pPr>
            <w:r>
              <w:rPr>
                <w:rFonts w:asciiTheme="minorHAnsi" w:hAnsiTheme="minorHAnsi"/>
                <w:bCs/>
                <w:color w:val="252525"/>
                <w:shd w:val="clear" w:color="auto" w:fill="FFFFFF"/>
              </w:rPr>
              <w:t>PDF diagram showing the data structures and relations.  Automatically generated from the Oracle server fiel</w:t>
            </w:r>
            <w:r w:rsidR="00861261">
              <w:rPr>
                <w:rFonts w:asciiTheme="minorHAnsi" w:hAnsiTheme="minorHAnsi"/>
                <w:bCs/>
                <w:color w:val="252525"/>
                <w:shd w:val="clear" w:color="auto" w:fill="FFFFFF"/>
              </w:rPr>
              <w:t>d</w:t>
            </w:r>
            <w:r>
              <w:rPr>
                <w:rFonts w:asciiTheme="minorHAnsi" w:hAnsiTheme="minorHAnsi"/>
                <w:bCs/>
                <w:color w:val="252525"/>
                <w:shd w:val="clear" w:color="auto" w:fill="FFFFFF"/>
              </w:rPr>
              <w:t>s.</w:t>
            </w:r>
          </w:p>
        </w:tc>
        <w:tc>
          <w:tcPr>
            <w:tcW w:w="2737" w:type="pct"/>
          </w:tcPr>
          <w:p w:rsidR="00F3708B" w:rsidRPr="00340E95" w:rsidRDefault="00F3708B" w:rsidP="00340E95">
            <w:pPr>
              <w:tabs>
                <w:tab w:val="left" w:pos="4614"/>
              </w:tabs>
              <w:ind w:left="92" w:hanging="31"/>
              <w:rPr>
                <w:rFonts w:asciiTheme="minorHAnsi" w:hAnsiTheme="minorHAnsi"/>
              </w:rPr>
            </w:pPr>
            <w:r w:rsidRPr="00F3708B">
              <w:rPr>
                <w:rFonts w:asciiTheme="minorHAnsi" w:hAnsiTheme="minorHAnsi"/>
              </w:rPr>
              <w:t>CDR_DS_data_model</w:t>
            </w:r>
            <w:r>
              <w:rPr>
                <w:rFonts w:asciiTheme="minorHAnsi" w:hAnsiTheme="minorHAnsi"/>
              </w:rPr>
              <w:t>.pdf</w:t>
            </w:r>
          </w:p>
        </w:tc>
      </w:tr>
    </w:tbl>
    <w:p w:rsidR="004B4CE2" w:rsidRDefault="004B4CE2" w:rsidP="006841D4">
      <w:pPr>
        <w:pStyle w:val="Heading1"/>
        <w:numPr>
          <w:ilvl w:val="0"/>
          <w:numId w:val="0"/>
        </w:numPr>
        <w:ind w:left="432"/>
        <w:sectPr w:rsidR="004B4CE2" w:rsidSect="00A6119A">
          <w:pgSz w:w="12240" w:h="15840"/>
          <w:pgMar w:top="1008" w:right="1008" w:bottom="1008" w:left="1008" w:header="432" w:footer="432" w:gutter="0"/>
          <w:cols w:space="720"/>
          <w:docGrid w:linePitch="360"/>
        </w:sectPr>
      </w:pPr>
    </w:p>
    <w:p w:rsidR="00A6119A" w:rsidRDefault="00A6119A" w:rsidP="00861261">
      <w:pPr>
        <w:pStyle w:val="Heading6"/>
      </w:pPr>
      <w:bookmarkStart w:id="225" w:name="_Ref430181561"/>
      <w:bookmarkStart w:id="226" w:name="_Toc435195084"/>
      <w:r>
        <w:lastRenderedPageBreak/>
        <w:t>GTEx Biospecimen Workflow Overview</w:t>
      </w:r>
      <w:bookmarkEnd w:id="225"/>
      <w:bookmarkEnd w:id="226"/>
    </w:p>
    <w:p w:rsidR="00A6119A" w:rsidRDefault="00A6119A" w:rsidP="00A6119A"/>
    <w:p w:rsidR="00A6119A" w:rsidRDefault="00861261" w:rsidP="009A54B7">
      <w:pPr>
        <w:pStyle w:val="Title"/>
      </w:pPr>
      <w:r>
        <w:t xml:space="preserve">I. </w:t>
      </w:r>
      <w:r w:rsidR="00A6119A">
        <w:t>Purpose</w:t>
      </w:r>
    </w:p>
    <w:p w:rsidR="00A6119A" w:rsidRDefault="00A6119A" w:rsidP="00A6119A">
      <w:pPr>
        <w:ind w:left="1080"/>
      </w:pPr>
      <w:r>
        <w:t xml:space="preserve">This document provides a high-level overview of the lifecycle of the biospecimen and data associated with the GTEx program and supporting operations from the caHUB Comprehensive Biospecimen Repository (CBR), Comprehensive Data Repository (CDR) and the Pathology Resource Center (PRC).  The workflow steps describe the roles, systems, and activities that play a part in the biospecimen lifecycle.  These activities identify and document critical steps of workflow, roles, identification labeling (Appendix A), systems (Appendix B), current SOPs (Appendix C), and associated activities. </w:t>
      </w:r>
    </w:p>
    <w:p w:rsidR="00A6119A" w:rsidRDefault="00861261" w:rsidP="009A54B7">
      <w:pPr>
        <w:pStyle w:val="Title"/>
      </w:pPr>
      <w:r>
        <w:t xml:space="preserve">II. </w:t>
      </w:r>
      <w:r w:rsidR="00A6119A">
        <w:t>Acronyms</w:t>
      </w:r>
    </w:p>
    <w:p w:rsidR="00A6119A" w:rsidRDefault="00A6119A" w:rsidP="00A6119A">
      <w:pPr>
        <w:keepNext/>
        <w:keepLines/>
        <w:ind w:left="1080"/>
      </w:pPr>
      <w:r>
        <w:t>All acronyms that do not appear in this table can be found in Appendix A and B.</w:t>
      </w:r>
    </w:p>
    <w:p w:rsidR="00A6119A" w:rsidRDefault="00A6119A" w:rsidP="00A6119A">
      <w:pPr>
        <w:keepNext/>
        <w:keepLines/>
        <w:numPr>
          <w:ilvl w:val="0"/>
          <w:numId w:val="76"/>
        </w:numPr>
        <w:spacing w:after="0" w:line="240" w:lineRule="auto"/>
        <w:ind w:left="1440"/>
      </w:pPr>
      <w:r>
        <w:t>BB</w:t>
      </w:r>
      <w:r>
        <w:tab/>
      </w:r>
      <w:r>
        <w:tab/>
        <w:t>Brain Bank (in this case, University of Miami Brain Bank)</w:t>
      </w:r>
    </w:p>
    <w:p w:rsidR="00A6119A" w:rsidRDefault="00A6119A" w:rsidP="00A6119A">
      <w:pPr>
        <w:keepNext/>
        <w:keepLines/>
        <w:numPr>
          <w:ilvl w:val="0"/>
          <w:numId w:val="76"/>
        </w:numPr>
        <w:spacing w:after="0" w:line="240" w:lineRule="auto"/>
        <w:ind w:left="1440"/>
      </w:pPr>
      <w:r>
        <w:t>BSS</w:t>
      </w:r>
      <w:r>
        <w:tab/>
      </w:r>
      <w:r>
        <w:tab/>
        <w:t>Biospecimen Source Site</w:t>
      </w:r>
    </w:p>
    <w:p w:rsidR="00A6119A" w:rsidRDefault="00A6119A" w:rsidP="00A6119A">
      <w:pPr>
        <w:keepNext/>
        <w:keepLines/>
        <w:numPr>
          <w:ilvl w:val="0"/>
          <w:numId w:val="76"/>
        </w:numPr>
        <w:spacing w:after="0" w:line="240" w:lineRule="auto"/>
        <w:ind w:left="1440"/>
      </w:pPr>
      <w:r>
        <w:t>caHUB</w:t>
      </w:r>
      <w:r>
        <w:tab/>
      </w:r>
      <w:r>
        <w:tab/>
        <w:t>cancer Human BioBank</w:t>
      </w:r>
    </w:p>
    <w:p w:rsidR="00A6119A" w:rsidRDefault="00A6119A" w:rsidP="00A6119A">
      <w:pPr>
        <w:keepNext/>
        <w:keepLines/>
        <w:numPr>
          <w:ilvl w:val="0"/>
          <w:numId w:val="76"/>
        </w:numPr>
        <w:spacing w:after="0" w:line="240" w:lineRule="auto"/>
        <w:ind w:left="1440"/>
      </w:pPr>
      <w:r>
        <w:t>CBR</w:t>
      </w:r>
      <w:r>
        <w:tab/>
      </w:r>
      <w:r>
        <w:tab/>
        <w:t>Comprehensive Biospecimen Repository</w:t>
      </w:r>
    </w:p>
    <w:p w:rsidR="00A6119A" w:rsidRDefault="00A6119A" w:rsidP="00A6119A">
      <w:pPr>
        <w:keepNext/>
        <w:keepLines/>
        <w:numPr>
          <w:ilvl w:val="0"/>
          <w:numId w:val="76"/>
        </w:numPr>
        <w:spacing w:after="0" w:line="240" w:lineRule="auto"/>
        <w:ind w:left="1440"/>
      </w:pPr>
      <w:r>
        <w:t>CDR</w:t>
      </w:r>
      <w:r>
        <w:tab/>
      </w:r>
      <w:r>
        <w:tab/>
        <w:t>Comprehensive Data Repository</w:t>
      </w:r>
    </w:p>
    <w:p w:rsidR="00A6119A" w:rsidRDefault="00A6119A" w:rsidP="00A6119A">
      <w:pPr>
        <w:keepNext/>
        <w:keepLines/>
        <w:numPr>
          <w:ilvl w:val="0"/>
          <w:numId w:val="76"/>
        </w:numPr>
        <w:spacing w:after="0" w:line="240" w:lineRule="auto"/>
        <w:ind w:left="1440"/>
      </w:pPr>
      <w:r>
        <w:t>CHP</w:t>
      </w:r>
      <w:r>
        <w:tab/>
      </w:r>
      <w:r>
        <w:tab/>
        <w:t>Collection, handling and processing (data)</w:t>
      </w:r>
    </w:p>
    <w:p w:rsidR="00A6119A" w:rsidRDefault="00A6119A" w:rsidP="00A6119A">
      <w:pPr>
        <w:keepNext/>
        <w:keepLines/>
        <w:numPr>
          <w:ilvl w:val="0"/>
          <w:numId w:val="76"/>
        </w:numPr>
        <w:spacing w:after="0" w:line="240" w:lineRule="auto"/>
        <w:ind w:left="1440"/>
      </w:pPr>
      <w:r>
        <w:t>GTEx</w:t>
      </w:r>
      <w:r>
        <w:tab/>
      </w:r>
      <w:r>
        <w:tab/>
        <w:t>Genotype Tissue Expression project</w:t>
      </w:r>
    </w:p>
    <w:p w:rsidR="00A6119A" w:rsidRDefault="00A6119A" w:rsidP="00A6119A">
      <w:pPr>
        <w:keepNext/>
        <w:keepLines/>
        <w:numPr>
          <w:ilvl w:val="0"/>
          <w:numId w:val="76"/>
        </w:numPr>
        <w:spacing w:after="0" w:line="240" w:lineRule="auto"/>
        <w:ind w:left="1440"/>
      </w:pPr>
      <w:r>
        <w:t>H&amp;E</w:t>
      </w:r>
      <w:r>
        <w:tab/>
      </w:r>
      <w:r>
        <w:tab/>
        <w:t>Hematoxylin and Eosin staining</w:t>
      </w:r>
    </w:p>
    <w:p w:rsidR="00A6119A" w:rsidRDefault="00A6119A" w:rsidP="00A6119A">
      <w:pPr>
        <w:keepNext/>
        <w:keepLines/>
        <w:numPr>
          <w:ilvl w:val="0"/>
          <w:numId w:val="76"/>
        </w:numPr>
        <w:tabs>
          <w:tab w:val="left" w:pos="1440"/>
        </w:tabs>
        <w:spacing w:after="0" w:line="240" w:lineRule="auto"/>
        <w:ind w:left="2880" w:hanging="1800"/>
      </w:pPr>
      <w:r>
        <w:t>LDACC</w:t>
      </w:r>
      <w:r>
        <w:tab/>
        <w:t>Laboratory Data Analysis Coordinating Center (in this case, The Broad Institute)</w:t>
      </w:r>
    </w:p>
    <w:p w:rsidR="00A6119A" w:rsidRDefault="00A6119A" w:rsidP="00A6119A">
      <w:pPr>
        <w:keepNext/>
        <w:keepLines/>
        <w:numPr>
          <w:ilvl w:val="0"/>
          <w:numId w:val="76"/>
        </w:numPr>
        <w:spacing w:after="0" w:line="240" w:lineRule="auto"/>
        <w:ind w:left="1440"/>
      </w:pPr>
      <w:r>
        <w:t>PRC</w:t>
      </w:r>
      <w:r>
        <w:tab/>
      </w:r>
      <w:r>
        <w:tab/>
        <w:t>Pathology Resource Center</w:t>
      </w:r>
    </w:p>
    <w:p w:rsidR="00A6119A" w:rsidRDefault="00A6119A" w:rsidP="00A6119A">
      <w:pPr>
        <w:keepNext/>
        <w:keepLines/>
        <w:ind w:left="1440"/>
      </w:pPr>
    </w:p>
    <w:p w:rsidR="00A6119A" w:rsidRDefault="00A6119A" w:rsidP="00A6119A">
      <w:pPr>
        <w:ind w:left="1440"/>
      </w:pPr>
    </w:p>
    <w:p w:rsidR="00A6119A" w:rsidRPr="001846C8" w:rsidRDefault="00A6119A" w:rsidP="00A6119A"/>
    <w:p w:rsidR="00E13E10" w:rsidRDefault="00E13E10" w:rsidP="00A6119A">
      <w:pPr>
        <w:sectPr w:rsidR="00E13E10" w:rsidSect="00475004">
          <w:pgSz w:w="15840" w:h="12240" w:orient="landscape" w:code="1"/>
          <w:pgMar w:top="1440" w:right="720" w:bottom="1440" w:left="720" w:header="432" w:footer="432" w:gutter="0"/>
          <w:cols w:space="720"/>
          <w:docGrid w:linePitch="360"/>
        </w:sectPr>
      </w:pPr>
    </w:p>
    <w:p w:rsidR="00A6119A" w:rsidRPr="00C91ADE" w:rsidRDefault="00A6119A" w:rsidP="009A54B7">
      <w:pPr>
        <w:pStyle w:val="Heading6"/>
      </w:pPr>
      <w:bookmarkStart w:id="227" w:name="_Ref435107544"/>
      <w:bookmarkStart w:id="228" w:name="_Toc435195085"/>
      <w:r>
        <w:lastRenderedPageBreak/>
        <w:t xml:space="preserve">GTEx </w:t>
      </w:r>
      <w:r w:rsidRPr="003E47C0">
        <w:t>Systems</w:t>
      </w:r>
      <w:r w:rsidR="00DC04CF">
        <w:t xml:space="preserve"> Descriptions</w:t>
      </w:r>
      <w:bookmarkEnd w:id="227"/>
      <w:bookmarkEnd w:id="228"/>
    </w:p>
    <w:p w:rsidR="00A6119A" w:rsidRDefault="00A6119A" w:rsidP="00A6119A"/>
    <w:p w:rsidR="00A6119A" w:rsidRDefault="00A6119A" w:rsidP="009A54B7">
      <w:pPr>
        <w:keepNext/>
        <w:keepLines/>
      </w:pPr>
      <w:r>
        <w:t>The following is a high level definition of the systems used within the GTEx workflow that track the chain of custody of the collected specimens and data. These systems are referenced in the workflow steps.</w:t>
      </w:r>
    </w:p>
    <w:p w:rsidR="00A6119A" w:rsidRDefault="00A6119A" w:rsidP="00A6119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2"/>
        <w:gridCol w:w="1155"/>
        <w:gridCol w:w="1406"/>
        <w:gridCol w:w="5373"/>
      </w:tblGrid>
      <w:tr w:rsidR="00A6119A" w:rsidTr="00A6119A">
        <w:trPr>
          <w:cantSplit/>
          <w:tblHeader/>
        </w:trPr>
        <w:tc>
          <w:tcPr>
            <w:tcW w:w="1998" w:type="dxa"/>
            <w:shd w:val="clear" w:color="auto" w:fill="31849B"/>
          </w:tcPr>
          <w:p w:rsidR="00A6119A" w:rsidRPr="00F720CB" w:rsidRDefault="00A6119A" w:rsidP="00A6119A">
            <w:pPr>
              <w:jc w:val="center"/>
              <w:rPr>
                <w:rFonts w:cs="Calibri"/>
                <w:b/>
                <w:color w:val="FFFFFF"/>
              </w:rPr>
            </w:pPr>
            <w:r w:rsidRPr="00F720CB">
              <w:rPr>
                <w:rFonts w:cs="Calibri"/>
                <w:b/>
                <w:color w:val="FFFFFF"/>
              </w:rPr>
              <w:t>System</w:t>
            </w:r>
          </w:p>
        </w:tc>
        <w:tc>
          <w:tcPr>
            <w:tcW w:w="1411" w:type="dxa"/>
            <w:shd w:val="clear" w:color="auto" w:fill="31849B"/>
          </w:tcPr>
          <w:p w:rsidR="00A6119A" w:rsidRPr="00F720CB" w:rsidRDefault="00A6119A" w:rsidP="00A6119A">
            <w:pPr>
              <w:jc w:val="center"/>
              <w:rPr>
                <w:rFonts w:cs="Calibri"/>
                <w:b/>
                <w:color w:val="FFFFFF"/>
              </w:rPr>
            </w:pPr>
            <w:r w:rsidRPr="00F720CB">
              <w:rPr>
                <w:rFonts w:cs="Calibri"/>
                <w:b/>
                <w:color w:val="FFFFFF"/>
              </w:rPr>
              <w:t>Location</w:t>
            </w:r>
          </w:p>
        </w:tc>
        <w:tc>
          <w:tcPr>
            <w:tcW w:w="1126" w:type="dxa"/>
            <w:shd w:val="clear" w:color="auto" w:fill="31849B"/>
          </w:tcPr>
          <w:p w:rsidR="00A6119A" w:rsidRPr="00F720CB" w:rsidRDefault="00A6119A" w:rsidP="00A6119A">
            <w:pPr>
              <w:jc w:val="center"/>
              <w:rPr>
                <w:rFonts w:cs="Calibri"/>
                <w:b/>
                <w:color w:val="FFFFFF"/>
              </w:rPr>
            </w:pPr>
            <w:r>
              <w:rPr>
                <w:rFonts w:cs="Calibri"/>
                <w:b/>
                <w:color w:val="FFFFFF"/>
              </w:rPr>
              <w:t>Potential System</w:t>
            </w:r>
          </w:p>
        </w:tc>
        <w:tc>
          <w:tcPr>
            <w:tcW w:w="9343" w:type="dxa"/>
            <w:shd w:val="clear" w:color="auto" w:fill="31849B"/>
          </w:tcPr>
          <w:p w:rsidR="00A6119A" w:rsidRPr="00F720CB" w:rsidRDefault="00A6119A" w:rsidP="00A6119A">
            <w:pPr>
              <w:jc w:val="center"/>
              <w:rPr>
                <w:rFonts w:cs="Calibri"/>
                <w:b/>
                <w:color w:val="FFFFFF"/>
              </w:rPr>
            </w:pPr>
            <w:r w:rsidRPr="00F720CB">
              <w:rPr>
                <w:rFonts w:cs="Calibri"/>
                <w:b/>
                <w:color w:val="FFFFFF"/>
              </w:rPr>
              <w:t>Function</w:t>
            </w:r>
          </w:p>
        </w:tc>
      </w:tr>
      <w:tr w:rsidR="00A6119A" w:rsidTr="00A6119A">
        <w:trPr>
          <w:cantSplit/>
        </w:trPr>
        <w:tc>
          <w:tcPr>
            <w:tcW w:w="1998" w:type="dxa"/>
          </w:tcPr>
          <w:p w:rsidR="00A6119A" w:rsidRPr="00F720CB" w:rsidRDefault="00A6119A" w:rsidP="00A6119A">
            <w:pPr>
              <w:rPr>
                <w:rFonts w:cs="Calibri"/>
              </w:rPr>
            </w:pPr>
            <w:r w:rsidRPr="00F720CB">
              <w:rPr>
                <w:rFonts w:cs="Calibri"/>
              </w:rPr>
              <w:t>B</w:t>
            </w:r>
            <w:r>
              <w:rPr>
                <w:rFonts w:cs="Calibri"/>
              </w:rPr>
              <w:t xml:space="preserve">iospecimen </w:t>
            </w:r>
            <w:r w:rsidRPr="00F720CB">
              <w:rPr>
                <w:rFonts w:cs="Calibri"/>
              </w:rPr>
              <w:t>I</w:t>
            </w:r>
            <w:r>
              <w:rPr>
                <w:rFonts w:cs="Calibri"/>
              </w:rPr>
              <w:t xml:space="preserve">nventory </w:t>
            </w:r>
            <w:r w:rsidRPr="00F720CB">
              <w:rPr>
                <w:rFonts w:cs="Calibri"/>
              </w:rPr>
              <w:t>M</w:t>
            </w:r>
            <w:r>
              <w:rPr>
                <w:rFonts w:cs="Calibri"/>
              </w:rPr>
              <w:t xml:space="preserve">anagement </w:t>
            </w:r>
            <w:r w:rsidRPr="00F720CB">
              <w:rPr>
                <w:rFonts w:cs="Calibri"/>
              </w:rPr>
              <w:t>S</w:t>
            </w:r>
            <w:r>
              <w:rPr>
                <w:rFonts w:cs="Calibri"/>
              </w:rPr>
              <w:t>ystem</w:t>
            </w:r>
          </w:p>
        </w:tc>
        <w:tc>
          <w:tcPr>
            <w:tcW w:w="1411" w:type="dxa"/>
          </w:tcPr>
          <w:p w:rsidR="00A6119A" w:rsidRPr="00F720CB" w:rsidRDefault="00A6119A" w:rsidP="00A6119A">
            <w:pPr>
              <w:rPr>
                <w:rFonts w:cs="Calibri"/>
              </w:rPr>
            </w:pPr>
            <w:r w:rsidRPr="00F720CB">
              <w:rPr>
                <w:rFonts w:cs="Calibri"/>
              </w:rPr>
              <w:t>BSS</w:t>
            </w:r>
          </w:p>
        </w:tc>
        <w:tc>
          <w:tcPr>
            <w:tcW w:w="1126" w:type="dxa"/>
          </w:tcPr>
          <w:p w:rsidR="00A6119A" w:rsidRPr="00F720CB" w:rsidRDefault="00A6119A" w:rsidP="00A6119A">
            <w:pPr>
              <w:rPr>
                <w:rFonts w:cs="Calibri"/>
              </w:rPr>
            </w:pPr>
            <w:r>
              <w:rPr>
                <w:rFonts w:cs="Calibri"/>
              </w:rPr>
              <w:t>N/A</w:t>
            </w:r>
          </w:p>
        </w:tc>
        <w:tc>
          <w:tcPr>
            <w:tcW w:w="9343" w:type="dxa"/>
          </w:tcPr>
          <w:p w:rsidR="00A6119A" w:rsidRPr="00F720CB" w:rsidRDefault="00A6119A" w:rsidP="00A6119A">
            <w:pPr>
              <w:rPr>
                <w:rFonts w:cs="Calibri"/>
              </w:rPr>
            </w:pPr>
            <w:r w:rsidRPr="00F720CB">
              <w:rPr>
                <w:rFonts w:cs="Calibri"/>
              </w:rPr>
              <w:t xml:space="preserve">Used only within each BSS, the Biospecimen Inventory Management System (BIMS) </w:t>
            </w:r>
            <w:r>
              <w:rPr>
                <w:rFonts w:cs="Calibri"/>
              </w:rPr>
              <w:t xml:space="preserve">is the system that </w:t>
            </w:r>
            <w:r w:rsidRPr="00F720CB">
              <w:rPr>
                <w:rFonts w:cs="Calibri"/>
              </w:rPr>
              <w:t xml:space="preserve">stores </w:t>
            </w:r>
            <w:r>
              <w:rPr>
                <w:rFonts w:cs="Calibri"/>
              </w:rPr>
              <w:t xml:space="preserve">inventory information about specimens collected, including </w:t>
            </w:r>
            <w:r w:rsidRPr="00F720CB">
              <w:rPr>
                <w:rFonts w:cs="Calibri"/>
              </w:rPr>
              <w:t xml:space="preserve">the relationship between the patient’s </w:t>
            </w:r>
            <w:r>
              <w:rPr>
                <w:rFonts w:cs="Calibri"/>
              </w:rPr>
              <w:t>medical records</w:t>
            </w:r>
            <w:r w:rsidRPr="00F720CB">
              <w:rPr>
                <w:rFonts w:cs="Calibri"/>
              </w:rPr>
              <w:t>, Donor</w:t>
            </w:r>
            <w:r>
              <w:rPr>
                <w:rFonts w:cs="Calibri"/>
              </w:rPr>
              <w:t>/patient</w:t>
            </w:r>
            <w:r w:rsidRPr="00F720CB">
              <w:rPr>
                <w:rFonts w:cs="Calibri"/>
              </w:rPr>
              <w:t xml:space="preserve"> ID, and Case ID.  </w:t>
            </w:r>
            <w:r>
              <w:rPr>
                <w:rFonts w:cs="Calibri"/>
              </w:rPr>
              <w:t>I</w:t>
            </w:r>
            <w:r w:rsidRPr="00F720CB">
              <w:rPr>
                <w:rFonts w:cs="Calibri"/>
              </w:rPr>
              <w:t xml:space="preserve">t will </w:t>
            </w:r>
            <w:r>
              <w:rPr>
                <w:rFonts w:cs="Calibri"/>
              </w:rPr>
              <w:t xml:space="preserve">link to the specimens stored at the </w:t>
            </w:r>
            <w:r w:rsidRPr="00F720CB">
              <w:rPr>
                <w:rFonts w:cs="Calibri"/>
              </w:rPr>
              <w:t>caHUB</w:t>
            </w:r>
            <w:r>
              <w:rPr>
                <w:rFonts w:cs="Calibri"/>
              </w:rPr>
              <w:t xml:space="preserve"> CBR and the associated data in the CDR using the Case ID. </w:t>
            </w:r>
          </w:p>
        </w:tc>
      </w:tr>
      <w:tr w:rsidR="00A6119A" w:rsidTr="00A6119A">
        <w:trPr>
          <w:cantSplit/>
        </w:trPr>
        <w:tc>
          <w:tcPr>
            <w:tcW w:w="1998" w:type="dxa"/>
          </w:tcPr>
          <w:p w:rsidR="00A6119A" w:rsidRPr="00F720CB" w:rsidRDefault="00A6119A" w:rsidP="00A6119A">
            <w:pPr>
              <w:rPr>
                <w:rFonts w:cs="Calibri"/>
              </w:rPr>
            </w:pPr>
            <w:r w:rsidRPr="00F720CB">
              <w:rPr>
                <w:rFonts w:cs="Calibri"/>
              </w:rPr>
              <w:t xml:space="preserve"> B</w:t>
            </w:r>
            <w:r>
              <w:rPr>
                <w:rFonts w:cs="Calibri"/>
              </w:rPr>
              <w:t xml:space="preserve">iospecimen </w:t>
            </w:r>
            <w:r w:rsidRPr="00F720CB">
              <w:rPr>
                <w:rFonts w:cs="Calibri"/>
              </w:rPr>
              <w:t>I</w:t>
            </w:r>
            <w:r>
              <w:rPr>
                <w:rFonts w:cs="Calibri"/>
              </w:rPr>
              <w:t xml:space="preserve">nventory </w:t>
            </w:r>
            <w:r w:rsidRPr="00F720CB">
              <w:rPr>
                <w:rFonts w:cs="Calibri"/>
              </w:rPr>
              <w:t>M</w:t>
            </w:r>
            <w:r>
              <w:rPr>
                <w:rFonts w:cs="Calibri"/>
              </w:rPr>
              <w:t xml:space="preserve">anagement </w:t>
            </w:r>
            <w:r w:rsidRPr="00F720CB">
              <w:rPr>
                <w:rFonts w:cs="Calibri"/>
              </w:rPr>
              <w:t>S</w:t>
            </w:r>
            <w:r>
              <w:rPr>
                <w:rFonts w:cs="Calibri"/>
              </w:rPr>
              <w:t>ystem</w:t>
            </w:r>
          </w:p>
        </w:tc>
        <w:tc>
          <w:tcPr>
            <w:tcW w:w="1411" w:type="dxa"/>
          </w:tcPr>
          <w:p w:rsidR="00A6119A" w:rsidRPr="00F720CB" w:rsidRDefault="00A6119A" w:rsidP="00A6119A">
            <w:pPr>
              <w:rPr>
                <w:rFonts w:cs="Calibri"/>
              </w:rPr>
            </w:pPr>
            <w:r w:rsidRPr="00F720CB">
              <w:rPr>
                <w:rFonts w:cs="Calibri"/>
              </w:rPr>
              <w:t>caHUB-CBR</w:t>
            </w:r>
          </w:p>
        </w:tc>
        <w:tc>
          <w:tcPr>
            <w:tcW w:w="1126" w:type="dxa"/>
          </w:tcPr>
          <w:p w:rsidR="00A6119A" w:rsidRPr="00F720CB" w:rsidRDefault="00A6119A" w:rsidP="00A6119A">
            <w:pPr>
              <w:rPr>
                <w:rFonts w:cs="Calibri"/>
              </w:rPr>
            </w:pPr>
            <w:r>
              <w:rPr>
                <w:rFonts w:cs="Calibri"/>
              </w:rPr>
              <w:t>Bio4D + spreadsheets</w:t>
            </w:r>
          </w:p>
        </w:tc>
        <w:tc>
          <w:tcPr>
            <w:tcW w:w="9343" w:type="dxa"/>
          </w:tcPr>
          <w:p w:rsidR="00A6119A" w:rsidRPr="00F720CB" w:rsidRDefault="00A6119A" w:rsidP="00A6119A">
            <w:pPr>
              <w:rPr>
                <w:rFonts w:cs="Calibri"/>
              </w:rPr>
            </w:pPr>
            <w:r w:rsidRPr="00F720CB">
              <w:rPr>
                <w:rFonts w:cs="Calibri"/>
              </w:rPr>
              <w:t xml:space="preserve">Accessed through the caHUB’s Comprehensive Biospecimen Resource (CBR), </w:t>
            </w:r>
            <w:r>
              <w:rPr>
                <w:rFonts w:cs="Calibri"/>
              </w:rPr>
              <w:t xml:space="preserve">this </w:t>
            </w:r>
            <w:r w:rsidRPr="00F720CB">
              <w:rPr>
                <w:rFonts w:cs="Calibri"/>
              </w:rPr>
              <w:t xml:space="preserve">Biospecimen Inventory Management System (BIMS) </w:t>
            </w:r>
            <w:r>
              <w:rPr>
                <w:rFonts w:cs="Calibri"/>
              </w:rPr>
              <w:t xml:space="preserve">refers generically to the system that </w:t>
            </w:r>
            <w:r w:rsidRPr="00F720CB">
              <w:rPr>
                <w:rFonts w:cs="Calibri"/>
              </w:rPr>
              <w:t xml:space="preserve">will </w:t>
            </w:r>
            <w:r>
              <w:rPr>
                <w:rFonts w:cs="Calibri"/>
              </w:rPr>
              <w:t xml:space="preserve">store inventory information about specimens collected at the BSS’s and stored/processed by the CBR.  This includes </w:t>
            </w:r>
            <w:r w:rsidRPr="00F720CB">
              <w:rPr>
                <w:rFonts w:cs="Calibri"/>
              </w:rPr>
              <w:t xml:space="preserve">the initial </w:t>
            </w:r>
            <w:r>
              <w:rPr>
                <w:rFonts w:cs="Calibri"/>
              </w:rPr>
              <w:t xml:space="preserve">contents and </w:t>
            </w:r>
            <w:r w:rsidRPr="00F720CB">
              <w:rPr>
                <w:rFonts w:cs="Calibri"/>
              </w:rPr>
              <w:t xml:space="preserve">labels </w:t>
            </w:r>
            <w:r>
              <w:rPr>
                <w:rFonts w:cs="Calibri"/>
              </w:rPr>
              <w:t xml:space="preserve">on kits </w:t>
            </w:r>
            <w:r w:rsidRPr="00F720CB">
              <w:rPr>
                <w:rFonts w:cs="Calibri"/>
              </w:rPr>
              <w:t>and shipment</w:t>
            </w:r>
            <w:r>
              <w:rPr>
                <w:rFonts w:cs="Calibri"/>
              </w:rPr>
              <w:t xml:space="preserve"> </w:t>
            </w:r>
            <w:r w:rsidRPr="00F720CB">
              <w:rPr>
                <w:rFonts w:cs="Calibri"/>
              </w:rPr>
              <w:t xml:space="preserve">tracking </w:t>
            </w:r>
            <w:r>
              <w:rPr>
                <w:rFonts w:cs="Calibri"/>
              </w:rPr>
              <w:t xml:space="preserve">information.  All </w:t>
            </w:r>
            <w:r w:rsidRPr="00F720CB">
              <w:rPr>
                <w:rFonts w:cs="Calibri"/>
              </w:rPr>
              <w:t>inventory</w:t>
            </w:r>
            <w:r>
              <w:rPr>
                <w:rFonts w:cs="Calibri"/>
              </w:rPr>
              <w:t xml:space="preserve"> and processing </w:t>
            </w:r>
            <w:r w:rsidRPr="00F720CB">
              <w:rPr>
                <w:rFonts w:cs="Calibri"/>
              </w:rPr>
              <w:t>data about the specimens</w:t>
            </w:r>
            <w:r>
              <w:rPr>
                <w:rFonts w:cs="Calibri"/>
              </w:rPr>
              <w:t xml:space="preserve"> will initially be </w:t>
            </w:r>
            <w:r w:rsidRPr="00F720CB">
              <w:rPr>
                <w:rFonts w:cs="Calibri"/>
              </w:rPr>
              <w:t>referenced using the Specimen ID</w:t>
            </w:r>
            <w:r>
              <w:rPr>
                <w:rFonts w:cs="Calibri"/>
              </w:rPr>
              <w:t xml:space="preserve">s.  </w:t>
            </w:r>
          </w:p>
        </w:tc>
      </w:tr>
      <w:tr w:rsidR="00A6119A" w:rsidRPr="00F720CB" w:rsidTr="00A6119A">
        <w:trPr>
          <w:cantSplit/>
        </w:trPr>
        <w:tc>
          <w:tcPr>
            <w:tcW w:w="1998" w:type="dxa"/>
          </w:tcPr>
          <w:p w:rsidR="00A6119A" w:rsidRPr="00F720CB" w:rsidRDefault="00A6119A" w:rsidP="00A6119A">
            <w:pPr>
              <w:rPr>
                <w:rFonts w:cs="Calibri"/>
              </w:rPr>
            </w:pPr>
            <w:r>
              <w:rPr>
                <w:rFonts w:cs="Calibri"/>
              </w:rPr>
              <w:t>Image Management System</w:t>
            </w:r>
          </w:p>
        </w:tc>
        <w:tc>
          <w:tcPr>
            <w:tcW w:w="1411" w:type="dxa"/>
          </w:tcPr>
          <w:p w:rsidR="00A6119A" w:rsidRPr="00F720CB" w:rsidRDefault="00A6119A" w:rsidP="00A6119A">
            <w:pPr>
              <w:rPr>
                <w:rFonts w:cs="Calibri"/>
              </w:rPr>
            </w:pPr>
            <w:r w:rsidRPr="00F720CB">
              <w:rPr>
                <w:rFonts w:cs="Calibri"/>
              </w:rPr>
              <w:t>caHUB-CBR</w:t>
            </w:r>
          </w:p>
        </w:tc>
        <w:tc>
          <w:tcPr>
            <w:tcW w:w="1126" w:type="dxa"/>
          </w:tcPr>
          <w:p w:rsidR="00A6119A" w:rsidRPr="00F720CB" w:rsidRDefault="00A6119A" w:rsidP="00A6119A">
            <w:pPr>
              <w:rPr>
                <w:rFonts w:cs="Calibri"/>
              </w:rPr>
            </w:pPr>
            <w:r>
              <w:rPr>
                <w:rFonts w:cs="Calibri"/>
              </w:rPr>
              <w:t>Aperio</w:t>
            </w:r>
          </w:p>
        </w:tc>
        <w:tc>
          <w:tcPr>
            <w:tcW w:w="9343" w:type="dxa"/>
          </w:tcPr>
          <w:p w:rsidR="00A6119A" w:rsidRPr="00F720CB" w:rsidRDefault="00A6119A" w:rsidP="00A6119A">
            <w:pPr>
              <w:rPr>
                <w:rFonts w:cs="Calibri"/>
              </w:rPr>
            </w:pPr>
            <w:r w:rsidRPr="00F720CB">
              <w:rPr>
                <w:rFonts w:cs="Calibri"/>
              </w:rPr>
              <w:t xml:space="preserve">Accessed through the caHUB’s CBR, </w:t>
            </w:r>
            <w:r>
              <w:rPr>
                <w:rFonts w:cs="Calibri"/>
              </w:rPr>
              <w:t xml:space="preserve">this system will store information about the digital images made from specimen/sample slides, </w:t>
            </w:r>
            <w:r w:rsidRPr="00F720CB">
              <w:rPr>
                <w:rFonts w:cs="Calibri"/>
              </w:rPr>
              <w:t xml:space="preserve">all referenced using the </w:t>
            </w:r>
            <w:r>
              <w:rPr>
                <w:rFonts w:cs="Calibri"/>
              </w:rPr>
              <w:t>Case/</w:t>
            </w:r>
            <w:r w:rsidRPr="00F720CB">
              <w:rPr>
                <w:rFonts w:cs="Calibri"/>
              </w:rPr>
              <w:t>Specimen</w:t>
            </w:r>
            <w:r>
              <w:rPr>
                <w:rFonts w:cs="Calibri"/>
              </w:rPr>
              <w:t>/sample</w:t>
            </w:r>
            <w:r w:rsidRPr="00F720CB">
              <w:rPr>
                <w:rFonts w:cs="Calibri"/>
              </w:rPr>
              <w:t xml:space="preserve"> ID</w:t>
            </w:r>
            <w:r>
              <w:rPr>
                <w:rFonts w:cs="Calibri"/>
              </w:rPr>
              <w:t>.</w:t>
            </w:r>
          </w:p>
        </w:tc>
      </w:tr>
      <w:tr w:rsidR="00A6119A" w:rsidTr="00A6119A">
        <w:trPr>
          <w:cantSplit/>
        </w:trPr>
        <w:tc>
          <w:tcPr>
            <w:tcW w:w="1998" w:type="dxa"/>
          </w:tcPr>
          <w:p w:rsidR="00A6119A" w:rsidRPr="00F720CB" w:rsidRDefault="00A6119A" w:rsidP="00A6119A">
            <w:pPr>
              <w:rPr>
                <w:rFonts w:cs="Calibri"/>
              </w:rPr>
            </w:pPr>
            <w:r>
              <w:rPr>
                <w:rFonts w:cs="Calibri"/>
              </w:rPr>
              <w:t>Clinical Data System</w:t>
            </w:r>
          </w:p>
        </w:tc>
        <w:tc>
          <w:tcPr>
            <w:tcW w:w="1411" w:type="dxa"/>
          </w:tcPr>
          <w:p w:rsidR="00A6119A" w:rsidRPr="00F720CB" w:rsidRDefault="00A6119A" w:rsidP="00A6119A">
            <w:pPr>
              <w:rPr>
                <w:rFonts w:cs="Calibri"/>
              </w:rPr>
            </w:pPr>
            <w:r w:rsidRPr="00F720CB">
              <w:rPr>
                <w:rFonts w:cs="Calibri"/>
              </w:rPr>
              <w:t>caHUB-CDR</w:t>
            </w:r>
          </w:p>
        </w:tc>
        <w:tc>
          <w:tcPr>
            <w:tcW w:w="1126" w:type="dxa"/>
          </w:tcPr>
          <w:p w:rsidR="00A6119A" w:rsidRPr="00F720CB" w:rsidRDefault="00A6119A" w:rsidP="00A6119A">
            <w:pPr>
              <w:rPr>
                <w:rFonts w:cs="Calibri"/>
              </w:rPr>
            </w:pPr>
            <w:r>
              <w:rPr>
                <w:rFonts w:cs="Calibri"/>
              </w:rPr>
              <w:t>CDR DS</w:t>
            </w:r>
          </w:p>
        </w:tc>
        <w:tc>
          <w:tcPr>
            <w:tcW w:w="9343" w:type="dxa"/>
          </w:tcPr>
          <w:p w:rsidR="00A6119A" w:rsidRPr="00F720CB" w:rsidRDefault="00A6119A" w:rsidP="00A6119A">
            <w:pPr>
              <w:rPr>
                <w:rFonts w:cs="Calibri"/>
              </w:rPr>
            </w:pPr>
            <w:r w:rsidRPr="00F720CB">
              <w:rPr>
                <w:rFonts w:cs="Calibri"/>
              </w:rPr>
              <w:t>Accessed through the caHUB  Comprehensive Data Resource (CDR), the interim caT</w:t>
            </w:r>
            <w:r>
              <w:rPr>
                <w:rFonts w:cs="Calibri"/>
              </w:rPr>
              <w:t>issue</w:t>
            </w:r>
            <w:r w:rsidRPr="00F720CB">
              <w:rPr>
                <w:rFonts w:cs="Calibri"/>
              </w:rPr>
              <w:t xml:space="preserve"> system will </w:t>
            </w:r>
            <w:r>
              <w:rPr>
                <w:rFonts w:cs="Calibri"/>
              </w:rPr>
              <w:t xml:space="preserve">be a web portal and will </w:t>
            </w:r>
            <w:r w:rsidRPr="00F720CB">
              <w:rPr>
                <w:rFonts w:cs="Calibri"/>
              </w:rPr>
              <w:t xml:space="preserve">store all </w:t>
            </w:r>
            <w:r>
              <w:rPr>
                <w:rFonts w:cs="Calibri"/>
              </w:rPr>
              <w:t xml:space="preserve">BSS case </w:t>
            </w:r>
            <w:r w:rsidRPr="00F720CB">
              <w:rPr>
                <w:rFonts w:cs="Calibri"/>
              </w:rPr>
              <w:t xml:space="preserve">collection, handling, </w:t>
            </w:r>
            <w:r>
              <w:rPr>
                <w:rFonts w:cs="Calibri"/>
              </w:rPr>
              <w:t xml:space="preserve">inventory </w:t>
            </w:r>
            <w:r w:rsidRPr="00F720CB">
              <w:rPr>
                <w:rFonts w:cs="Calibri"/>
              </w:rPr>
              <w:t xml:space="preserve">and processing data,  </w:t>
            </w:r>
            <w:r>
              <w:rPr>
                <w:rFonts w:cs="Calibri"/>
              </w:rPr>
              <w:t xml:space="preserve">and clinical and pathology and molecular data </w:t>
            </w:r>
            <w:r w:rsidRPr="00F720CB">
              <w:rPr>
                <w:rFonts w:cs="Calibri"/>
              </w:rPr>
              <w:t xml:space="preserve">referenced using the </w:t>
            </w:r>
            <w:r>
              <w:rPr>
                <w:rFonts w:cs="Calibri"/>
              </w:rPr>
              <w:t>BSS Case/Specimen/Sample/</w:t>
            </w:r>
            <w:r w:rsidRPr="00F720CB">
              <w:rPr>
                <w:rFonts w:cs="Calibri"/>
              </w:rPr>
              <w:t>HUB-ID</w:t>
            </w:r>
            <w:r>
              <w:rPr>
                <w:rFonts w:cs="Calibri"/>
              </w:rPr>
              <w:t>.  This system will include the ID</w:t>
            </w:r>
            <w:r w:rsidRPr="00F720CB">
              <w:rPr>
                <w:rFonts w:cs="Calibri"/>
              </w:rPr>
              <w:t xml:space="preserve"> Generation Service </w:t>
            </w:r>
            <w:r>
              <w:rPr>
                <w:rFonts w:cs="Calibri"/>
              </w:rPr>
              <w:t xml:space="preserve">that </w:t>
            </w:r>
            <w:r w:rsidRPr="00F720CB">
              <w:rPr>
                <w:rFonts w:cs="Calibri"/>
              </w:rPr>
              <w:t>will take Specimen</w:t>
            </w:r>
            <w:r>
              <w:rPr>
                <w:rFonts w:cs="Calibri"/>
              </w:rPr>
              <w:t>/sample</w:t>
            </w:r>
            <w:r w:rsidRPr="00F720CB">
              <w:rPr>
                <w:rFonts w:cs="Calibri"/>
              </w:rPr>
              <w:t xml:space="preserve"> IDs and generate/print/store corresponding HUB Case-IDs</w:t>
            </w:r>
            <w:r>
              <w:rPr>
                <w:rFonts w:cs="Calibri"/>
              </w:rPr>
              <w:t>. [For this interim HUB, this system is caTissue.]</w:t>
            </w:r>
          </w:p>
        </w:tc>
      </w:tr>
      <w:tr w:rsidR="00A6119A" w:rsidTr="00A6119A">
        <w:trPr>
          <w:cantSplit/>
        </w:trPr>
        <w:tc>
          <w:tcPr>
            <w:tcW w:w="1998" w:type="dxa"/>
          </w:tcPr>
          <w:p w:rsidR="00A6119A" w:rsidRPr="006D1E06" w:rsidRDefault="00A6119A" w:rsidP="00A6119A">
            <w:r w:rsidRPr="00F720CB">
              <w:rPr>
                <w:rFonts w:cs="Calibri"/>
              </w:rPr>
              <w:lastRenderedPageBreak/>
              <w:t>Pathology Review System</w:t>
            </w:r>
          </w:p>
        </w:tc>
        <w:tc>
          <w:tcPr>
            <w:tcW w:w="1411" w:type="dxa"/>
          </w:tcPr>
          <w:p w:rsidR="00A6119A" w:rsidRPr="00F720CB" w:rsidRDefault="00A6119A" w:rsidP="00A6119A">
            <w:pPr>
              <w:rPr>
                <w:rFonts w:cs="Calibri"/>
              </w:rPr>
            </w:pPr>
            <w:r w:rsidRPr="00F720CB">
              <w:rPr>
                <w:rFonts w:cs="Calibri"/>
              </w:rPr>
              <w:t>caHUB-CDR</w:t>
            </w:r>
            <w:r>
              <w:rPr>
                <w:rFonts w:cs="Calibri"/>
              </w:rPr>
              <w:t xml:space="preserve"> </w:t>
            </w:r>
          </w:p>
        </w:tc>
        <w:tc>
          <w:tcPr>
            <w:tcW w:w="1126" w:type="dxa"/>
          </w:tcPr>
          <w:p w:rsidR="00A6119A" w:rsidRPr="00F720CB" w:rsidRDefault="00A6119A" w:rsidP="00A6119A">
            <w:pPr>
              <w:rPr>
                <w:rFonts w:cs="Calibri"/>
              </w:rPr>
            </w:pPr>
            <w:r>
              <w:rPr>
                <w:rFonts w:cs="Calibri"/>
              </w:rPr>
              <w:t>CDR DS</w:t>
            </w:r>
          </w:p>
        </w:tc>
        <w:tc>
          <w:tcPr>
            <w:tcW w:w="9343" w:type="dxa"/>
          </w:tcPr>
          <w:p w:rsidR="00A6119A" w:rsidRPr="00F720CB" w:rsidRDefault="00A6119A" w:rsidP="00DC04CF">
            <w:pPr>
              <w:rPr>
                <w:rFonts w:cs="Calibri"/>
              </w:rPr>
            </w:pPr>
            <w:r w:rsidRPr="00F720CB">
              <w:rPr>
                <w:rFonts w:cs="Calibri"/>
              </w:rPr>
              <w:t xml:space="preserve">Accessed through the caHUB CDR, this notional system will compile the </w:t>
            </w:r>
            <w:r w:rsidR="00DC04CF">
              <w:rPr>
                <w:rFonts w:cs="Calibri"/>
              </w:rPr>
              <w:t>comments</w:t>
            </w:r>
            <w:r w:rsidR="00DC04CF" w:rsidRPr="00F720CB">
              <w:rPr>
                <w:rFonts w:cs="Calibri"/>
              </w:rPr>
              <w:t xml:space="preserve"> </w:t>
            </w:r>
            <w:r w:rsidRPr="00F720CB">
              <w:rPr>
                <w:rFonts w:cs="Calibri"/>
              </w:rPr>
              <w:t>and results from the pathology evaluation performed by the Pathology Resource Center</w:t>
            </w:r>
            <w:r>
              <w:rPr>
                <w:rFonts w:cs="Calibri"/>
              </w:rPr>
              <w:t>.</w:t>
            </w:r>
            <w:r w:rsidR="00DC04CF">
              <w:rPr>
                <w:rFonts w:cs="Calibri"/>
              </w:rPr>
              <w:t xml:space="preserve"> Images from Apario imaging systems, are used in the pathology review, but stored at the projects CBR.</w:t>
            </w:r>
          </w:p>
        </w:tc>
      </w:tr>
      <w:tr w:rsidR="00A6119A" w:rsidTr="00A6119A">
        <w:trPr>
          <w:cantSplit/>
        </w:trPr>
        <w:tc>
          <w:tcPr>
            <w:tcW w:w="1998" w:type="dxa"/>
          </w:tcPr>
          <w:p w:rsidR="00A6119A" w:rsidRPr="00F720CB" w:rsidRDefault="00A6119A" w:rsidP="00A6119A">
            <w:pPr>
              <w:rPr>
                <w:rFonts w:cs="Calibri"/>
              </w:rPr>
            </w:pPr>
            <w:r w:rsidRPr="00F720CB">
              <w:rPr>
                <w:rFonts w:cs="Calibri"/>
              </w:rPr>
              <w:t>Molecular Review System</w:t>
            </w:r>
          </w:p>
        </w:tc>
        <w:tc>
          <w:tcPr>
            <w:tcW w:w="1411" w:type="dxa"/>
          </w:tcPr>
          <w:p w:rsidR="00A6119A" w:rsidRPr="00F720CB" w:rsidRDefault="00A6119A" w:rsidP="00A6119A">
            <w:pPr>
              <w:rPr>
                <w:rFonts w:cs="Calibri"/>
              </w:rPr>
            </w:pPr>
            <w:r w:rsidRPr="00F720CB">
              <w:rPr>
                <w:rFonts w:cs="Calibri"/>
              </w:rPr>
              <w:t>caHUB-CDR</w:t>
            </w:r>
          </w:p>
        </w:tc>
        <w:tc>
          <w:tcPr>
            <w:tcW w:w="1126" w:type="dxa"/>
          </w:tcPr>
          <w:p w:rsidR="00A6119A" w:rsidRPr="00F720CB" w:rsidRDefault="00A6119A" w:rsidP="00A6119A">
            <w:pPr>
              <w:rPr>
                <w:rFonts w:cs="Calibri"/>
              </w:rPr>
            </w:pPr>
            <w:r>
              <w:rPr>
                <w:rFonts w:cs="Calibri"/>
              </w:rPr>
              <w:t>CDR DS</w:t>
            </w:r>
          </w:p>
        </w:tc>
        <w:tc>
          <w:tcPr>
            <w:tcW w:w="9343" w:type="dxa"/>
          </w:tcPr>
          <w:p w:rsidR="00A6119A" w:rsidRPr="00F720CB" w:rsidRDefault="00A6119A" w:rsidP="00A6119A">
            <w:pPr>
              <w:rPr>
                <w:rFonts w:cs="Calibri"/>
              </w:rPr>
            </w:pPr>
            <w:r w:rsidRPr="00F720CB">
              <w:rPr>
                <w:rFonts w:cs="Calibri"/>
              </w:rPr>
              <w:t>Accessed through the caHUB CDR, this notional system will compile the annotations and results from the molecular review performed by the CBR</w:t>
            </w:r>
            <w:r>
              <w:rPr>
                <w:rFonts w:cs="Calibri"/>
              </w:rPr>
              <w:t>.</w:t>
            </w:r>
          </w:p>
        </w:tc>
      </w:tr>
    </w:tbl>
    <w:p w:rsidR="00A6119A" w:rsidRDefault="00A6119A" w:rsidP="00A6119A">
      <w:pPr>
        <w:rPr>
          <w:b/>
          <w:sz w:val="32"/>
          <w:szCs w:val="32"/>
        </w:rPr>
      </w:pPr>
    </w:p>
    <w:p w:rsidR="00A6119A" w:rsidRDefault="00A6119A" w:rsidP="00A6119A">
      <w:pPr>
        <w:rPr>
          <w:rFonts w:ascii="Arial" w:hAnsi="Arial" w:cs="Arial"/>
          <w:b/>
          <w:bCs/>
          <w:kern w:val="32"/>
          <w:sz w:val="32"/>
          <w:szCs w:val="32"/>
        </w:rPr>
      </w:pPr>
      <w:r>
        <w:br w:type="page"/>
      </w:r>
    </w:p>
    <w:p w:rsidR="00A6119A" w:rsidRPr="00E13E10" w:rsidRDefault="00A6119A" w:rsidP="00861261">
      <w:pPr>
        <w:pStyle w:val="Title"/>
        <w:rPr>
          <w:szCs w:val="32"/>
        </w:rPr>
      </w:pPr>
      <w:r w:rsidRPr="00E13E10">
        <w:rPr>
          <w:szCs w:val="32"/>
        </w:rPr>
        <w:t>Appendix C:  GTEx Standard Operating Procedures</w:t>
      </w:r>
    </w:p>
    <w:p w:rsidR="00A6119A" w:rsidRDefault="00A6119A" w:rsidP="00A6119A">
      <w:pPr>
        <w:keepNext/>
        <w:keepLines/>
      </w:pPr>
    </w:p>
    <w:p w:rsidR="00A6119A" w:rsidRDefault="00A6119A" w:rsidP="009A54B7">
      <w:pPr>
        <w:keepNext/>
        <w:keepLines/>
      </w:pPr>
      <w:r>
        <w:t xml:space="preserve">The following is a list of the currently published </w:t>
      </w:r>
      <w:r w:rsidR="00DC04CF">
        <w:t>Leidos Biomedical Research</w:t>
      </w:r>
      <w:r>
        <w:t xml:space="preserve">/OBBR SOPs utilized for the GTEx project.  </w:t>
      </w:r>
    </w:p>
    <w:p w:rsidR="00A6119A" w:rsidRDefault="00A6119A" w:rsidP="00A6119A">
      <w:pPr>
        <w:keepNext/>
        <w:keepLine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6"/>
        <w:gridCol w:w="8110"/>
      </w:tblGrid>
      <w:tr w:rsidR="00A6119A" w:rsidTr="00861261">
        <w:trPr>
          <w:cantSplit/>
          <w:tblHeader/>
        </w:trPr>
        <w:tc>
          <w:tcPr>
            <w:tcW w:w="1466" w:type="dxa"/>
            <w:shd w:val="clear" w:color="auto" w:fill="31849B"/>
          </w:tcPr>
          <w:p w:rsidR="00A6119A" w:rsidRPr="00F720CB" w:rsidRDefault="00A6119A" w:rsidP="00A6119A">
            <w:pPr>
              <w:keepNext/>
              <w:keepLines/>
              <w:jc w:val="center"/>
              <w:rPr>
                <w:rFonts w:cs="Calibri"/>
                <w:b/>
                <w:color w:val="FFFFFF"/>
              </w:rPr>
            </w:pPr>
            <w:r>
              <w:rPr>
                <w:rFonts w:cs="Calibri"/>
                <w:b/>
                <w:color w:val="FFFFFF"/>
              </w:rPr>
              <w:t>SOP #</w:t>
            </w:r>
          </w:p>
        </w:tc>
        <w:tc>
          <w:tcPr>
            <w:tcW w:w="8110" w:type="dxa"/>
            <w:shd w:val="clear" w:color="auto" w:fill="31849B"/>
          </w:tcPr>
          <w:p w:rsidR="00A6119A" w:rsidRPr="00F720CB" w:rsidRDefault="00A6119A" w:rsidP="00A6119A">
            <w:pPr>
              <w:keepNext/>
              <w:keepLines/>
              <w:jc w:val="center"/>
              <w:rPr>
                <w:rFonts w:cs="Calibri"/>
                <w:b/>
                <w:color w:val="FFFFFF"/>
              </w:rPr>
            </w:pPr>
            <w:r>
              <w:rPr>
                <w:rFonts w:cs="Calibri"/>
                <w:b/>
                <w:color w:val="FFFFFF"/>
              </w:rPr>
              <w:t>Title</w:t>
            </w:r>
          </w:p>
        </w:tc>
      </w:tr>
      <w:tr w:rsidR="00A6119A" w:rsidRPr="00F720CB"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GX.0001</w:t>
            </w:r>
          </w:p>
        </w:tc>
        <w:tc>
          <w:tcPr>
            <w:tcW w:w="8110" w:type="dxa"/>
          </w:tcPr>
          <w:p w:rsidR="00A6119A" w:rsidRPr="00F720CB" w:rsidRDefault="00A6119A" w:rsidP="00A6119A">
            <w:pPr>
              <w:keepNext/>
              <w:keepLines/>
              <w:rPr>
                <w:rFonts w:cs="Calibri"/>
              </w:rPr>
            </w:pPr>
            <w:r w:rsidRPr="009958A1">
              <w:rPr>
                <w:rFonts w:cs="Calibri"/>
              </w:rPr>
              <w:t>GTEx Beta Phase PM Collection of Normal Tissues</w:t>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GX.0002</w:t>
            </w:r>
          </w:p>
        </w:tc>
        <w:tc>
          <w:tcPr>
            <w:tcW w:w="8110" w:type="dxa"/>
          </w:tcPr>
          <w:p w:rsidR="00A6119A" w:rsidRPr="00F720CB" w:rsidRDefault="00A6119A" w:rsidP="00A6119A">
            <w:pPr>
              <w:keepNext/>
              <w:keepLines/>
              <w:rPr>
                <w:rFonts w:cs="Calibri"/>
              </w:rPr>
            </w:pPr>
            <w:r>
              <w:rPr>
                <w:rFonts w:cs="Calibri"/>
              </w:rPr>
              <w:t xml:space="preserve">GTEx </w:t>
            </w:r>
            <w:r w:rsidRPr="009958A1">
              <w:rPr>
                <w:rFonts w:cs="Calibri"/>
              </w:rPr>
              <w:t>Kit Receipt Supply Shipping Instructions</w:t>
            </w:r>
            <w:r w:rsidRPr="009958A1">
              <w:rPr>
                <w:rFonts w:cs="Calibri"/>
                <w:noProof/>
              </w:rPr>
              <w:drawing>
                <wp:inline distT="0" distB="0" distL="0" distR="0" wp14:anchorId="0195BD15" wp14:editId="68836CE6">
                  <wp:extent cx="9525" cy="9525"/>
                  <wp:effectExtent l="0" t="0" r="0" b="0"/>
                  <wp:docPr id="300" name="Picture 11" descr="Use SHIFT+ENTER to open the menu (new window).">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SHIFT+ENTER to open the menu (new window).">
                            <a:hlinkClick r:id="rId36"/>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GX.0003</w:t>
            </w:r>
          </w:p>
        </w:tc>
        <w:tc>
          <w:tcPr>
            <w:tcW w:w="8110" w:type="dxa"/>
          </w:tcPr>
          <w:p w:rsidR="00A6119A" w:rsidRPr="00F720CB" w:rsidRDefault="00A6119A" w:rsidP="00A6119A">
            <w:pPr>
              <w:keepNext/>
              <w:keepLines/>
              <w:rPr>
                <w:rFonts w:cs="Calibri"/>
              </w:rPr>
            </w:pPr>
            <w:r w:rsidRPr="009958A1">
              <w:rPr>
                <w:rFonts w:cs="Calibri"/>
              </w:rPr>
              <w:t>GTEx caTissue Data Entry SOP</w:t>
            </w:r>
            <w:r w:rsidRPr="009958A1">
              <w:rPr>
                <w:rFonts w:cs="Calibri"/>
                <w:noProof/>
              </w:rPr>
              <w:drawing>
                <wp:inline distT="0" distB="0" distL="0" distR="0" wp14:anchorId="14F59C15" wp14:editId="2D719F7B">
                  <wp:extent cx="9525" cy="9525"/>
                  <wp:effectExtent l="0" t="0" r="0" b="0"/>
                  <wp:docPr id="301" name="Picture 15" descr="Use SHIFT+ENTER to open the menu (new window).">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 SHIFT+ENTER to open the menu (new window).">
                            <a:hlinkClick r:id="rId38"/>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GX.0004</w:t>
            </w:r>
          </w:p>
        </w:tc>
        <w:tc>
          <w:tcPr>
            <w:tcW w:w="8110" w:type="dxa"/>
          </w:tcPr>
          <w:p w:rsidR="00A6119A" w:rsidRPr="00F720CB" w:rsidRDefault="00A6119A" w:rsidP="00A6119A">
            <w:pPr>
              <w:keepNext/>
              <w:keepLines/>
              <w:rPr>
                <w:rFonts w:cs="Calibri"/>
              </w:rPr>
            </w:pPr>
            <w:r w:rsidRPr="009958A1">
              <w:rPr>
                <w:rFonts w:cs="Calibri"/>
              </w:rPr>
              <w:t>GTEx Data Management SOP</w:t>
            </w:r>
            <w:r w:rsidRPr="009958A1">
              <w:rPr>
                <w:rFonts w:cs="Calibri"/>
                <w:noProof/>
              </w:rPr>
              <w:drawing>
                <wp:inline distT="0" distB="0" distL="0" distR="0" wp14:anchorId="7B0000F4" wp14:editId="4A319796">
                  <wp:extent cx="9525" cy="9525"/>
                  <wp:effectExtent l="0" t="0" r="0" b="0"/>
                  <wp:docPr id="38" name="Picture 19" descr="Use SHIFT+ENTER to open the menu (new window).">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 SHIFT+ENTER to open the menu (new window).">
                            <a:hlinkClick r:id="rId39"/>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GX.0005</w:t>
            </w:r>
          </w:p>
        </w:tc>
        <w:tc>
          <w:tcPr>
            <w:tcW w:w="8110" w:type="dxa"/>
          </w:tcPr>
          <w:p w:rsidR="00A6119A" w:rsidRPr="00F720CB" w:rsidRDefault="00A6119A" w:rsidP="00A6119A">
            <w:pPr>
              <w:keepNext/>
              <w:keepLines/>
              <w:rPr>
                <w:rFonts w:cs="Calibri"/>
              </w:rPr>
            </w:pPr>
            <w:r w:rsidRPr="009958A1">
              <w:rPr>
                <w:rFonts w:cs="Calibri"/>
              </w:rPr>
              <w:t>GTEx Beta Assessment Metrics PM Collection for Normal Tissues</w:t>
            </w:r>
            <w:r w:rsidRPr="009958A1">
              <w:rPr>
                <w:rFonts w:cs="Calibri"/>
                <w:noProof/>
              </w:rPr>
              <w:drawing>
                <wp:inline distT="0" distB="0" distL="0" distR="0" wp14:anchorId="6B913493" wp14:editId="3C9AD880">
                  <wp:extent cx="9525" cy="9525"/>
                  <wp:effectExtent l="0" t="0" r="0" b="0"/>
                  <wp:docPr id="39" name="Picture 23" descr="Use SHIFT+ENTER to open the menu (new window).">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SHIFT+ENTER to open the menu (new window).">
                            <a:hlinkClick r:id="rId40"/>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GX.0006</w:t>
            </w:r>
          </w:p>
        </w:tc>
        <w:tc>
          <w:tcPr>
            <w:tcW w:w="8110" w:type="dxa"/>
          </w:tcPr>
          <w:p w:rsidR="00A6119A" w:rsidRPr="00F720CB" w:rsidRDefault="00A6119A" w:rsidP="00A6119A">
            <w:pPr>
              <w:keepNext/>
              <w:keepLines/>
              <w:rPr>
                <w:rFonts w:cs="Calibri"/>
              </w:rPr>
            </w:pPr>
            <w:r>
              <w:rPr>
                <w:rFonts w:cs="Calibri"/>
              </w:rPr>
              <w:t xml:space="preserve">GTEx Case Report Form Completion </w:t>
            </w:r>
            <w:r w:rsidRPr="009958A1">
              <w:rPr>
                <w:rFonts w:cs="Calibri"/>
              </w:rPr>
              <w:t>SOP</w:t>
            </w:r>
            <w:r w:rsidRPr="009958A1">
              <w:rPr>
                <w:rFonts w:cs="Calibri"/>
                <w:noProof/>
              </w:rPr>
              <w:drawing>
                <wp:inline distT="0" distB="0" distL="0" distR="0" wp14:anchorId="1B706BF6" wp14:editId="42EA7E74">
                  <wp:extent cx="9525" cy="9525"/>
                  <wp:effectExtent l="0" t="0" r="0" b="0"/>
                  <wp:docPr id="40" name="Picture 27" descr="Use SHIFT+ENTER to open the menu (new window).">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 SHIFT+ENTER to open the menu (new window).">
                            <a:hlinkClick r:id="rId41"/>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GX.0007</w:t>
            </w:r>
          </w:p>
        </w:tc>
        <w:tc>
          <w:tcPr>
            <w:tcW w:w="8110" w:type="dxa"/>
          </w:tcPr>
          <w:p w:rsidR="00A6119A" w:rsidRDefault="00A6119A" w:rsidP="00A6119A">
            <w:pPr>
              <w:keepNext/>
              <w:keepLines/>
              <w:rPr>
                <w:rFonts w:cs="Calibri"/>
              </w:rPr>
            </w:pPr>
            <w:r>
              <w:rPr>
                <w:rFonts w:cs="Calibri"/>
              </w:rPr>
              <w:t>GTEx Chain of Custody SOP</w:t>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SS.0001</w:t>
            </w:r>
          </w:p>
        </w:tc>
        <w:tc>
          <w:tcPr>
            <w:tcW w:w="8110" w:type="dxa"/>
          </w:tcPr>
          <w:p w:rsidR="00A6119A" w:rsidRPr="009958A1" w:rsidRDefault="00A6119A" w:rsidP="00A6119A">
            <w:pPr>
              <w:keepNext/>
              <w:keepLines/>
              <w:rPr>
                <w:rFonts w:cs="Calibri"/>
              </w:rPr>
            </w:pPr>
            <w:r w:rsidRPr="009958A1">
              <w:rPr>
                <w:rFonts w:cs="Calibri"/>
              </w:rPr>
              <w:t>BSS Training Procedure</w:t>
            </w:r>
            <w:r w:rsidRPr="009958A1">
              <w:rPr>
                <w:rFonts w:cs="Calibri"/>
                <w:noProof/>
              </w:rPr>
              <w:drawing>
                <wp:inline distT="0" distB="0" distL="0" distR="0" wp14:anchorId="390209EC" wp14:editId="1E437E26">
                  <wp:extent cx="9525" cy="9525"/>
                  <wp:effectExtent l="0" t="0" r="0" b="0"/>
                  <wp:docPr id="41" name="Picture 31" descr="Use SHIFT+ENTER to open the menu (new window).">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SHIFT+ENTER to open the menu (new window).">
                            <a:hlinkClick r:id="rId42"/>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SS.0002</w:t>
            </w:r>
          </w:p>
        </w:tc>
        <w:tc>
          <w:tcPr>
            <w:tcW w:w="8110" w:type="dxa"/>
          </w:tcPr>
          <w:p w:rsidR="00A6119A" w:rsidRPr="009958A1" w:rsidRDefault="00A6119A" w:rsidP="00A6119A">
            <w:pPr>
              <w:keepNext/>
              <w:keepLines/>
              <w:rPr>
                <w:rFonts w:cs="Calibri"/>
              </w:rPr>
            </w:pPr>
            <w:r w:rsidRPr="009958A1">
              <w:rPr>
                <w:rFonts w:cs="Calibri"/>
              </w:rPr>
              <w:t>GTEx BSS Beta Assessment Metrics Postmortem Collection of Normal Tissues Procedure</w:t>
            </w:r>
            <w:r w:rsidRPr="009958A1">
              <w:rPr>
                <w:rFonts w:cs="Calibri"/>
                <w:noProof/>
              </w:rPr>
              <w:drawing>
                <wp:inline distT="0" distB="0" distL="0" distR="0" wp14:anchorId="1E4B425C" wp14:editId="483D92FF">
                  <wp:extent cx="9525" cy="9525"/>
                  <wp:effectExtent l="0" t="0" r="0" b="0"/>
                  <wp:docPr id="42" name="Picture 35" descr="Use SHIFT+ENTER to open the menu (new window).">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 SHIFT+ENTER to open the menu (new window).">
                            <a:hlinkClick r:id="rId43"/>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A6119A" w:rsidRPr="009958A1" w:rsidTr="00861261">
        <w:trPr>
          <w:cantSplit/>
        </w:trPr>
        <w:tc>
          <w:tcPr>
            <w:tcW w:w="1466" w:type="dxa"/>
          </w:tcPr>
          <w:p w:rsidR="00A6119A" w:rsidRPr="00DC4170" w:rsidRDefault="00A6119A" w:rsidP="00A6119A">
            <w:pPr>
              <w:keepNext/>
              <w:keepLines/>
              <w:rPr>
                <w:rFonts w:cs="Calibri"/>
                <w:highlight w:val="yellow"/>
              </w:rPr>
            </w:pPr>
            <w:r w:rsidRPr="00DC4170">
              <w:rPr>
                <w:rFonts w:cs="Calibri"/>
                <w:highlight w:val="yellow"/>
              </w:rPr>
              <w:t>QM.0004</w:t>
            </w:r>
          </w:p>
        </w:tc>
        <w:tc>
          <w:tcPr>
            <w:tcW w:w="8110" w:type="dxa"/>
          </w:tcPr>
          <w:p w:rsidR="00A6119A" w:rsidRPr="009958A1" w:rsidRDefault="00A6119A" w:rsidP="00A6119A">
            <w:pPr>
              <w:keepNext/>
              <w:keepLines/>
              <w:rPr>
                <w:rFonts w:cs="Calibri"/>
              </w:rPr>
            </w:pPr>
            <w:r w:rsidRPr="002A09A0">
              <w:rPr>
                <w:rFonts w:cs="Calibri"/>
              </w:rPr>
              <w:t>Nonconformance Corrective and Preventive Action Procedure</w:t>
            </w:r>
            <w:r w:rsidRPr="002A09A0">
              <w:rPr>
                <w:rFonts w:cs="Calibri"/>
                <w:noProof/>
              </w:rPr>
              <w:drawing>
                <wp:inline distT="0" distB="0" distL="0" distR="0" wp14:anchorId="7D3D16BA" wp14:editId="2B9DD276">
                  <wp:extent cx="9525" cy="9525"/>
                  <wp:effectExtent l="0" t="0" r="0" b="0"/>
                  <wp:docPr id="71" name="Picture 71" descr="Use SHIFT+ENTER to open the menu (new window).">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se SHIFT+ENTER to open the menu (new window).">
                            <a:hlinkClick r:id="rId44"/>
                          </pic:cNvPr>
                          <pic:cNvPicPr>
                            <a:picLocks noChangeAspect="1" noChangeArrowheads="1"/>
                          </pic:cNvPicPr>
                        </pic:nvPicPr>
                        <pic:blipFill>
                          <a:blip r:embed="rId37"/>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A6119A" w:rsidRPr="009958A1" w:rsidRDefault="00A6119A" w:rsidP="00A6119A">
      <w:pPr>
        <w:rPr>
          <w:rFonts w:cs="Calibri"/>
        </w:rPr>
      </w:pPr>
    </w:p>
    <w:p w:rsidR="00D14A8D" w:rsidRPr="00DC04CF" w:rsidRDefault="00D14A8D" w:rsidP="00F3708B">
      <w:pPr>
        <w:pStyle w:val="Heading6"/>
        <w:numPr>
          <w:ilvl w:val="0"/>
          <w:numId w:val="0"/>
        </w:numPr>
      </w:pPr>
    </w:p>
    <w:p w:rsidR="006841D4" w:rsidRPr="00D34EC0" w:rsidRDefault="00786E9C" w:rsidP="00992E0B">
      <w:pPr>
        <w:pStyle w:val="Heading6"/>
      </w:pPr>
      <w:r w:rsidRPr="00DC04CF">
        <w:br w:type="page"/>
      </w:r>
      <w:r w:rsidR="006841D4" w:rsidRPr="0052287D">
        <w:lastRenderedPageBreak/>
        <w:t xml:space="preserve"> </w:t>
      </w:r>
      <w:bookmarkStart w:id="229" w:name="_Toc435195086"/>
      <w:r w:rsidR="009817B4" w:rsidRPr="00660D0C">
        <w:t>C</w:t>
      </w:r>
      <w:r w:rsidR="00F3708B">
        <w:t>omprehensive</w:t>
      </w:r>
      <w:r w:rsidR="009817B4">
        <w:t xml:space="preserve"> Data R</w:t>
      </w:r>
      <w:r w:rsidR="00660D0C">
        <w:t>e</w:t>
      </w:r>
      <w:r w:rsidR="009817B4">
        <w:t xml:space="preserve">source Design </w:t>
      </w:r>
      <w:r w:rsidR="006841D4" w:rsidRPr="00D34EC0">
        <w:t>Approval</w:t>
      </w:r>
      <w:bookmarkEnd w:id="229"/>
    </w:p>
    <w:p w:rsidR="006841D4" w:rsidRPr="00D34EC0" w:rsidRDefault="006841D4" w:rsidP="009817B4">
      <w:r w:rsidRPr="00D34EC0">
        <w:t xml:space="preserve">The undersigned acknowledge that they have reviewed the </w:t>
      </w:r>
      <w:r w:rsidRPr="00D34EC0">
        <w:rPr>
          <w:b/>
        </w:rPr>
        <w:fldChar w:fldCharType="begin"/>
      </w:r>
      <w:r w:rsidRPr="00D34EC0">
        <w:rPr>
          <w:b/>
        </w:rPr>
        <w:instrText xml:space="preserve"> DOCPROPERTY  Title  \* MERGEFORMAT </w:instrText>
      </w:r>
      <w:r w:rsidRPr="00D34EC0">
        <w:rPr>
          <w:b/>
        </w:rPr>
        <w:fldChar w:fldCharType="separate"/>
      </w:r>
      <w:r w:rsidR="007F5F21">
        <w:rPr>
          <w:bCs/>
        </w:rPr>
        <w:t>CDR Architecture and Design document</w:t>
      </w:r>
      <w:r w:rsidRPr="00D34EC0">
        <w:rPr>
          <w:b/>
        </w:rPr>
        <w:fldChar w:fldCharType="end"/>
      </w:r>
      <w:r w:rsidR="007F5F21">
        <w:t xml:space="preserve">, </w:t>
      </w:r>
      <w:r w:rsidRPr="00D34EC0">
        <w:t xml:space="preserve">and agree with the information presented within this document. Changes to this </w:t>
      </w:r>
      <w:r w:rsidR="007F5F21">
        <w:t xml:space="preserve">CDR Architecture and Design document </w:t>
      </w:r>
      <w:r w:rsidRPr="00D34EC0">
        <w:t>will be coordinated with, and approved by, the undersigned, or their designated representatives.</w:t>
      </w:r>
    </w:p>
    <w:p w:rsidR="006841D4" w:rsidRPr="00D34EC0" w:rsidRDefault="006841D4" w:rsidP="006841D4">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Print Name: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single" w:sz="4" w:space="0" w:color="auto"/>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Title: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Role: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bl>
    <w:p w:rsidR="006841D4" w:rsidRPr="00D34EC0" w:rsidRDefault="006841D4" w:rsidP="006841D4">
      <w:pPr>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Print Name: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single" w:sz="4" w:space="0" w:color="auto"/>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Title: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Role: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bl>
    <w:p w:rsidR="006841D4" w:rsidRPr="00D34EC0" w:rsidRDefault="006841D4" w:rsidP="006841D4">
      <w:pPr>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Print Name: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single" w:sz="4" w:space="0" w:color="auto"/>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Title: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r w:rsidR="006841D4" w:rsidRPr="00D34EC0" w:rsidTr="00394584">
        <w:tc>
          <w:tcPr>
            <w:tcW w:w="1615" w:type="dxa"/>
            <w:tcBorders>
              <w:top w:val="nil"/>
              <w:left w:val="nil"/>
              <w:bottom w:val="nil"/>
              <w:right w:val="nil"/>
            </w:tcBorders>
          </w:tcPr>
          <w:p w:rsidR="006841D4" w:rsidRPr="00D34EC0" w:rsidRDefault="006841D4" w:rsidP="00394584">
            <w:pPr>
              <w:spacing w:before="20" w:after="20"/>
              <w:rPr>
                <w:rFonts w:ascii="Arial" w:hAnsi="Arial" w:cs="Arial"/>
              </w:rPr>
            </w:pPr>
            <w:r w:rsidRPr="00D34EC0">
              <w:rPr>
                <w:rFonts w:ascii="Arial" w:hAnsi="Arial" w:cs="Arial"/>
              </w:rPr>
              <w:t>Role:</w:t>
            </w:r>
          </w:p>
        </w:tc>
        <w:tc>
          <w:tcPr>
            <w:tcW w:w="4505" w:type="dxa"/>
            <w:tcBorders>
              <w:left w:val="nil"/>
              <w:right w:val="nil"/>
            </w:tcBorders>
          </w:tcPr>
          <w:p w:rsidR="006841D4" w:rsidRPr="00D34EC0" w:rsidRDefault="006841D4" w:rsidP="00394584">
            <w:pPr>
              <w:rPr>
                <w:rFonts w:ascii="Arial" w:hAnsi="Arial" w:cs="Arial"/>
              </w:rPr>
            </w:pPr>
          </w:p>
        </w:tc>
        <w:tc>
          <w:tcPr>
            <w:tcW w:w="900" w:type="dxa"/>
            <w:tcBorders>
              <w:top w:val="nil"/>
              <w:left w:val="nil"/>
              <w:bottom w:val="nil"/>
              <w:right w:val="nil"/>
            </w:tcBorders>
          </w:tcPr>
          <w:p w:rsidR="006841D4" w:rsidRPr="00D34EC0" w:rsidRDefault="006841D4" w:rsidP="00394584">
            <w:pPr>
              <w:rPr>
                <w:rFonts w:ascii="Arial" w:hAnsi="Arial" w:cs="Arial"/>
              </w:rPr>
            </w:pPr>
          </w:p>
        </w:tc>
        <w:tc>
          <w:tcPr>
            <w:tcW w:w="1800" w:type="dxa"/>
            <w:tcBorders>
              <w:top w:val="nil"/>
              <w:left w:val="nil"/>
              <w:bottom w:val="nil"/>
              <w:right w:val="nil"/>
            </w:tcBorders>
          </w:tcPr>
          <w:p w:rsidR="006841D4" w:rsidRPr="00D34EC0" w:rsidRDefault="006841D4" w:rsidP="00394584">
            <w:pPr>
              <w:rPr>
                <w:rFonts w:ascii="Arial" w:hAnsi="Arial" w:cs="Arial"/>
              </w:rPr>
            </w:pPr>
          </w:p>
        </w:tc>
      </w:tr>
    </w:tbl>
    <w:p w:rsidR="006841D4" w:rsidRPr="00D34EC0" w:rsidRDefault="006841D4" w:rsidP="006841D4">
      <w:pPr>
        <w:pStyle w:val="BodyText"/>
        <w:rPr>
          <w:rFonts w:ascii="Arial" w:hAnsi="Arial" w:cs="Arial"/>
        </w:rPr>
      </w:pPr>
    </w:p>
    <w:p w:rsidR="005159FA" w:rsidRPr="00B26A9E" w:rsidRDefault="005159FA" w:rsidP="00080DD8"/>
    <w:sectPr w:rsidR="005159FA" w:rsidRPr="00B26A9E" w:rsidSect="00E13E10">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8A0" w:rsidRDefault="00DB48A0">
      <w:r>
        <w:separator/>
      </w:r>
    </w:p>
  </w:endnote>
  <w:endnote w:type="continuationSeparator" w:id="0">
    <w:p w:rsidR="00DB48A0" w:rsidRDefault="00DB48A0">
      <w:r>
        <w:continuationSeparator/>
      </w:r>
    </w:p>
  </w:endnote>
  <w:endnote w:type="continuationNotice" w:id="1">
    <w:p w:rsidR="00DB48A0" w:rsidRDefault="00DB48A0">
      <w:pPr>
        <w:spacing w:after="0"/>
      </w:pPr>
    </w:p>
  </w:endnote>
  <w:endnote w:id="2">
    <w:p w:rsidR="00DB48A0" w:rsidRDefault="00DB48A0" w:rsidP="00E8761B">
      <w:pPr>
        <w:pStyle w:val="EndnoteText"/>
      </w:pPr>
      <w:r>
        <w:rPr>
          <w:rStyle w:val="EndnoteReference"/>
        </w:rPr>
        <w:endnoteRef/>
      </w:r>
      <w:r>
        <w:t xml:space="preserve"> </w:t>
      </w:r>
      <w:r w:rsidRPr="006235E7">
        <w:t>https://openseadragon.github.io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Default="00DB48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48A0" w:rsidRDefault="00DB48A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353AD7" w:rsidRDefault="00DB48A0">
    <w:pPr>
      <w:pStyle w:val="Footer"/>
      <w:pBdr>
        <w:top w:val="single" w:sz="18" w:space="2" w:color="auto"/>
      </w:pBdr>
      <w:tabs>
        <w:tab w:val="clear" w:pos="4320"/>
        <w:tab w:val="clear" w:pos="8640"/>
        <w:tab w:val="center" w:pos="4680"/>
        <w:tab w:val="right" w:pos="9360"/>
      </w:tabs>
      <w:spacing w:after="0"/>
      <w:rPr>
        <w:b/>
        <w:bCs/>
        <w:i/>
        <w:sz w:val="20"/>
      </w:rPr>
    </w:pPr>
    <w:r>
      <w:rPr>
        <w:sz w:val="20"/>
      </w:rPr>
      <w:tab/>
    </w:r>
    <w:r>
      <w:rPr>
        <w:b/>
        <w:bCs/>
        <w:i/>
        <w:sz w:val="20"/>
      </w:rPr>
      <w:t>CDR Design Document</w:t>
    </w:r>
    <w:r>
      <w:rPr>
        <w:b/>
        <w:bCs/>
        <w:i/>
        <w:sz w:val="20"/>
      </w:rPr>
      <w:tab/>
    </w:r>
    <w:r w:rsidRPr="00353AD7">
      <w:rPr>
        <w:b/>
        <w:bCs/>
        <w:i/>
        <w:sz w:val="20"/>
      </w:rPr>
      <w:fldChar w:fldCharType="begin"/>
    </w:r>
    <w:r w:rsidRPr="00353AD7">
      <w:rPr>
        <w:b/>
        <w:bCs/>
        <w:i/>
        <w:sz w:val="20"/>
      </w:rPr>
      <w:instrText xml:space="preserve"> PAGE   \* MERGEFORMAT </w:instrText>
    </w:r>
    <w:r w:rsidRPr="00353AD7">
      <w:rPr>
        <w:b/>
        <w:bCs/>
        <w:i/>
        <w:sz w:val="20"/>
      </w:rPr>
      <w:fldChar w:fldCharType="separate"/>
    </w:r>
    <w:r w:rsidR="00704352">
      <w:rPr>
        <w:b/>
        <w:bCs/>
        <w:i/>
        <w:noProof/>
        <w:sz w:val="20"/>
      </w:rPr>
      <w:t>ii</w:t>
    </w:r>
    <w:r w:rsidRPr="00353AD7">
      <w:rPr>
        <w:b/>
        <w:bCs/>
        <w:i/>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92790E" w:rsidRDefault="00DB48A0" w:rsidP="003E2FB5">
    <w:pPr>
      <w:pStyle w:val="Footer"/>
      <w:pBdr>
        <w:top w:val="single" w:sz="12" w:space="2" w:color="5F497A" w:themeColor="accent4" w:themeShade="BF"/>
      </w:pBdr>
      <w:tabs>
        <w:tab w:val="clear" w:pos="4320"/>
        <w:tab w:val="clear" w:pos="8640"/>
        <w:tab w:val="center" w:pos="4680"/>
        <w:tab w:val="right" w:pos="9360"/>
      </w:tabs>
      <w:spacing w:after="0"/>
      <w:jc w:val="center"/>
      <w:rPr>
        <w:rFonts w:ascii="Arial" w:hAnsi="Arial" w:cs="Arial"/>
        <w:sz w:val="18"/>
        <w:szCs w:val="18"/>
      </w:rPr>
    </w:pPr>
    <w:r>
      <w:rPr>
        <w:rFonts w:ascii="Arial" w:hAnsi="Arial" w:cs="Arial"/>
        <w:i/>
        <w:color w:val="0000FF"/>
        <w:sz w:val="18"/>
        <w:szCs w:val="18"/>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7D72F1" w:rsidRDefault="00DB48A0" w:rsidP="00FF14DD">
    <w:pPr>
      <w:pStyle w:val="Footer"/>
      <w:pBdr>
        <w:top w:val="single" w:sz="18" w:space="2" w:color="auto"/>
      </w:pBdr>
      <w:tabs>
        <w:tab w:val="clear" w:pos="4320"/>
        <w:tab w:val="clear" w:pos="8640"/>
        <w:tab w:val="center" w:pos="4680"/>
        <w:tab w:val="right" w:pos="9360"/>
      </w:tabs>
      <w:spacing w:after="0"/>
      <w:rPr>
        <w:rFonts w:ascii="Arial" w:hAnsi="Arial" w:cs="Arial"/>
        <w:color w:val="0000FF"/>
        <w:sz w:val="18"/>
        <w:szCs w:val="18"/>
      </w:rPr>
    </w:pPr>
    <w:r>
      <w:rPr>
        <w:rFonts w:ascii="Arial" w:hAnsi="Arial" w:cs="Arial"/>
        <w:sz w:val="18"/>
        <w:szCs w:val="18"/>
      </w:rPr>
      <w:t>Comprehensive Data Resource Design (CDR)</w:t>
    </w:r>
    <w:r w:rsidRPr="007D72F1">
      <w:rPr>
        <w:rFonts w:ascii="Arial" w:hAnsi="Arial" w:cs="Arial"/>
        <w:sz w:val="18"/>
        <w:szCs w:val="18"/>
      </w:rPr>
      <w:tab/>
    </w:r>
    <w:r w:rsidRPr="007D72F1">
      <w:rPr>
        <w:rFonts w:ascii="Arial" w:hAnsi="Arial" w:cs="Arial"/>
        <w:sz w:val="18"/>
        <w:szCs w:val="18"/>
      </w:rPr>
      <w:tab/>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704352">
      <w:rPr>
        <w:rStyle w:val="PageNumber"/>
        <w:rFonts w:ascii="Arial" w:hAnsi="Arial" w:cs="Arial"/>
        <w:noProof/>
        <w:sz w:val="18"/>
        <w:szCs w:val="18"/>
      </w:rPr>
      <w:t>27</w:t>
    </w:r>
    <w:r w:rsidRPr="007D72F1">
      <w:rPr>
        <w:rStyle w:val="PageNumber"/>
        <w:rFonts w:ascii="Arial" w:hAnsi="Arial" w:cs="Arial"/>
        <w:sz w:val="18"/>
        <w:szCs w:val="18"/>
      </w:rPr>
      <w:fldChar w:fldCharType="end"/>
    </w:r>
    <w:r>
      <w:rPr>
        <w:rStyle w:val="PageNumber"/>
        <w:rFonts w:ascii="Arial" w:hAnsi="Arial" w:cs="Arial"/>
        <w:sz w:val="18"/>
        <w:szCs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F6682B" w:rsidRDefault="00DB48A0" w:rsidP="00A611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8A0" w:rsidRDefault="00DB48A0">
      <w:r>
        <w:separator/>
      </w:r>
    </w:p>
  </w:footnote>
  <w:footnote w:type="continuationSeparator" w:id="0">
    <w:p w:rsidR="00DB48A0" w:rsidRDefault="00DB48A0">
      <w:r>
        <w:continuationSeparator/>
      </w:r>
    </w:p>
  </w:footnote>
  <w:footnote w:type="continuationNotice" w:id="1">
    <w:p w:rsidR="00DB48A0" w:rsidRDefault="00DB48A0">
      <w:pPr>
        <w:spacing w:after="0"/>
      </w:pPr>
    </w:p>
  </w:footnote>
  <w:footnote w:id="2">
    <w:p w:rsidR="00DB48A0" w:rsidRDefault="00DB48A0">
      <w:pPr>
        <w:pStyle w:val="FootnoteText"/>
      </w:pPr>
      <w:r>
        <w:rPr>
          <w:rStyle w:val="FootnoteReference"/>
        </w:rPr>
        <w:footnoteRef/>
      </w:r>
      <w:r>
        <w:t xml:space="preserve"> </w:t>
      </w:r>
      <w:hyperlink r:id="rId1" w:history="1">
        <w:r w:rsidRPr="004C119D">
          <w:rPr>
            <w:rStyle w:val="Hyperlink"/>
          </w:rPr>
          <w:t>http://biospecimens.cancer.gov/researchnetwork/lifecycle.asp</w:t>
        </w:r>
      </w:hyperlink>
    </w:p>
  </w:footnote>
  <w:footnote w:id="3">
    <w:p w:rsidR="00DB48A0" w:rsidRDefault="00DB48A0">
      <w:pPr>
        <w:pStyle w:val="FootnoteText"/>
      </w:pPr>
      <w:r>
        <w:rPr>
          <w:rStyle w:val="FootnoteReference"/>
        </w:rPr>
        <w:footnoteRef/>
      </w:r>
      <w:r>
        <w:t xml:space="preserve"> </w:t>
      </w:r>
      <w:hyperlink r:id="rId2" w:history="1">
        <w:r w:rsidRPr="004C119D">
          <w:rPr>
            <w:rStyle w:val="Hyperlink"/>
          </w:rPr>
          <w:t>https://commonfund.nih.gov/GTEx/index</w:t>
        </w:r>
      </w:hyperlink>
    </w:p>
  </w:footnote>
  <w:footnote w:id="4">
    <w:p w:rsidR="00DB48A0" w:rsidRDefault="00DB48A0" w:rsidP="0071260B">
      <w:pPr>
        <w:rPr>
          <w:color w:val="1F497D"/>
        </w:rPr>
      </w:pPr>
      <w:r>
        <w:rPr>
          <w:rStyle w:val="FootnoteReference"/>
        </w:rPr>
        <w:footnoteRef/>
      </w:r>
      <w:r>
        <w:t xml:space="preserve"> </w:t>
      </w:r>
      <w:hyperlink r:id="rId3" w:history="1">
        <w:r>
          <w:rPr>
            <w:rStyle w:val="Hyperlink"/>
          </w:rPr>
          <w:t>http://biospecimens.cancer.gov/programs/bpv/default.asp</w:t>
        </w:r>
      </w:hyperlink>
    </w:p>
    <w:p w:rsidR="00DB48A0" w:rsidRDefault="00DB48A0">
      <w:pPr>
        <w:pStyle w:val="FootnoteText"/>
      </w:pPr>
    </w:p>
  </w:footnote>
  <w:footnote w:id="5">
    <w:p w:rsidR="00DB48A0" w:rsidRDefault="00DB48A0">
      <w:pPr>
        <w:pStyle w:val="FootnoteText"/>
      </w:pPr>
      <w:r>
        <w:rPr>
          <w:rStyle w:val="FootnoteReference"/>
        </w:rPr>
        <w:footnoteRef/>
      </w:r>
      <w:r>
        <w:t xml:space="preserve"> </w:t>
      </w:r>
      <w:hyperlink r:id="rId4" w:history="1">
        <w:r w:rsidRPr="004C119D">
          <w:rPr>
            <w:rStyle w:val="Hyperlink"/>
          </w:rPr>
          <w:t>http://www.hhs.gov/web/section-508/compliance-and-remediation/framework/index.html</w:t>
        </w:r>
      </w:hyperlink>
    </w:p>
  </w:footnote>
  <w:footnote w:id="6">
    <w:p w:rsidR="00DB48A0" w:rsidRDefault="00DB48A0" w:rsidP="00E8761B">
      <w:pPr>
        <w:pStyle w:val="FootnoteText"/>
      </w:pPr>
      <w:r>
        <w:rPr>
          <w:rStyle w:val="FootnoteReference"/>
        </w:rPr>
        <w:footnoteRef/>
      </w:r>
      <w:r>
        <w:t xml:space="preserve"> </w:t>
      </w:r>
      <w:r w:rsidRPr="00536912">
        <w:t>https://grails.org/plugin/spring-security-cas</w:t>
      </w:r>
    </w:p>
  </w:footnote>
  <w:footnote w:id="7">
    <w:p w:rsidR="00DB48A0" w:rsidRDefault="00DB48A0">
      <w:pPr>
        <w:pStyle w:val="FootnoteText"/>
      </w:pPr>
      <w:r>
        <w:rPr>
          <w:rStyle w:val="FootnoteReference"/>
        </w:rPr>
        <w:footnoteRef/>
      </w:r>
      <w:r>
        <w:t xml:space="preserve"> See </w:t>
      </w:r>
      <w:hyperlink r:id="rId5" w:history="1">
        <w:r w:rsidRPr="001551EF">
          <w:rPr>
            <w:rStyle w:val="Hyperlink"/>
          </w:rPr>
          <w:t>http://grails.org/doc/2.3.1/guide/single.html#codecs.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Default="00DB48A0" w:rsidP="003E2FB5">
    <w:pPr>
      <w:pStyle w:val="Header"/>
      <w:pBdr>
        <w:bottom w:val="single" w:sz="4" w:space="1" w:color="403152" w:themeColor="accent4" w:themeShade="80"/>
      </w:pBdr>
      <w:tabs>
        <w:tab w:val="clear" w:pos="8640"/>
        <w:tab w:val="right" w:pos="9360"/>
      </w:tabs>
      <w:spacing w:after="0"/>
      <w:rPr>
        <w:b/>
        <w:bCs/>
        <w:i/>
        <w:iCs/>
        <w:sz w:val="20"/>
      </w:rPr>
    </w:pPr>
    <w:r w:rsidRPr="003E2FB5">
      <w:rPr>
        <w:b/>
        <w:i/>
        <w:color w:val="403152" w:themeColor="accent4" w:themeShade="80"/>
        <w:sz w:val="20"/>
        <w:szCs w:val="20"/>
      </w:rPr>
      <w:t>Comprehensive Data Resource</w:t>
    </w:r>
    <w:r w:rsidRPr="003E2FB5">
      <w:rPr>
        <w:b/>
        <w:i/>
        <w:color w:val="403152" w:themeColor="accent4" w:themeShade="80"/>
        <w:sz w:val="20"/>
        <w:szCs w:val="20"/>
      </w:rPr>
      <w:fldChar w:fldCharType="begin"/>
    </w:r>
    <w:r w:rsidRPr="003E2FB5">
      <w:rPr>
        <w:b/>
        <w:i/>
        <w:color w:val="403152" w:themeColor="accent4" w:themeShade="80"/>
        <w:sz w:val="20"/>
        <w:szCs w:val="20"/>
      </w:rPr>
      <w:instrText xml:space="preserve"> TITLE  \* MERGEFORMAT </w:instrText>
    </w:r>
    <w:r w:rsidRPr="003E2FB5">
      <w:rPr>
        <w:b/>
        <w:i/>
        <w:color w:val="403152" w:themeColor="accent4" w:themeShade="80"/>
        <w:sz w:val="20"/>
        <w:szCs w:val="20"/>
      </w:rPr>
      <w:fldChar w:fldCharType="end"/>
    </w:r>
    <w:r>
      <w:rPr>
        <w:b/>
        <w:i/>
        <w:sz w:val="20"/>
        <w:szCs w:val="20"/>
      </w:rPr>
      <w:tab/>
    </w:r>
    <w:r>
      <w:rPr>
        <w:b/>
        <w:i/>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D94EFC" w:rsidRDefault="00DB48A0" w:rsidP="00D94EFC">
    <w:pPr>
      <w:pStyle w:val="Header"/>
    </w:pPr>
    <w:r>
      <w:rPr>
        <w:noProof/>
      </w:rPr>
      <w:pict w14:anchorId="3B9F8C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4.9pt;height:35.25pt">
          <v:imagedata r:id="rId1" o:title=""/>
        </v:shape>
      </w:pict>
    </w:r>
    <w:r>
      <w:rPr>
        <w:noProof/>
      </w:rPr>
      <w:tab/>
    </w:r>
    <w:r>
      <w:rPr>
        <w:noProof/>
      </w:rPr>
      <w:pict>
        <v:shape id="_x0000_i1029" type="#_x0000_t75" style="width:109.35pt;height:32.75pt;visibility:visible">
          <v:imagedata r:id="rId2" o:title="" cropright="2766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Pr="0092790E" w:rsidRDefault="00DB48A0" w:rsidP="006174B5">
    <w:pPr>
      <w:pStyle w:val="Header"/>
      <w:pBdr>
        <w:bottom w:val="single" w:sz="18" w:space="1" w:color="auto"/>
      </w:pBdr>
      <w:tabs>
        <w:tab w:val="clear" w:pos="8640"/>
        <w:tab w:val="left" w:pos="1915"/>
        <w:tab w:val="center" w:pos="4687"/>
        <w:tab w:val="right" w:pos="9360"/>
      </w:tabs>
      <w:spacing w:after="0"/>
      <w:ind w:left="14"/>
      <w:rPr>
        <w:rFonts w:ascii="Arial" w:hAnsi="Arial" w:cs="Arial"/>
        <w:b/>
        <w:bCs/>
        <w:i/>
        <w:iCs/>
        <w:sz w:val="18"/>
        <w:szCs w:val="18"/>
      </w:rPr>
    </w:pPr>
    <w:r>
      <w:rPr>
        <w:rFonts w:ascii="Arial" w:hAnsi="Arial" w:cs="Arial"/>
        <w:b/>
        <w:i/>
        <w:sz w:val="18"/>
        <w:szCs w:val="18"/>
      </w:rPr>
      <w:tab/>
    </w:r>
    <w:r>
      <w:rPr>
        <w:rFonts w:ascii="Arial" w:hAnsi="Arial" w:cs="Arial"/>
        <w:b/>
        <w:i/>
        <w:sz w:val="18"/>
        <w:szCs w:val="18"/>
      </w:rPr>
      <w:tab/>
      <w:t>Comprehensive Data Resource (CDR) Design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48A0" w:rsidRDefault="00DB48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abstractNum w:abstractNumId="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nsid w:val="01EB4211"/>
    <w:multiLevelType w:val="hybridMultilevel"/>
    <w:tmpl w:val="AE2C783A"/>
    <w:lvl w:ilvl="0" w:tplc="04090001">
      <w:start w:val="1"/>
      <w:numFmt w:val="bullet"/>
      <w:lvlText w:val=""/>
      <w:lvlJc w:val="left"/>
      <w:pPr>
        <w:tabs>
          <w:tab w:val="num" w:pos="720"/>
        </w:tabs>
        <w:ind w:left="720" w:hanging="360"/>
      </w:pPr>
      <w:rPr>
        <w:rFonts w:ascii="Symbol" w:hAnsi="Symbol"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
    <w:nsid w:val="060C34F3"/>
    <w:multiLevelType w:val="hybridMultilevel"/>
    <w:tmpl w:val="267845F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Times New Roman"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Times New Roman"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Times New Roman" w:hint="default"/>
      </w:rPr>
    </w:lvl>
    <w:lvl w:ilvl="8" w:tplc="04090005">
      <w:start w:val="1"/>
      <w:numFmt w:val="bullet"/>
      <w:lvlText w:val=""/>
      <w:lvlJc w:val="left"/>
      <w:pPr>
        <w:ind w:left="7056" w:hanging="360"/>
      </w:pPr>
      <w:rPr>
        <w:rFonts w:ascii="Wingdings" w:hAnsi="Wingdings" w:hint="default"/>
      </w:rPr>
    </w:lvl>
  </w:abstractNum>
  <w:abstractNum w:abstractNumId="4">
    <w:nsid w:val="09507185"/>
    <w:multiLevelType w:val="multilevel"/>
    <w:tmpl w:val="6F30282C"/>
    <w:lvl w:ilvl="0">
      <w:start w:val="1"/>
      <w:numFmt w:val="decimal"/>
      <w:lvlText w:val="%1."/>
      <w:lvlJc w:val="left"/>
      <w:pPr>
        <w:ind w:left="720" w:hanging="360"/>
      </w:pPr>
      <w:rPr>
        <w:rFonts w:cs="Times New Roman" w:hint="default"/>
      </w:rPr>
    </w:lvl>
    <w:lvl w:ilvl="1">
      <w:start w:val="2"/>
      <w:numFmt w:val="decimal"/>
      <w:isLgl/>
      <w:lvlText w:val="%1.%2"/>
      <w:lvlJc w:val="left"/>
      <w:pPr>
        <w:ind w:left="765" w:hanging="40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nsid w:val="0A3714E3"/>
    <w:multiLevelType w:val="hybridMultilevel"/>
    <w:tmpl w:val="6F9AD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933C5A"/>
    <w:multiLevelType w:val="hybridMultilevel"/>
    <w:tmpl w:val="86CCD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321EF6"/>
    <w:multiLevelType w:val="hybridMultilevel"/>
    <w:tmpl w:val="A63A88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280CD252">
      <w:numFmt w:val="bullet"/>
      <w:lvlText w:val="•"/>
      <w:lvlJc w:val="left"/>
      <w:pPr>
        <w:ind w:left="2160" w:hanging="720"/>
      </w:pPr>
      <w:rPr>
        <w:rFonts w:ascii="Calibri" w:eastAsia="Calibri" w:hAnsi="Calibri" w:cs="Times New Roman"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C9C7940"/>
    <w:multiLevelType w:val="hybridMultilevel"/>
    <w:tmpl w:val="86B41E5C"/>
    <w:lvl w:ilvl="0" w:tplc="04090011">
      <w:start w:val="3"/>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9">
    <w:nsid w:val="0FB6653A"/>
    <w:multiLevelType w:val="hybridMultilevel"/>
    <w:tmpl w:val="20640EC6"/>
    <w:lvl w:ilvl="0" w:tplc="3D3479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1">
    <w:nsid w:val="11C31D0C"/>
    <w:multiLevelType w:val="hybridMultilevel"/>
    <w:tmpl w:val="3CA8676A"/>
    <w:lvl w:ilvl="0" w:tplc="0409000F">
      <w:start w:val="1"/>
      <w:numFmt w:val="decimal"/>
      <w:lvlText w:val="%1."/>
      <w:lvlJc w:val="left"/>
      <w:pPr>
        <w:ind w:left="720" w:hanging="360"/>
      </w:pPr>
    </w:lvl>
    <w:lvl w:ilvl="1" w:tplc="DF7675FC">
      <w:start w:val="1"/>
      <w:numFmt w:val="lowerLetter"/>
      <w:lvlText w:val="%2."/>
      <w:lvlJc w:val="left"/>
      <w:pPr>
        <w:ind w:left="1440" w:hanging="360"/>
      </w:pPr>
      <w:rPr>
        <w:rFonts w:ascii="Calibri" w:eastAsia="Calibri" w:hAnsi="Calibri"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555230B"/>
    <w:multiLevelType w:val="hybridMultilevel"/>
    <w:tmpl w:val="8DB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56267E"/>
    <w:multiLevelType w:val="multilevel"/>
    <w:tmpl w:val="F296281C"/>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5">
    <w:nsid w:val="17293ECA"/>
    <w:multiLevelType w:val="multilevel"/>
    <w:tmpl w:val="918C16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0" w:firstLine="0"/>
      </w:pPr>
      <w:rPr>
        <w:rFonts w:hint="default"/>
      </w:rPr>
    </w:lvl>
    <w:lvl w:ilvl="5">
      <w:start w:val="1"/>
      <w:numFmt w:val="upperLetter"/>
      <w:lvlText w:val="Appendix %6"/>
      <w:lvlJc w:val="left"/>
      <w:pPr>
        <w:ind w:left="0" w:firstLine="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1A1A1AD3"/>
    <w:multiLevelType w:val="hybridMultilevel"/>
    <w:tmpl w:val="E180894A"/>
    <w:lvl w:ilvl="0" w:tplc="2A8EDB7C">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7">
    <w:nsid w:val="282D1127"/>
    <w:multiLevelType w:val="hybridMultilevel"/>
    <w:tmpl w:val="636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9">
    <w:nsid w:val="2A680631"/>
    <w:multiLevelType w:val="multilevel"/>
    <w:tmpl w:val="6F30282C"/>
    <w:lvl w:ilvl="0">
      <w:start w:val="1"/>
      <w:numFmt w:val="decimal"/>
      <w:lvlText w:val="%1."/>
      <w:lvlJc w:val="left"/>
      <w:pPr>
        <w:ind w:left="720" w:hanging="360"/>
      </w:pPr>
      <w:rPr>
        <w:rFonts w:cs="Times New Roman" w:hint="default"/>
      </w:rPr>
    </w:lvl>
    <w:lvl w:ilvl="1">
      <w:start w:val="2"/>
      <w:numFmt w:val="decimal"/>
      <w:isLgl/>
      <w:lvlText w:val="%1.%2"/>
      <w:lvlJc w:val="left"/>
      <w:pPr>
        <w:ind w:left="765" w:hanging="40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0">
    <w:nsid w:val="2B0F1709"/>
    <w:multiLevelType w:val="multilevel"/>
    <w:tmpl w:val="0B5AECC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Restart w:val="0"/>
      <w:lvlText w:val="Appendix %6 - "/>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2CAF6FF6"/>
    <w:multiLevelType w:val="hybridMultilevel"/>
    <w:tmpl w:val="0AF016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DEC6535"/>
    <w:multiLevelType w:val="multilevel"/>
    <w:tmpl w:val="6F30282C"/>
    <w:lvl w:ilvl="0">
      <w:start w:val="1"/>
      <w:numFmt w:val="decimal"/>
      <w:lvlText w:val="%1."/>
      <w:lvlJc w:val="left"/>
      <w:pPr>
        <w:ind w:left="720" w:hanging="360"/>
      </w:pPr>
      <w:rPr>
        <w:rFonts w:cs="Times New Roman" w:hint="default"/>
      </w:rPr>
    </w:lvl>
    <w:lvl w:ilvl="1">
      <w:start w:val="2"/>
      <w:numFmt w:val="decimal"/>
      <w:isLgl/>
      <w:lvlText w:val="%1.%2"/>
      <w:lvlJc w:val="left"/>
      <w:pPr>
        <w:ind w:left="765" w:hanging="40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3">
    <w:nsid w:val="31541E7B"/>
    <w:multiLevelType w:val="multilevel"/>
    <w:tmpl w:val="C19ADF5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329403AA"/>
    <w:multiLevelType w:val="hybridMultilevel"/>
    <w:tmpl w:val="8312D9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330E5408"/>
    <w:multiLevelType w:val="hybridMultilevel"/>
    <w:tmpl w:val="91DAC77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33DC47A2"/>
    <w:multiLevelType w:val="hybridMultilevel"/>
    <w:tmpl w:val="B7C233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7DC1EC6"/>
    <w:multiLevelType w:val="multilevel"/>
    <w:tmpl w:val="6CB6DD5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9">
    <w:nsid w:val="3E3C4D82"/>
    <w:multiLevelType w:val="hybridMultilevel"/>
    <w:tmpl w:val="91A0477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Times New Roman"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Times New Roman"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Times New Roman" w:hint="default"/>
      </w:rPr>
    </w:lvl>
    <w:lvl w:ilvl="8" w:tplc="04090005">
      <w:start w:val="1"/>
      <w:numFmt w:val="bullet"/>
      <w:lvlText w:val=""/>
      <w:lvlJc w:val="left"/>
      <w:pPr>
        <w:ind w:left="7056" w:hanging="360"/>
      </w:pPr>
      <w:rPr>
        <w:rFonts w:ascii="Wingdings" w:hAnsi="Wingdings" w:hint="default"/>
      </w:rPr>
    </w:lvl>
  </w:abstractNum>
  <w:abstractNum w:abstractNumId="30">
    <w:nsid w:val="3E5217D4"/>
    <w:multiLevelType w:val="hybridMultilevel"/>
    <w:tmpl w:val="125A686A"/>
    <w:lvl w:ilvl="0" w:tplc="0E4495A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1">
    <w:nsid w:val="40372CA2"/>
    <w:multiLevelType w:val="hybridMultilevel"/>
    <w:tmpl w:val="77465C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33">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4">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41CC7D98"/>
    <w:multiLevelType w:val="hybridMultilevel"/>
    <w:tmpl w:val="1182FE42"/>
    <w:lvl w:ilvl="0" w:tplc="4E8A6928">
      <w:start w:val="1"/>
      <w:numFmt w:val="upperLetter"/>
      <w:pStyle w:val="Heading6"/>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7">
    <w:nsid w:val="483E41AC"/>
    <w:multiLevelType w:val="hybridMultilevel"/>
    <w:tmpl w:val="88523018"/>
    <w:lvl w:ilvl="0" w:tplc="D6700E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9">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0">
    <w:nsid w:val="4C3F4B84"/>
    <w:multiLevelType w:val="hybridMultilevel"/>
    <w:tmpl w:val="04BC0FDE"/>
    <w:lvl w:ilvl="0" w:tplc="0409000F">
      <w:start w:val="1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41">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42">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43">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553B75AA"/>
    <w:multiLevelType w:val="hybridMultilevel"/>
    <w:tmpl w:val="9F18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8B6C4B"/>
    <w:multiLevelType w:val="hybridMultilevel"/>
    <w:tmpl w:val="B936F6BC"/>
    <w:lvl w:ilvl="0" w:tplc="AAD09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9C77015"/>
    <w:multiLevelType w:val="multilevel"/>
    <w:tmpl w:val="3D62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0">
    <w:nsid w:val="5BE10AEC"/>
    <w:multiLevelType w:val="hybridMultilevel"/>
    <w:tmpl w:val="76AAE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DCA59CA"/>
    <w:multiLevelType w:val="multilevel"/>
    <w:tmpl w:val="B4B632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1FC4EA5"/>
    <w:multiLevelType w:val="hybridMultilevel"/>
    <w:tmpl w:val="B00E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54">
    <w:nsid w:val="62C44D90"/>
    <w:multiLevelType w:val="hybridMultilevel"/>
    <w:tmpl w:val="B70A6B54"/>
    <w:lvl w:ilvl="0" w:tplc="A4E4553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2FA6C40"/>
    <w:multiLevelType w:val="multilevel"/>
    <w:tmpl w:val="BFA0E3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w:lvlJc w:val="left"/>
      <w:pPr>
        <w:ind w:left="1152" w:hanging="1152"/>
      </w:pPr>
      <w:rPr>
        <w:rFonts w:ascii="Arial" w:hAnsi="Arial" w:hint="default"/>
        <w:sz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57">
    <w:nsid w:val="66447E78"/>
    <w:multiLevelType w:val="hybridMultilevel"/>
    <w:tmpl w:val="4EF0B294"/>
    <w:lvl w:ilvl="0" w:tplc="7A021826">
      <w:start w:val="1"/>
      <w:numFmt w:val="upperLetter"/>
      <w:pStyle w:val="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8096FF3"/>
    <w:multiLevelType w:val="multilevel"/>
    <w:tmpl w:val="343AE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F82EDB"/>
    <w:multiLevelType w:val="multilevel"/>
    <w:tmpl w:val="6860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nsid w:val="6D4A0F69"/>
    <w:multiLevelType w:val="hybridMultilevel"/>
    <w:tmpl w:val="DE18D8D8"/>
    <w:lvl w:ilvl="0" w:tplc="04090001">
      <w:start w:val="1"/>
      <w:numFmt w:val="bullet"/>
      <w:lvlText w:val=""/>
      <w:lvlJc w:val="left"/>
      <w:pPr>
        <w:tabs>
          <w:tab w:val="num" w:pos="720"/>
        </w:tabs>
        <w:ind w:left="720" w:hanging="360"/>
      </w:pPr>
      <w:rPr>
        <w:rFonts w:ascii="Symbol" w:hAnsi="Symbol"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6D6B01D8"/>
    <w:multiLevelType w:val="hybridMultilevel"/>
    <w:tmpl w:val="307C7094"/>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2">
    <w:nsid w:val="6E1C6D73"/>
    <w:multiLevelType w:val="hybridMultilevel"/>
    <w:tmpl w:val="3D28B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70291A15"/>
    <w:multiLevelType w:val="hybridMultilevel"/>
    <w:tmpl w:val="1D825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1F77344"/>
    <w:multiLevelType w:val="hybridMultilevel"/>
    <w:tmpl w:val="6F5EF48E"/>
    <w:lvl w:ilvl="0" w:tplc="495E20A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6">
    <w:nsid w:val="73857512"/>
    <w:multiLevelType w:val="multilevel"/>
    <w:tmpl w:val="AFE67E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w:lvlJc w:val="left"/>
      <w:pPr>
        <w:ind w:left="1152" w:hanging="1152"/>
      </w:pPr>
      <w:rPr>
        <w:rFonts w:ascii="Arial" w:hAnsi="Arial" w:hint="default"/>
        <w:sz w:val="28"/>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nsid w:val="752303D7"/>
    <w:multiLevelType w:val="hybridMultilevel"/>
    <w:tmpl w:val="C4184902"/>
    <w:lvl w:ilvl="0" w:tplc="193A2BD8">
      <w:start w:val="1"/>
      <w:numFmt w:val="bullet"/>
      <w:pStyle w:val="Bulletedlist"/>
      <w:lvlText w:val=""/>
      <w:lvlJc w:val="left"/>
      <w:pPr>
        <w:tabs>
          <w:tab w:val="num" w:pos="360"/>
        </w:tabs>
        <w:ind w:left="360" w:hanging="360"/>
      </w:pPr>
      <w:rPr>
        <w:rFonts w:ascii="Symbol" w:hAnsi="Symbol" w:hint="default"/>
        <w:b w:val="0"/>
        <w:i w:val="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8">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5"/>
  </w:num>
  <w:num w:numId="2">
    <w:abstractNumId w:val="48"/>
  </w:num>
  <w:num w:numId="3">
    <w:abstractNumId w:val="63"/>
  </w:num>
  <w:num w:numId="4">
    <w:abstractNumId w:val="27"/>
  </w:num>
  <w:num w:numId="5">
    <w:abstractNumId w:val="59"/>
  </w:num>
  <w:num w:numId="6">
    <w:abstractNumId w:val="23"/>
  </w:num>
  <w:num w:numId="7">
    <w:abstractNumId w:val="39"/>
  </w:num>
  <w:num w:numId="8">
    <w:abstractNumId w:val="33"/>
  </w:num>
  <w:num w:numId="9">
    <w:abstractNumId w:val="34"/>
  </w:num>
  <w:num w:numId="10">
    <w:abstractNumId w:val="36"/>
  </w:num>
  <w:num w:numId="11">
    <w:abstractNumId w:val="56"/>
  </w:num>
  <w:num w:numId="12">
    <w:abstractNumId w:val="10"/>
  </w:num>
  <w:num w:numId="13">
    <w:abstractNumId w:val="14"/>
  </w:num>
  <w:num w:numId="14">
    <w:abstractNumId w:val="53"/>
  </w:num>
  <w:num w:numId="15">
    <w:abstractNumId w:val="0"/>
  </w:num>
  <w:num w:numId="16">
    <w:abstractNumId w:val="2"/>
  </w:num>
  <w:num w:numId="17">
    <w:abstractNumId w:val="44"/>
  </w:num>
  <w:num w:numId="18">
    <w:abstractNumId w:val="18"/>
  </w:num>
  <w:num w:numId="19">
    <w:abstractNumId w:val="28"/>
  </w:num>
  <w:num w:numId="20">
    <w:abstractNumId w:val="43"/>
  </w:num>
  <w:num w:numId="21">
    <w:abstractNumId w:val="68"/>
  </w:num>
  <w:num w:numId="22">
    <w:abstractNumId w:val="42"/>
  </w:num>
  <w:num w:numId="23">
    <w:abstractNumId w:val="32"/>
  </w:num>
  <w:num w:numId="24">
    <w:abstractNumId w:val="38"/>
  </w:num>
  <w:num w:numId="25">
    <w:abstractNumId w:val="41"/>
  </w:num>
  <w:num w:numId="26">
    <w:abstractNumId w:val="49"/>
  </w:num>
  <w:num w:numId="27">
    <w:abstractNumId w:val="1"/>
  </w:num>
  <w:num w:numId="28">
    <w:abstractNumId w:val="60"/>
  </w:num>
  <w:num w:numId="29">
    <w:abstractNumId w:val="58"/>
  </w:num>
  <w:num w:numId="30">
    <w:abstractNumId w:val="47"/>
  </w:num>
  <w:num w:numId="31">
    <w:abstractNumId w:val="20"/>
  </w:num>
  <w:num w:numId="32">
    <w:abstractNumId w:val="20"/>
  </w:num>
  <w:num w:numId="33">
    <w:abstractNumId w:val="24"/>
  </w:num>
  <w:num w:numId="34">
    <w:abstractNumId w:val="7"/>
  </w:num>
  <w:num w:numId="35">
    <w:abstractNumId w:val="29"/>
  </w:num>
  <w:num w:numId="36">
    <w:abstractNumId w:val="3"/>
  </w:num>
  <w:num w:numId="37">
    <w:abstractNumId w:val="13"/>
  </w:num>
  <w:num w:numId="38">
    <w:abstractNumId w:val="20"/>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upperLetter"/>
        <w:lvlText w:val="Appendix %6 - "/>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6"/>
  </w:num>
  <w:num w:numId="41">
    <w:abstractNumId w:val="20"/>
  </w:num>
  <w:num w:numId="42">
    <w:abstractNumId w:val="55"/>
  </w:num>
  <w:num w:numId="43">
    <w:abstractNumId w:val="55"/>
  </w:num>
  <w:num w:numId="44">
    <w:abstractNumId w:val="20"/>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 w:numId="48">
    <w:abstractNumId w:val="15"/>
  </w:num>
  <w:num w:numId="49">
    <w:abstractNumId w:val="15"/>
  </w:num>
  <w:num w:numId="50">
    <w:abstractNumId w:val="20"/>
  </w:num>
  <w:num w:numId="51">
    <w:abstractNumId w:val="51"/>
  </w:num>
  <w:num w:numId="52">
    <w:abstractNumId w:val="57"/>
  </w:num>
  <w:num w:numId="53">
    <w:abstractNumId w:val="35"/>
  </w:num>
  <w:num w:numId="54">
    <w:abstractNumId w:val="31"/>
  </w:num>
  <w:num w:numId="55">
    <w:abstractNumId w:val="26"/>
  </w:num>
  <w:num w:numId="56">
    <w:abstractNumId w:val="61"/>
  </w:num>
  <w:num w:numId="57">
    <w:abstractNumId w:val="21"/>
  </w:num>
  <w:num w:numId="58">
    <w:abstractNumId w:val="6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5"/>
    <w:lvlOverride w:ilvl="0"/>
    <w:lvlOverride w:ilvl="1"/>
    <w:lvlOverride w:ilvl="2"/>
    <w:lvlOverride w:ilvl="3">
      <w:startOverride w:val="1"/>
    </w:lvlOverride>
    <w:lvlOverride w:ilvl="4"/>
    <w:lvlOverride w:ilvl="5"/>
    <w:lvlOverride w:ilvl="6">
      <w:startOverride w:val="1"/>
    </w:lvlOverride>
    <w:lvlOverride w:ilvl="7">
      <w:startOverride w:val="1"/>
    </w:lvlOverride>
    <w:lvlOverride w:ilvl="8">
      <w:startOverride w:val="1"/>
    </w:lvlOverride>
  </w:num>
  <w:num w:numId="60">
    <w:abstractNumId w:val="6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num>
  <w:num w:numId="62">
    <w:abstractNumId w:val="19"/>
  </w:num>
  <w:num w:numId="63">
    <w:abstractNumId w:val="16"/>
  </w:num>
  <w:num w:numId="64">
    <w:abstractNumId w:val="40"/>
  </w:num>
  <w:num w:numId="6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8"/>
  </w:num>
  <w:num w:numId="68">
    <w:abstractNumId w:val="22"/>
  </w:num>
  <w:num w:numId="69">
    <w:abstractNumId w:val="30"/>
  </w:num>
  <w:num w:numId="70">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num>
  <w:num w:numId="72">
    <w:abstractNumId w:val="50"/>
  </w:num>
  <w:num w:numId="73">
    <w:abstractNumId w:val="46"/>
  </w:num>
  <w:num w:numId="74">
    <w:abstractNumId w:val="9"/>
  </w:num>
  <w:num w:numId="75">
    <w:abstractNumId w:val="12"/>
  </w:num>
  <w:num w:numId="76">
    <w:abstractNumId w:val="52"/>
  </w:num>
  <w:num w:numId="77">
    <w:abstractNumId w:val="5"/>
  </w:num>
  <w:num w:numId="78">
    <w:abstractNumId w:val="37"/>
  </w:num>
  <w:num w:numId="79">
    <w:abstractNumId w:val="6"/>
  </w:num>
  <w:num w:numId="80">
    <w:abstractNumId w:val="64"/>
  </w:num>
  <w:num w:numId="81">
    <w:abstractNumId w:val="17"/>
  </w:num>
  <w:num w:numId="82">
    <w:abstractNumId w:val="62"/>
  </w:num>
  <w:num w:numId="83">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gutterAtTop/>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3F6FFF"/>
    <w:rsid w:val="00000D73"/>
    <w:rsid w:val="000048CF"/>
    <w:rsid w:val="00007939"/>
    <w:rsid w:val="00007E0C"/>
    <w:rsid w:val="0001138D"/>
    <w:rsid w:val="000131CF"/>
    <w:rsid w:val="00014D36"/>
    <w:rsid w:val="000240E5"/>
    <w:rsid w:val="00027613"/>
    <w:rsid w:val="00027E12"/>
    <w:rsid w:val="00037642"/>
    <w:rsid w:val="00037698"/>
    <w:rsid w:val="00047286"/>
    <w:rsid w:val="000478B9"/>
    <w:rsid w:val="00047C6F"/>
    <w:rsid w:val="000503D3"/>
    <w:rsid w:val="000516D2"/>
    <w:rsid w:val="0005421D"/>
    <w:rsid w:val="0005445F"/>
    <w:rsid w:val="000552AA"/>
    <w:rsid w:val="00056BA7"/>
    <w:rsid w:val="0006723A"/>
    <w:rsid w:val="00080DD8"/>
    <w:rsid w:val="00082F98"/>
    <w:rsid w:val="00082FB1"/>
    <w:rsid w:val="0008626E"/>
    <w:rsid w:val="00087AD6"/>
    <w:rsid w:val="00090065"/>
    <w:rsid w:val="00091256"/>
    <w:rsid w:val="0009292F"/>
    <w:rsid w:val="0009785D"/>
    <w:rsid w:val="00097C8E"/>
    <w:rsid w:val="000A03F9"/>
    <w:rsid w:val="000A1C68"/>
    <w:rsid w:val="000A3C92"/>
    <w:rsid w:val="000B0740"/>
    <w:rsid w:val="000B1248"/>
    <w:rsid w:val="000B56AE"/>
    <w:rsid w:val="000C04E3"/>
    <w:rsid w:val="000C2C55"/>
    <w:rsid w:val="000C61C9"/>
    <w:rsid w:val="000D0CB9"/>
    <w:rsid w:val="000E0151"/>
    <w:rsid w:val="000E03C8"/>
    <w:rsid w:val="000E3306"/>
    <w:rsid w:val="000E5363"/>
    <w:rsid w:val="000E5541"/>
    <w:rsid w:val="000E7DF5"/>
    <w:rsid w:val="000F3F9F"/>
    <w:rsid w:val="000F49AA"/>
    <w:rsid w:val="000F60DE"/>
    <w:rsid w:val="000F65CA"/>
    <w:rsid w:val="00100A17"/>
    <w:rsid w:val="00101BB7"/>
    <w:rsid w:val="00101F13"/>
    <w:rsid w:val="00103ED5"/>
    <w:rsid w:val="00104AAD"/>
    <w:rsid w:val="0010645E"/>
    <w:rsid w:val="00111039"/>
    <w:rsid w:val="001337B4"/>
    <w:rsid w:val="00136E9B"/>
    <w:rsid w:val="00140A5D"/>
    <w:rsid w:val="00145F9C"/>
    <w:rsid w:val="001461EB"/>
    <w:rsid w:val="0015115A"/>
    <w:rsid w:val="00152A42"/>
    <w:rsid w:val="001551EF"/>
    <w:rsid w:val="001623F5"/>
    <w:rsid w:val="00165521"/>
    <w:rsid w:val="0016555F"/>
    <w:rsid w:val="0016596E"/>
    <w:rsid w:val="00166967"/>
    <w:rsid w:val="0017072E"/>
    <w:rsid w:val="00171AC6"/>
    <w:rsid w:val="00171D93"/>
    <w:rsid w:val="001769E0"/>
    <w:rsid w:val="0017771E"/>
    <w:rsid w:val="001811BE"/>
    <w:rsid w:val="00181875"/>
    <w:rsid w:val="0018637A"/>
    <w:rsid w:val="00190418"/>
    <w:rsid w:val="001936B4"/>
    <w:rsid w:val="001959F2"/>
    <w:rsid w:val="00196E9C"/>
    <w:rsid w:val="001979B9"/>
    <w:rsid w:val="00197A78"/>
    <w:rsid w:val="001A0609"/>
    <w:rsid w:val="001A2DFA"/>
    <w:rsid w:val="001A43FB"/>
    <w:rsid w:val="001A7759"/>
    <w:rsid w:val="001B7CC3"/>
    <w:rsid w:val="001C3CB6"/>
    <w:rsid w:val="001C6642"/>
    <w:rsid w:val="001C6FEC"/>
    <w:rsid w:val="001D1275"/>
    <w:rsid w:val="001D22AD"/>
    <w:rsid w:val="001D533D"/>
    <w:rsid w:val="001D6D44"/>
    <w:rsid w:val="001E06D6"/>
    <w:rsid w:val="001E0BE9"/>
    <w:rsid w:val="001E13E4"/>
    <w:rsid w:val="001E4A32"/>
    <w:rsid w:val="001E7F7E"/>
    <w:rsid w:val="001F1D61"/>
    <w:rsid w:val="001F27B2"/>
    <w:rsid w:val="001F3938"/>
    <w:rsid w:val="00202A0D"/>
    <w:rsid w:val="00203BBE"/>
    <w:rsid w:val="00203C51"/>
    <w:rsid w:val="0021027A"/>
    <w:rsid w:val="00213C4B"/>
    <w:rsid w:val="00215B09"/>
    <w:rsid w:val="00216C3D"/>
    <w:rsid w:val="002235AD"/>
    <w:rsid w:val="00225146"/>
    <w:rsid w:val="00226272"/>
    <w:rsid w:val="0022745F"/>
    <w:rsid w:val="002303B3"/>
    <w:rsid w:val="0023171D"/>
    <w:rsid w:val="00232257"/>
    <w:rsid w:val="00234539"/>
    <w:rsid w:val="0024010D"/>
    <w:rsid w:val="0024187B"/>
    <w:rsid w:val="00246B84"/>
    <w:rsid w:val="00250011"/>
    <w:rsid w:val="00256363"/>
    <w:rsid w:val="00260D8A"/>
    <w:rsid w:val="0026370A"/>
    <w:rsid w:val="00264F92"/>
    <w:rsid w:val="00267040"/>
    <w:rsid w:val="002677DE"/>
    <w:rsid w:val="00273DEC"/>
    <w:rsid w:val="00274166"/>
    <w:rsid w:val="00275F9A"/>
    <w:rsid w:val="002A3533"/>
    <w:rsid w:val="002A6FD7"/>
    <w:rsid w:val="002B1A7A"/>
    <w:rsid w:val="002B33EB"/>
    <w:rsid w:val="002B5631"/>
    <w:rsid w:val="002B6F2A"/>
    <w:rsid w:val="002C5BCB"/>
    <w:rsid w:val="002C6DEF"/>
    <w:rsid w:val="002C7440"/>
    <w:rsid w:val="002E25E3"/>
    <w:rsid w:val="002E3BAC"/>
    <w:rsid w:val="002E732C"/>
    <w:rsid w:val="002F61D1"/>
    <w:rsid w:val="002F7787"/>
    <w:rsid w:val="003021C9"/>
    <w:rsid w:val="003042B3"/>
    <w:rsid w:val="003056AB"/>
    <w:rsid w:val="00305BAA"/>
    <w:rsid w:val="003068E1"/>
    <w:rsid w:val="00306F09"/>
    <w:rsid w:val="003218FA"/>
    <w:rsid w:val="00321F74"/>
    <w:rsid w:val="00323BCB"/>
    <w:rsid w:val="0032400C"/>
    <w:rsid w:val="00326B93"/>
    <w:rsid w:val="00331192"/>
    <w:rsid w:val="00331B3E"/>
    <w:rsid w:val="003361D8"/>
    <w:rsid w:val="00340E95"/>
    <w:rsid w:val="00341618"/>
    <w:rsid w:val="00343CEF"/>
    <w:rsid w:val="00344104"/>
    <w:rsid w:val="003446D0"/>
    <w:rsid w:val="003447C3"/>
    <w:rsid w:val="003463BB"/>
    <w:rsid w:val="00351BAF"/>
    <w:rsid w:val="00353AD7"/>
    <w:rsid w:val="003618AC"/>
    <w:rsid w:val="00362A17"/>
    <w:rsid w:val="00362AA8"/>
    <w:rsid w:val="003636F6"/>
    <w:rsid w:val="003639FE"/>
    <w:rsid w:val="00366AE1"/>
    <w:rsid w:val="003671EC"/>
    <w:rsid w:val="00371824"/>
    <w:rsid w:val="0037318C"/>
    <w:rsid w:val="00373B3E"/>
    <w:rsid w:val="00381A8E"/>
    <w:rsid w:val="00387128"/>
    <w:rsid w:val="003878AB"/>
    <w:rsid w:val="003878CA"/>
    <w:rsid w:val="00393C31"/>
    <w:rsid w:val="00394584"/>
    <w:rsid w:val="003967EB"/>
    <w:rsid w:val="003975F7"/>
    <w:rsid w:val="003979B3"/>
    <w:rsid w:val="003A2E96"/>
    <w:rsid w:val="003B05B3"/>
    <w:rsid w:val="003B4E69"/>
    <w:rsid w:val="003B70E7"/>
    <w:rsid w:val="003C6AA8"/>
    <w:rsid w:val="003D03C2"/>
    <w:rsid w:val="003E2530"/>
    <w:rsid w:val="003E2FB5"/>
    <w:rsid w:val="003E5420"/>
    <w:rsid w:val="003E5B78"/>
    <w:rsid w:val="003F06D7"/>
    <w:rsid w:val="003F6FFF"/>
    <w:rsid w:val="0040026F"/>
    <w:rsid w:val="00401C21"/>
    <w:rsid w:val="00404C3C"/>
    <w:rsid w:val="00411623"/>
    <w:rsid w:val="004117B7"/>
    <w:rsid w:val="004125A7"/>
    <w:rsid w:val="00412A24"/>
    <w:rsid w:val="004155E6"/>
    <w:rsid w:val="00421233"/>
    <w:rsid w:val="00427460"/>
    <w:rsid w:val="004307A4"/>
    <w:rsid w:val="00431357"/>
    <w:rsid w:val="00431563"/>
    <w:rsid w:val="00433BD2"/>
    <w:rsid w:val="00441905"/>
    <w:rsid w:val="0044310B"/>
    <w:rsid w:val="00443A4E"/>
    <w:rsid w:val="00445938"/>
    <w:rsid w:val="0044719D"/>
    <w:rsid w:val="004523C9"/>
    <w:rsid w:val="00452DD1"/>
    <w:rsid w:val="00456CF1"/>
    <w:rsid w:val="004613A6"/>
    <w:rsid w:val="00466AD0"/>
    <w:rsid w:val="00474A80"/>
    <w:rsid w:val="00475004"/>
    <w:rsid w:val="00476A1E"/>
    <w:rsid w:val="004817AA"/>
    <w:rsid w:val="00482BD7"/>
    <w:rsid w:val="0048502F"/>
    <w:rsid w:val="004948CE"/>
    <w:rsid w:val="00495805"/>
    <w:rsid w:val="00495C4B"/>
    <w:rsid w:val="00495E0C"/>
    <w:rsid w:val="004A581E"/>
    <w:rsid w:val="004A600A"/>
    <w:rsid w:val="004B35A3"/>
    <w:rsid w:val="004B4CE2"/>
    <w:rsid w:val="004C119D"/>
    <w:rsid w:val="004D09F8"/>
    <w:rsid w:val="004D1A8E"/>
    <w:rsid w:val="004E6690"/>
    <w:rsid w:val="004E71B7"/>
    <w:rsid w:val="004F0E76"/>
    <w:rsid w:val="004F53B4"/>
    <w:rsid w:val="004F53F4"/>
    <w:rsid w:val="00500E1A"/>
    <w:rsid w:val="0050540A"/>
    <w:rsid w:val="00506520"/>
    <w:rsid w:val="00506952"/>
    <w:rsid w:val="005159FA"/>
    <w:rsid w:val="0052287D"/>
    <w:rsid w:val="00523BA0"/>
    <w:rsid w:val="005255BE"/>
    <w:rsid w:val="00530304"/>
    <w:rsid w:val="00530910"/>
    <w:rsid w:val="0053386C"/>
    <w:rsid w:val="00541BAB"/>
    <w:rsid w:val="00547EC2"/>
    <w:rsid w:val="005637D3"/>
    <w:rsid w:val="00565569"/>
    <w:rsid w:val="005678CB"/>
    <w:rsid w:val="00571605"/>
    <w:rsid w:val="00581198"/>
    <w:rsid w:val="00581488"/>
    <w:rsid w:val="00584178"/>
    <w:rsid w:val="00584F77"/>
    <w:rsid w:val="005870C4"/>
    <w:rsid w:val="005920B8"/>
    <w:rsid w:val="00594876"/>
    <w:rsid w:val="00596405"/>
    <w:rsid w:val="00597AD3"/>
    <w:rsid w:val="005A6A38"/>
    <w:rsid w:val="005B1247"/>
    <w:rsid w:val="005B626B"/>
    <w:rsid w:val="005C2211"/>
    <w:rsid w:val="005C4B51"/>
    <w:rsid w:val="005D1A48"/>
    <w:rsid w:val="005D383E"/>
    <w:rsid w:val="005D6E96"/>
    <w:rsid w:val="005D7042"/>
    <w:rsid w:val="005D71F5"/>
    <w:rsid w:val="005E073A"/>
    <w:rsid w:val="005E22C0"/>
    <w:rsid w:val="005E31B7"/>
    <w:rsid w:val="005E786F"/>
    <w:rsid w:val="005F3C89"/>
    <w:rsid w:val="005F5280"/>
    <w:rsid w:val="005F5D66"/>
    <w:rsid w:val="005F6FBC"/>
    <w:rsid w:val="005F70BD"/>
    <w:rsid w:val="00601CAF"/>
    <w:rsid w:val="0060240C"/>
    <w:rsid w:val="00606928"/>
    <w:rsid w:val="00606B8B"/>
    <w:rsid w:val="006135C8"/>
    <w:rsid w:val="006174B5"/>
    <w:rsid w:val="00620B10"/>
    <w:rsid w:val="006227F4"/>
    <w:rsid w:val="00624B31"/>
    <w:rsid w:val="00626472"/>
    <w:rsid w:val="0062651B"/>
    <w:rsid w:val="00630E57"/>
    <w:rsid w:val="00631A6A"/>
    <w:rsid w:val="00631BAE"/>
    <w:rsid w:val="00634543"/>
    <w:rsid w:val="00641090"/>
    <w:rsid w:val="00646590"/>
    <w:rsid w:val="006537C8"/>
    <w:rsid w:val="00656724"/>
    <w:rsid w:val="00660B9B"/>
    <w:rsid w:val="00660D0C"/>
    <w:rsid w:val="00661A80"/>
    <w:rsid w:val="00661FB8"/>
    <w:rsid w:val="00663822"/>
    <w:rsid w:val="006704A9"/>
    <w:rsid w:val="00670CF6"/>
    <w:rsid w:val="006723EC"/>
    <w:rsid w:val="00675C3C"/>
    <w:rsid w:val="0067730E"/>
    <w:rsid w:val="00677CA0"/>
    <w:rsid w:val="006813A8"/>
    <w:rsid w:val="0068199B"/>
    <w:rsid w:val="006841D4"/>
    <w:rsid w:val="00690340"/>
    <w:rsid w:val="00696629"/>
    <w:rsid w:val="006969A4"/>
    <w:rsid w:val="006A026D"/>
    <w:rsid w:val="006A08EF"/>
    <w:rsid w:val="006A6F56"/>
    <w:rsid w:val="006A7623"/>
    <w:rsid w:val="006B03E9"/>
    <w:rsid w:val="006B1020"/>
    <w:rsid w:val="006B2053"/>
    <w:rsid w:val="006C0708"/>
    <w:rsid w:val="006C0816"/>
    <w:rsid w:val="006C55CA"/>
    <w:rsid w:val="006C6B51"/>
    <w:rsid w:val="006C6B75"/>
    <w:rsid w:val="006C7D14"/>
    <w:rsid w:val="006D0AAE"/>
    <w:rsid w:val="006D5CFA"/>
    <w:rsid w:val="006E02F2"/>
    <w:rsid w:val="006E16B1"/>
    <w:rsid w:val="006E3ED8"/>
    <w:rsid w:val="006E57CD"/>
    <w:rsid w:val="006E678F"/>
    <w:rsid w:val="006F358E"/>
    <w:rsid w:val="006F7500"/>
    <w:rsid w:val="006F7ACA"/>
    <w:rsid w:val="007006EF"/>
    <w:rsid w:val="00702208"/>
    <w:rsid w:val="00702E03"/>
    <w:rsid w:val="00704352"/>
    <w:rsid w:val="007070B3"/>
    <w:rsid w:val="0070794A"/>
    <w:rsid w:val="007100D1"/>
    <w:rsid w:val="00710A3E"/>
    <w:rsid w:val="0071260B"/>
    <w:rsid w:val="00713CC9"/>
    <w:rsid w:val="0071409B"/>
    <w:rsid w:val="007166E0"/>
    <w:rsid w:val="00717234"/>
    <w:rsid w:val="00723C98"/>
    <w:rsid w:val="00730D1B"/>
    <w:rsid w:val="0074628F"/>
    <w:rsid w:val="00750937"/>
    <w:rsid w:val="00751E03"/>
    <w:rsid w:val="00763009"/>
    <w:rsid w:val="00764C68"/>
    <w:rsid w:val="00765350"/>
    <w:rsid w:val="0076739F"/>
    <w:rsid w:val="007679FF"/>
    <w:rsid w:val="007703B5"/>
    <w:rsid w:val="007707B0"/>
    <w:rsid w:val="007759ED"/>
    <w:rsid w:val="00782178"/>
    <w:rsid w:val="0078556B"/>
    <w:rsid w:val="00786E9C"/>
    <w:rsid w:val="007908F1"/>
    <w:rsid w:val="00793AE4"/>
    <w:rsid w:val="0079475A"/>
    <w:rsid w:val="00794D36"/>
    <w:rsid w:val="00795A28"/>
    <w:rsid w:val="00795E0E"/>
    <w:rsid w:val="007B0425"/>
    <w:rsid w:val="007B6A3A"/>
    <w:rsid w:val="007C03DC"/>
    <w:rsid w:val="007C14E5"/>
    <w:rsid w:val="007C261D"/>
    <w:rsid w:val="007C40A1"/>
    <w:rsid w:val="007D1848"/>
    <w:rsid w:val="007D46BD"/>
    <w:rsid w:val="007D54C7"/>
    <w:rsid w:val="007D579E"/>
    <w:rsid w:val="007D6250"/>
    <w:rsid w:val="007D72F1"/>
    <w:rsid w:val="007E0EC6"/>
    <w:rsid w:val="007E22A7"/>
    <w:rsid w:val="007E276D"/>
    <w:rsid w:val="007E34A8"/>
    <w:rsid w:val="007F5F21"/>
    <w:rsid w:val="007F60C1"/>
    <w:rsid w:val="00803E79"/>
    <w:rsid w:val="0080666F"/>
    <w:rsid w:val="00807D49"/>
    <w:rsid w:val="00817061"/>
    <w:rsid w:val="008201EA"/>
    <w:rsid w:val="00823FC6"/>
    <w:rsid w:val="008249D3"/>
    <w:rsid w:val="008340E8"/>
    <w:rsid w:val="00835656"/>
    <w:rsid w:val="00840BF0"/>
    <w:rsid w:val="008423AE"/>
    <w:rsid w:val="00842834"/>
    <w:rsid w:val="008461F7"/>
    <w:rsid w:val="00854E17"/>
    <w:rsid w:val="00854E91"/>
    <w:rsid w:val="00855820"/>
    <w:rsid w:val="0085692D"/>
    <w:rsid w:val="00861261"/>
    <w:rsid w:val="008649D4"/>
    <w:rsid w:val="0087204D"/>
    <w:rsid w:val="008730D0"/>
    <w:rsid w:val="00877454"/>
    <w:rsid w:val="00880CD9"/>
    <w:rsid w:val="00881376"/>
    <w:rsid w:val="00886085"/>
    <w:rsid w:val="0088641D"/>
    <w:rsid w:val="00887E19"/>
    <w:rsid w:val="008925C6"/>
    <w:rsid w:val="00895F33"/>
    <w:rsid w:val="008A16D9"/>
    <w:rsid w:val="008A193A"/>
    <w:rsid w:val="008A1B0B"/>
    <w:rsid w:val="008A24B9"/>
    <w:rsid w:val="008A3381"/>
    <w:rsid w:val="008B0AA7"/>
    <w:rsid w:val="008B4263"/>
    <w:rsid w:val="008B7200"/>
    <w:rsid w:val="008C2D77"/>
    <w:rsid w:val="008C3B25"/>
    <w:rsid w:val="008D0DB0"/>
    <w:rsid w:val="008D7614"/>
    <w:rsid w:val="008E24AA"/>
    <w:rsid w:val="008E5CDF"/>
    <w:rsid w:val="008E6ADC"/>
    <w:rsid w:val="008F3FB2"/>
    <w:rsid w:val="00900217"/>
    <w:rsid w:val="009051B0"/>
    <w:rsid w:val="009126F3"/>
    <w:rsid w:val="0091483F"/>
    <w:rsid w:val="00915580"/>
    <w:rsid w:val="009232D4"/>
    <w:rsid w:val="0092790E"/>
    <w:rsid w:val="0093588F"/>
    <w:rsid w:val="009377F3"/>
    <w:rsid w:val="00941082"/>
    <w:rsid w:val="009435DF"/>
    <w:rsid w:val="00945A82"/>
    <w:rsid w:val="009472EB"/>
    <w:rsid w:val="00947C7E"/>
    <w:rsid w:val="009500B9"/>
    <w:rsid w:val="00954EED"/>
    <w:rsid w:val="00957194"/>
    <w:rsid w:val="00961811"/>
    <w:rsid w:val="00961CB4"/>
    <w:rsid w:val="009633CF"/>
    <w:rsid w:val="0097237B"/>
    <w:rsid w:val="009739C5"/>
    <w:rsid w:val="00974614"/>
    <w:rsid w:val="009774FB"/>
    <w:rsid w:val="009817B4"/>
    <w:rsid w:val="0098246F"/>
    <w:rsid w:val="00985680"/>
    <w:rsid w:val="00992D32"/>
    <w:rsid w:val="00992E0B"/>
    <w:rsid w:val="00992F40"/>
    <w:rsid w:val="009946C2"/>
    <w:rsid w:val="009956E4"/>
    <w:rsid w:val="009974D6"/>
    <w:rsid w:val="009A23F2"/>
    <w:rsid w:val="009A2878"/>
    <w:rsid w:val="009A2F20"/>
    <w:rsid w:val="009A3E19"/>
    <w:rsid w:val="009A54B7"/>
    <w:rsid w:val="009B3945"/>
    <w:rsid w:val="009B4AB1"/>
    <w:rsid w:val="009B7B6F"/>
    <w:rsid w:val="009C2418"/>
    <w:rsid w:val="009C39CB"/>
    <w:rsid w:val="009C7619"/>
    <w:rsid w:val="009D49A7"/>
    <w:rsid w:val="009D6CB9"/>
    <w:rsid w:val="009E5CDB"/>
    <w:rsid w:val="009E78FA"/>
    <w:rsid w:val="009F0F7A"/>
    <w:rsid w:val="009F1DD2"/>
    <w:rsid w:val="009F5C56"/>
    <w:rsid w:val="009F7E71"/>
    <w:rsid w:val="00A00CE9"/>
    <w:rsid w:val="00A01C04"/>
    <w:rsid w:val="00A058FC"/>
    <w:rsid w:val="00A060CE"/>
    <w:rsid w:val="00A060EC"/>
    <w:rsid w:val="00A13B9C"/>
    <w:rsid w:val="00A14B83"/>
    <w:rsid w:val="00A1745F"/>
    <w:rsid w:val="00A21F3D"/>
    <w:rsid w:val="00A26CF9"/>
    <w:rsid w:val="00A27E38"/>
    <w:rsid w:val="00A320E8"/>
    <w:rsid w:val="00A41469"/>
    <w:rsid w:val="00A425EF"/>
    <w:rsid w:val="00A42F75"/>
    <w:rsid w:val="00A44E03"/>
    <w:rsid w:val="00A5120F"/>
    <w:rsid w:val="00A53AD0"/>
    <w:rsid w:val="00A6119A"/>
    <w:rsid w:val="00A7285F"/>
    <w:rsid w:val="00A736CB"/>
    <w:rsid w:val="00A748A8"/>
    <w:rsid w:val="00A75D37"/>
    <w:rsid w:val="00A81D80"/>
    <w:rsid w:val="00A907A4"/>
    <w:rsid w:val="00A9233F"/>
    <w:rsid w:val="00A93820"/>
    <w:rsid w:val="00A93F87"/>
    <w:rsid w:val="00A94624"/>
    <w:rsid w:val="00A958BC"/>
    <w:rsid w:val="00AA13E1"/>
    <w:rsid w:val="00AA3411"/>
    <w:rsid w:val="00AA7068"/>
    <w:rsid w:val="00AA75CB"/>
    <w:rsid w:val="00AA7BDA"/>
    <w:rsid w:val="00AB163D"/>
    <w:rsid w:val="00AB2460"/>
    <w:rsid w:val="00AB3782"/>
    <w:rsid w:val="00AB6171"/>
    <w:rsid w:val="00AC1739"/>
    <w:rsid w:val="00AC4B04"/>
    <w:rsid w:val="00AD0FB0"/>
    <w:rsid w:val="00AD1655"/>
    <w:rsid w:val="00AD1C11"/>
    <w:rsid w:val="00AD27B9"/>
    <w:rsid w:val="00AD5156"/>
    <w:rsid w:val="00AD54AB"/>
    <w:rsid w:val="00AE2E87"/>
    <w:rsid w:val="00AF6783"/>
    <w:rsid w:val="00B0323A"/>
    <w:rsid w:val="00B03A3D"/>
    <w:rsid w:val="00B04BD6"/>
    <w:rsid w:val="00B0672A"/>
    <w:rsid w:val="00B079C4"/>
    <w:rsid w:val="00B12DB7"/>
    <w:rsid w:val="00B175AB"/>
    <w:rsid w:val="00B20B09"/>
    <w:rsid w:val="00B23CCC"/>
    <w:rsid w:val="00B25035"/>
    <w:rsid w:val="00B26A9E"/>
    <w:rsid w:val="00B2751C"/>
    <w:rsid w:val="00B32328"/>
    <w:rsid w:val="00B32C31"/>
    <w:rsid w:val="00B3653E"/>
    <w:rsid w:val="00B516AC"/>
    <w:rsid w:val="00B71444"/>
    <w:rsid w:val="00B71562"/>
    <w:rsid w:val="00B80529"/>
    <w:rsid w:val="00B83734"/>
    <w:rsid w:val="00B84792"/>
    <w:rsid w:val="00B922E1"/>
    <w:rsid w:val="00B9312D"/>
    <w:rsid w:val="00B94488"/>
    <w:rsid w:val="00BA0966"/>
    <w:rsid w:val="00BA3556"/>
    <w:rsid w:val="00BA5287"/>
    <w:rsid w:val="00BA6B57"/>
    <w:rsid w:val="00BA6F37"/>
    <w:rsid w:val="00BB0969"/>
    <w:rsid w:val="00BB2D59"/>
    <w:rsid w:val="00BB2E39"/>
    <w:rsid w:val="00BB3B15"/>
    <w:rsid w:val="00BB47A0"/>
    <w:rsid w:val="00BC159C"/>
    <w:rsid w:val="00BC74F4"/>
    <w:rsid w:val="00BC76A8"/>
    <w:rsid w:val="00BD0594"/>
    <w:rsid w:val="00BD22B2"/>
    <w:rsid w:val="00BE1B2E"/>
    <w:rsid w:val="00BF4C6A"/>
    <w:rsid w:val="00BF6906"/>
    <w:rsid w:val="00BF705A"/>
    <w:rsid w:val="00BF7659"/>
    <w:rsid w:val="00C01749"/>
    <w:rsid w:val="00C05156"/>
    <w:rsid w:val="00C1055C"/>
    <w:rsid w:val="00C11A22"/>
    <w:rsid w:val="00C16AF8"/>
    <w:rsid w:val="00C25C04"/>
    <w:rsid w:val="00C269D0"/>
    <w:rsid w:val="00C27AE2"/>
    <w:rsid w:val="00C3491C"/>
    <w:rsid w:val="00C34A9A"/>
    <w:rsid w:val="00C47B9A"/>
    <w:rsid w:val="00C50742"/>
    <w:rsid w:val="00C50AC6"/>
    <w:rsid w:val="00C51CD7"/>
    <w:rsid w:val="00C52992"/>
    <w:rsid w:val="00C55B7B"/>
    <w:rsid w:val="00C57609"/>
    <w:rsid w:val="00C639C7"/>
    <w:rsid w:val="00C63CDE"/>
    <w:rsid w:val="00C70DEA"/>
    <w:rsid w:val="00C75721"/>
    <w:rsid w:val="00C76547"/>
    <w:rsid w:val="00C82098"/>
    <w:rsid w:val="00C9068F"/>
    <w:rsid w:val="00C93E26"/>
    <w:rsid w:val="00C956D9"/>
    <w:rsid w:val="00C957C8"/>
    <w:rsid w:val="00C96A32"/>
    <w:rsid w:val="00CA35C9"/>
    <w:rsid w:val="00CA6D45"/>
    <w:rsid w:val="00CA79EA"/>
    <w:rsid w:val="00CB03D0"/>
    <w:rsid w:val="00CC1724"/>
    <w:rsid w:val="00CC697A"/>
    <w:rsid w:val="00CD1FCE"/>
    <w:rsid w:val="00CD6671"/>
    <w:rsid w:val="00CE1FA6"/>
    <w:rsid w:val="00CE2859"/>
    <w:rsid w:val="00CF3AAC"/>
    <w:rsid w:val="00CF4AB0"/>
    <w:rsid w:val="00CF6FDF"/>
    <w:rsid w:val="00D00D5B"/>
    <w:rsid w:val="00D14631"/>
    <w:rsid w:val="00D14A8D"/>
    <w:rsid w:val="00D156EB"/>
    <w:rsid w:val="00D161DD"/>
    <w:rsid w:val="00D20B94"/>
    <w:rsid w:val="00D2386D"/>
    <w:rsid w:val="00D307B3"/>
    <w:rsid w:val="00D31D5B"/>
    <w:rsid w:val="00D32096"/>
    <w:rsid w:val="00D32A4F"/>
    <w:rsid w:val="00D34EC0"/>
    <w:rsid w:val="00D564C3"/>
    <w:rsid w:val="00D61571"/>
    <w:rsid w:val="00D63DFB"/>
    <w:rsid w:val="00D65059"/>
    <w:rsid w:val="00D70166"/>
    <w:rsid w:val="00D77640"/>
    <w:rsid w:val="00D81598"/>
    <w:rsid w:val="00D82F83"/>
    <w:rsid w:val="00D84B4C"/>
    <w:rsid w:val="00D94EFC"/>
    <w:rsid w:val="00D95843"/>
    <w:rsid w:val="00DA1A6D"/>
    <w:rsid w:val="00DA31C8"/>
    <w:rsid w:val="00DA4CC1"/>
    <w:rsid w:val="00DB1DB6"/>
    <w:rsid w:val="00DB2D52"/>
    <w:rsid w:val="00DB48A0"/>
    <w:rsid w:val="00DC04CF"/>
    <w:rsid w:val="00DC4962"/>
    <w:rsid w:val="00DC5E6A"/>
    <w:rsid w:val="00DC6D3A"/>
    <w:rsid w:val="00DD1F8B"/>
    <w:rsid w:val="00DD4B1C"/>
    <w:rsid w:val="00DE097D"/>
    <w:rsid w:val="00DE489B"/>
    <w:rsid w:val="00DE66D1"/>
    <w:rsid w:val="00DF300E"/>
    <w:rsid w:val="00E13484"/>
    <w:rsid w:val="00E13E10"/>
    <w:rsid w:val="00E214B4"/>
    <w:rsid w:val="00E30606"/>
    <w:rsid w:val="00E30B43"/>
    <w:rsid w:val="00E3511C"/>
    <w:rsid w:val="00E35E65"/>
    <w:rsid w:val="00E361D3"/>
    <w:rsid w:val="00E4404A"/>
    <w:rsid w:val="00E5217B"/>
    <w:rsid w:val="00E5489E"/>
    <w:rsid w:val="00E65069"/>
    <w:rsid w:val="00E6582C"/>
    <w:rsid w:val="00E731E1"/>
    <w:rsid w:val="00E83B58"/>
    <w:rsid w:val="00E84934"/>
    <w:rsid w:val="00E8761B"/>
    <w:rsid w:val="00E9476B"/>
    <w:rsid w:val="00E9611E"/>
    <w:rsid w:val="00EA001D"/>
    <w:rsid w:val="00EA06CF"/>
    <w:rsid w:val="00EA4AA6"/>
    <w:rsid w:val="00EA6265"/>
    <w:rsid w:val="00EB1DB6"/>
    <w:rsid w:val="00EB2F9E"/>
    <w:rsid w:val="00EB37D3"/>
    <w:rsid w:val="00EB4CA9"/>
    <w:rsid w:val="00EB5A22"/>
    <w:rsid w:val="00EC07ED"/>
    <w:rsid w:val="00EC585F"/>
    <w:rsid w:val="00EC67E2"/>
    <w:rsid w:val="00ED1669"/>
    <w:rsid w:val="00ED1985"/>
    <w:rsid w:val="00ED2B2B"/>
    <w:rsid w:val="00ED6CDC"/>
    <w:rsid w:val="00EE4779"/>
    <w:rsid w:val="00EF21B5"/>
    <w:rsid w:val="00EF6613"/>
    <w:rsid w:val="00EF67B1"/>
    <w:rsid w:val="00EF7338"/>
    <w:rsid w:val="00EF7609"/>
    <w:rsid w:val="00F04AC8"/>
    <w:rsid w:val="00F0628D"/>
    <w:rsid w:val="00F07DC4"/>
    <w:rsid w:val="00F10EC7"/>
    <w:rsid w:val="00F112B0"/>
    <w:rsid w:val="00F12D3F"/>
    <w:rsid w:val="00F20D01"/>
    <w:rsid w:val="00F242B3"/>
    <w:rsid w:val="00F35CF0"/>
    <w:rsid w:val="00F36856"/>
    <w:rsid w:val="00F3708B"/>
    <w:rsid w:val="00F5533E"/>
    <w:rsid w:val="00F560BD"/>
    <w:rsid w:val="00F57970"/>
    <w:rsid w:val="00F65F9F"/>
    <w:rsid w:val="00F67051"/>
    <w:rsid w:val="00F67D41"/>
    <w:rsid w:val="00F67E3B"/>
    <w:rsid w:val="00F712C2"/>
    <w:rsid w:val="00F75041"/>
    <w:rsid w:val="00F75744"/>
    <w:rsid w:val="00F772B0"/>
    <w:rsid w:val="00F8598B"/>
    <w:rsid w:val="00F859D6"/>
    <w:rsid w:val="00F870B9"/>
    <w:rsid w:val="00F9436D"/>
    <w:rsid w:val="00F978F1"/>
    <w:rsid w:val="00FA3053"/>
    <w:rsid w:val="00FA4342"/>
    <w:rsid w:val="00FA4A7F"/>
    <w:rsid w:val="00FA5835"/>
    <w:rsid w:val="00FA5E9E"/>
    <w:rsid w:val="00FA6772"/>
    <w:rsid w:val="00FA6A93"/>
    <w:rsid w:val="00FB04EA"/>
    <w:rsid w:val="00FB0F46"/>
    <w:rsid w:val="00FB7278"/>
    <w:rsid w:val="00FC077B"/>
    <w:rsid w:val="00FC2BA8"/>
    <w:rsid w:val="00FC5618"/>
    <w:rsid w:val="00FC7030"/>
    <w:rsid w:val="00FD02FA"/>
    <w:rsid w:val="00FD1173"/>
    <w:rsid w:val="00FD3DD3"/>
    <w:rsid w:val="00FD5B84"/>
    <w:rsid w:val="00FD7EEB"/>
    <w:rsid w:val="00FE032B"/>
    <w:rsid w:val="00FE2CFF"/>
    <w:rsid w:val="00FE7853"/>
    <w:rsid w:val="00FF14DD"/>
    <w:rsid w:val="00FF45D7"/>
    <w:rsid w:val="00FF4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6"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37D3"/>
    <w:pPr>
      <w:spacing w:after="200" w:line="276" w:lineRule="auto"/>
    </w:pPr>
    <w:rPr>
      <w:sz w:val="22"/>
      <w:szCs w:val="22"/>
    </w:rPr>
  </w:style>
  <w:style w:type="paragraph" w:styleId="Heading1">
    <w:name w:val="heading 1"/>
    <w:basedOn w:val="Normal"/>
    <w:next w:val="Normal"/>
    <w:link w:val="Heading1Char"/>
    <w:uiPriority w:val="99"/>
    <w:qFormat/>
    <w:rsid w:val="0052287D"/>
    <w:pPr>
      <w:keepNext/>
      <w:keepLines/>
      <w:numPr>
        <w:numId w:val="5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287D"/>
    <w:pPr>
      <w:keepNext/>
      <w:keepLines/>
      <w:numPr>
        <w:ilvl w:val="1"/>
        <w:numId w:val="5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287D"/>
    <w:pPr>
      <w:keepNext/>
      <w:keepLines/>
      <w:numPr>
        <w:ilvl w:val="2"/>
        <w:numId w:val="5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287D"/>
    <w:pPr>
      <w:keepNext/>
      <w:keepLines/>
      <w:numPr>
        <w:ilvl w:val="3"/>
        <w:numId w:val="5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287D"/>
    <w:pPr>
      <w:keepNext/>
      <w:keepLines/>
      <w:numPr>
        <w:ilvl w:val="4"/>
        <w:numId w:val="5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992E0B"/>
    <w:pPr>
      <w:numPr>
        <w:numId w:val="53"/>
      </w:numPr>
      <w:spacing w:before="60" w:after="60" w:line="240" w:lineRule="auto"/>
      <w:outlineLvl w:val="5"/>
    </w:pPr>
    <w:rPr>
      <w:rFonts w:ascii="Arial" w:eastAsiaTheme="majorEastAsia" w:hAnsi="Arial" w:cstheme="majorBidi"/>
      <w:b/>
      <w:bCs/>
      <w:caps/>
      <w:sz w:val="28"/>
    </w:rPr>
  </w:style>
  <w:style w:type="paragraph" w:styleId="Heading7">
    <w:name w:val="heading 7"/>
    <w:basedOn w:val="Normal"/>
    <w:next w:val="Normal"/>
    <w:link w:val="Heading7Char"/>
    <w:uiPriority w:val="9"/>
    <w:semiHidden/>
    <w:unhideWhenUsed/>
    <w:qFormat/>
    <w:rsid w:val="0052287D"/>
    <w:pPr>
      <w:keepNext/>
      <w:keepLines/>
      <w:numPr>
        <w:ilvl w:val="6"/>
        <w:numId w:val="5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287D"/>
    <w:pPr>
      <w:keepNext/>
      <w:keepLines/>
      <w:numPr>
        <w:ilvl w:val="7"/>
        <w:numId w:val="5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287D"/>
    <w:pPr>
      <w:keepNext/>
      <w:keepLines/>
      <w:numPr>
        <w:ilvl w:val="8"/>
        <w:numId w:val="5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Normal"/>
    <w:link w:val="TitleChar"/>
    <w:uiPriority w:val="10"/>
    <w:qFormat/>
    <w:rsid w:val="00E13E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paragraph" w:styleId="Caption">
    <w:name w:val="caption"/>
    <w:basedOn w:val="Normal"/>
    <w:next w:val="Normal"/>
    <w:uiPriority w:val="35"/>
    <w:unhideWhenUsed/>
    <w:qFormat/>
    <w:rsid w:val="008B4263"/>
    <w:pPr>
      <w:keepNext/>
      <w:spacing w:line="240" w:lineRule="auto"/>
      <w:jc w:val="center"/>
    </w:pPr>
    <w:rPr>
      <w:b/>
      <w:bCs/>
      <w:noProof/>
      <w:sz w:val="24"/>
      <w:szCs w:val="24"/>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uiPriority w:val="39"/>
    <w:rsid w:val="00B922E1"/>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sid w:val="00C82098"/>
    <w:rPr>
      <w:rFonts w:ascii="Tahoma" w:hAnsi="Tahoma" w:cs="Tahoma"/>
      <w:sz w:val="16"/>
      <w:szCs w:val="16"/>
    </w:rPr>
  </w:style>
  <w:style w:type="character" w:styleId="CommentReference">
    <w:name w:val="annotation reference"/>
    <w:uiPriority w:val="99"/>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link w:val="CommentTextChar"/>
    <w:uiPriority w:val="99"/>
    <w:rPr>
      <w:sz w:val="20"/>
      <w:szCs w:val="20"/>
    </w:rPr>
  </w:style>
  <w:style w:type="paragraph" w:styleId="CommentSubject">
    <w:name w:val="annotation subject"/>
    <w:basedOn w:val="CommentText"/>
    <w:next w:val="CommentText"/>
    <w:link w:val="CommentSubjectChar"/>
    <w:uiPriority w:val="99"/>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52287D"/>
    <w:rPr>
      <w:b/>
      <w:bCs/>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numPr>
        <w:numId w:val="0"/>
      </w:numPr>
      <w:shd w:val="pct15" w:color="auto" w:fill="auto"/>
      <w:spacing w:before="220" w:after="220" w:line="280" w:lineRule="atLeast"/>
      <w:ind w:firstLine="1080"/>
    </w:pPr>
    <w:rPr>
      <w:rFonts w:eastAsia="Times New Roman"/>
      <w:bCs w:val="0"/>
      <w:caps/>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tabs>
        <w:tab w:val="num" w:pos="720"/>
      </w:tabs>
      <w:spacing w:after="0"/>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next w:val="Normal"/>
    <w:rsid w:val="009A3E19"/>
    <w:pPr>
      <w:numPr>
        <w:numId w:val="52"/>
      </w:numPr>
      <w:ind w:left="36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paragraph" w:styleId="FootnoteText">
    <w:name w:val="footnote text"/>
    <w:basedOn w:val="Normal"/>
    <w:link w:val="FootnoteTextChar"/>
    <w:uiPriority w:val="99"/>
    <w:rsid w:val="00B26A9E"/>
    <w:rPr>
      <w:sz w:val="20"/>
      <w:szCs w:val="20"/>
    </w:rPr>
  </w:style>
  <w:style w:type="character" w:customStyle="1" w:styleId="FootnoteTextChar">
    <w:name w:val="Footnote Text Char"/>
    <w:basedOn w:val="DefaultParagraphFont"/>
    <w:link w:val="FootnoteText"/>
    <w:uiPriority w:val="99"/>
    <w:rsid w:val="00B26A9E"/>
  </w:style>
  <w:style w:type="character" w:styleId="FootnoteReference">
    <w:name w:val="footnote reference"/>
    <w:uiPriority w:val="99"/>
    <w:rsid w:val="00B26A9E"/>
    <w:rPr>
      <w:vertAlign w:val="superscript"/>
    </w:rPr>
  </w:style>
  <w:style w:type="paragraph" w:customStyle="1" w:styleId="paragraph">
    <w:name w:val="paragraph"/>
    <w:basedOn w:val="Normal"/>
    <w:rsid w:val="00855820"/>
    <w:pPr>
      <w:spacing w:before="100" w:beforeAutospacing="1" w:after="100" w:afterAutospacing="1"/>
    </w:pPr>
  </w:style>
  <w:style w:type="character" w:styleId="HTMLCode">
    <w:name w:val="HTML Code"/>
    <w:basedOn w:val="DefaultParagraphFont"/>
    <w:uiPriority w:val="99"/>
    <w:unhideWhenUsed/>
    <w:rsid w:val="00855820"/>
    <w:rPr>
      <w:rFonts w:ascii="Courier New" w:eastAsia="Times New Roman" w:hAnsi="Courier New" w:cs="Courier New"/>
      <w:sz w:val="20"/>
      <w:szCs w:val="20"/>
    </w:rPr>
  </w:style>
  <w:style w:type="paragraph" w:styleId="TableofFigures">
    <w:name w:val="table of figures"/>
    <w:basedOn w:val="Normal"/>
    <w:next w:val="Normal"/>
    <w:uiPriority w:val="99"/>
    <w:rsid w:val="00362AA8"/>
    <w:pPr>
      <w:spacing w:after="0"/>
    </w:pPr>
  </w:style>
  <w:style w:type="paragraph" w:styleId="NoSpacing">
    <w:name w:val="No Spacing"/>
    <w:basedOn w:val="Normal"/>
    <w:uiPriority w:val="1"/>
    <w:qFormat/>
    <w:rsid w:val="0052287D"/>
    <w:pPr>
      <w:spacing w:after="0" w:line="240" w:lineRule="auto"/>
    </w:pPr>
  </w:style>
  <w:style w:type="paragraph" w:customStyle="1" w:styleId="Code">
    <w:name w:val="Code"/>
    <w:basedOn w:val="Normal"/>
    <w:rsid w:val="00495C4B"/>
    <w:pPr>
      <w:spacing w:after="0"/>
      <w:contextualSpacing/>
    </w:pPr>
    <w:rPr>
      <w:rFonts w:ascii="Courier New" w:hAnsi="Courier New" w:cs="Courier New"/>
      <w:noProof/>
      <w:color w:val="1F497D"/>
      <w:sz w:val="16"/>
      <w:szCs w:val="16"/>
    </w:rPr>
  </w:style>
  <w:style w:type="character" w:customStyle="1" w:styleId="apple-converted-space">
    <w:name w:val="apple-converted-space"/>
    <w:basedOn w:val="DefaultParagraphFont"/>
    <w:rsid w:val="00854E91"/>
  </w:style>
  <w:style w:type="paragraph" w:styleId="Revision">
    <w:name w:val="Revision"/>
    <w:hidden/>
    <w:uiPriority w:val="99"/>
    <w:semiHidden/>
    <w:rsid w:val="001E06D6"/>
    <w:rPr>
      <w:sz w:val="24"/>
      <w:szCs w:val="24"/>
    </w:rPr>
  </w:style>
  <w:style w:type="character" w:customStyle="1" w:styleId="CommentTextChar">
    <w:name w:val="Comment Text Char"/>
    <w:basedOn w:val="DefaultParagraphFont"/>
    <w:link w:val="CommentText"/>
    <w:uiPriority w:val="99"/>
    <w:rsid w:val="003878CA"/>
  </w:style>
  <w:style w:type="paragraph" w:styleId="TOCHeading">
    <w:name w:val="TOC Heading"/>
    <w:basedOn w:val="Heading1"/>
    <w:next w:val="Normal"/>
    <w:uiPriority w:val="39"/>
    <w:semiHidden/>
    <w:unhideWhenUsed/>
    <w:qFormat/>
    <w:rsid w:val="0052287D"/>
    <w:pPr>
      <w:outlineLvl w:val="9"/>
    </w:pPr>
  </w:style>
  <w:style w:type="character" w:customStyle="1" w:styleId="Heading6Char">
    <w:name w:val="Heading 6 Char"/>
    <w:basedOn w:val="DefaultParagraphFont"/>
    <w:link w:val="Heading6"/>
    <w:rsid w:val="00992E0B"/>
    <w:rPr>
      <w:rFonts w:ascii="Arial" w:eastAsiaTheme="majorEastAsia" w:hAnsi="Arial" w:cstheme="majorBidi"/>
      <w:b/>
      <w:bCs/>
      <w:caps/>
      <w:sz w:val="28"/>
      <w:szCs w:val="22"/>
    </w:rPr>
  </w:style>
  <w:style w:type="character" w:customStyle="1" w:styleId="Heading1Char">
    <w:name w:val="Heading 1 Char"/>
    <w:basedOn w:val="DefaultParagraphFont"/>
    <w:link w:val="Heading1"/>
    <w:uiPriority w:val="99"/>
    <w:rsid w:val="005228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28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287D"/>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semiHidden/>
    <w:rsid w:val="0052287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2287D"/>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52287D"/>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52287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2287D"/>
    <w:rPr>
      <w:rFonts w:asciiTheme="majorHAnsi" w:eastAsiaTheme="majorEastAsia" w:hAnsiTheme="majorHAnsi" w:cstheme="majorBidi"/>
      <w:i/>
      <w:iCs/>
      <w:color w:val="404040" w:themeColor="text1" w:themeTint="BF"/>
    </w:rPr>
  </w:style>
  <w:style w:type="character" w:customStyle="1" w:styleId="TitleChar">
    <w:name w:val="Title Char"/>
    <w:basedOn w:val="DefaultParagraphFont"/>
    <w:link w:val="Title"/>
    <w:uiPriority w:val="10"/>
    <w:rsid w:val="00E13E10"/>
    <w:rPr>
      <w:rFonts w:asciiTheme="majorHAnsi" w:eastAsiaTheme="majorEastAsia" w:hAnsiTheme="majorHAnsi" w:cstheme="majorBidi"/>
      <w:color w:val="17365D" w:themeColor="text2" w:themeShade="BF"/>
      <w:spacing w:val="5"/>
      <w:kern w:val="28"/>
      <w:sz w:val="32"/>
      <w:szCs w:val="52"/>
    </w:rPr>
  </w:style>
  <w:style w:type="paragraph" w:styleId="Subtitle">
    <w:name w:val="Subtitle"/>
    <w:basedOn w:val="Normal"/>
    <w:next w:val="Normal"/>
    <w:link w:val="SubtitleChar"/>
    <w:uiPriority w:val="11"/>
    <w:qFormat/>
    <w:rsid w:val="005228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287D"/>
    <w:rPr>
      <w:rFonts w:asciiTheme="majorHAnsi" w:eastAsiaTheme="majorEastAsia" w:hAnsiTheme="majorHAnsi" w:cstheme="majorBidi"/>
      <w:i/>
      <w:iCs/>
      <w:color w:val="4F81BD" w:themeColor="accent1"/>
      <w:spacing w:val="15"/>
      <w:sz w:val="24"/>
      <w:szCs w:val="24"/>
    </w:rPr>
  </w:style>
  <w:style w:type="character" w:styleId="Emphasis">
    <w:name w:val="Emphasis"/>
    <w:uiPriority w:val="20"/>
    <w:qFormat/>
    <w:rsid w:val="0052287D"/>
    <w:rPr>
      <w:i/>
      <w:iCs/>
    </w:rPr>
  </w:style>
  <w:style w:type="paragraph" w:styleId="ListParagraph">
    <w:name w:val="List Paragraph"/>
    <w:basedOn w:val="Normal"/>
    <w:uiPriority w:val="99"/>
    <w:qFormat/>
    <w:rsid w:val="0052287D"/>
    <w:pPr>
      <w:ind w:left="720"/>
      <w:contextualSpacing/>
    </w:pPr>
  </w:style>
  <w:style w:type="paragraph" w:styleId="Quote">
    <w:name w:val="Quote"/>
    <w:basedOn w:val="Normal"/>
    <w:next w:val="Normal"/>
    <w:link w:val="QuoteChar"/>
    <w:uiPriority w:val="29"/>
    <w:qFormat/>
    <w:rsid w:val="0052287D"/>
    <w:rPr>
      <w:i/>
      <w:iCs/>
      <w:color w:val="000000" w:themeColor="text1"/>
    </w:rPr>
  </w:style>
  <w:style w:type="character" w:customStyle="1" w:styleId="QuoteChar">
    <w:name w:val="Quote Char"/>
    <w:basedOn w:val="DefaultParagraphFont"/>
    <w:link w:val="Quote"/>
    <w:uiPriority w:val="29"/>
    <w:rsid w:val="0052287D"/>
    <w:rPr>
      <w:i/>
      <w:iCs/>
      <w:color w:val="000000" w:themeColor="text1"/>
      <w:sz w:val="22"/>
      <w:szCs w:val="22"/>
    </w:rPr>
  </w:style>
  <w:style w:type="paragraph" w:styleId="IntenseQuote">
    <w:name w:val="Intense Quote"/>
    <w:basedOn w:val="Normal"/>
    <w:next w:val="Normal"/>
    <w:link w:val="IntenseQuoteChar"/>
    <w:uiPriority w:val="30"/>
    <w:qFormat/>
    <w:rsid w:val="0052287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287D"/>
    <w:rPr>
      <w:b/>
      <w:bCs/>
      <w:i/>
      <w:iCs/>
      <w:color w:val="4F81BD" w:themeColor="accent1"/>
      <w:sz w:val="22"/>
      <w:szCs w:val="22"/>
    </w:rPr>
  </w:style>
  <w:style w:type="character" w:styleId="SubtleEmphasis">
    <w:name w:val="Subtle Emphasis"/>
    <w:uiPriority w:val="19"/>
    <w:qFormat/>
    <w:rsid w:val="0052287D"/>
    <w:rPr>
      <w:i/>
      <w:iCs/>
      <w:color w:val="808080" w:themeColor="text1" w:themeTint="7F"/>
    </w:rPr>
  </w:style>
  <w:style w:type="character" w:styleId="IntenseEmphasis">
    <w:name w:val="Intense Emphasis"/>
    <w:uiPriority w:val="21"/>
    <w:qFormat/>
    <w:rsid w:val="0052287D"/>
    <w:rPr>
      <w:b/>
      <w:bCs/>
      <w:i/>
      <w:iCs/>
      <w:color w:val="4F81BD" w:themeColor="accent1"/>
    </w:rPr>
  </w:style>
  <w:style w:type="character" w:styleId="SubtleReference">
    <w:name w:val="Subtle Reference"/>
    <w:uiPriority w:val="31"/>
    <w:qFormat/>
    <w:rsid w:val="0052287D"/>
    <w:rPr>
      <w:smallCaps/>
      <w:color w:val="C0504D" w:themeColor="accent2"/>
      <w:u w:val="single"/>
    </w:rPr>
  </w:style>
  <w:style w:type="character" w:styleId="IntenseReference">
    <w:name w:val="Intense Reference"/>
    <w:uiPriority w:val="32"/>
    <w:qFormat/>
    <w:rsid w:val="0052287D"/>
    <w:rPr>
      <w:b/>
      <w:bCs/>
      <w:smallCaps/>
      <w:color w:val="C0504D" w:themeColor="accent2"/>
      <w:spacing w:val="5"/>
      <w:u w:val="single"/>
    </w:rPr>
  </w:style>
  <w:style w:type="character" w:styleId="BookTitle">
    <w:name w:val="Book Title"/>
    <w:uiPriority w:val="33"/>
    <w:qFormat/>
    <w:rsid w:val="0052287D"/>
    <w:rPr>
      <w:b/>
      <w:bCs/>
      <w:smallCaps/>
      <w:spacing w:val="5"/>
    </w:rPr>
  </w:style>
  <w:style w:type="character" w:customStyle="1" w:styleId="HeaderChar">
    <w:name w:val="Header Char"/>
    <w:basedOn w:val="DefaultParagraphFont"/>
    <w:link w:val="Header"/>
    <w:uiPriority w:val="99"/>
    <w:locked/>
    <w:rsid w:val="00A6119A"/>
    <w:rPr>
      <w:sz w:val="22"/>
      <w:szCs w:val="22"/>
    </w:rPr>
  </w:style>
  <w:style w:type="character" w:customStyle="1" w:styleId="FooterChar">
    <w:name w:val="Footer Char"/>
    <w:basedOn w:val="DefaultParagraphFont"/>
    <w:link w:val="Footer"/>
    <w:uiPriority w:val="99"/>
    <w:locked/>
    <w:rsid w:val="00A6119A"/>
    <w:rPr>
      <w:sz w:val="22"/>
      <w:szCs w:val="22"/>
    </w:rPr>
  </w:style>
  <w:style w:type="paragraph" w:customStyle="1" w:styleId="Bulletedlist">
    <w:name w:val="Bulleted list"/>
    <w:basedOn w:val="Normal"/>
    <w:uiPriority w:val="99"/>
    <w:rsid w:val="00A6119A"/>
    <w:pPr>
      <w:numPr>
        <w:numId w:val="58"/>
      </w:numPr>
      <w:spacing w:after="120" w:line="240" w:lineRule="auto"/>
    </w:pPr>
    <w:rPr>
      <w:rFonts w:ascii="Times New Roman" w:eastAsia="Times New Roman" w:hAnsi="Times New Roman"/>
    </w:rPr>
  </w:style>
  <w:style w:type="character" w:customStyle="1" w:styleId="CommentSubjectChar">
    <w:name w:val="Comment Subject Char"/>
    <w:basedOn w:val="CommentTextChar"/>
    <w:link w:val="CommentSubject"/>
    <w:uiPriority w:val="99"/>
    <w:locked/>
    <w:rsid w:val="00A6119A"/>
    <w:rPr>
      <w:b/>
      <w:bCs/>
    </w:rPr>
  </w:style>
  <w:style w:type="character" w:customStyle="1" w:styleId="CharChar2">
    <w:name w:val="Char Char2"/>
    <w:basedOn w:val="DefaultParagraphFont"/>
    <w:uiPriority w:val="99"/>
    <w:rsid w:val="00A6119A"/>
    <w:rPr>
      <w:rFonts w:cs="Times New Roman"/>
    </w:rPr>
  </w:style>
  <w:style w:type="paragraph" w:styleId="PlainText">
    <w:name w:val="Plain Text"/>
    <w:basedOn w:val="Normal"/>
    <w:link w:val="PlainTextChar"/>
    <w:uiPriority w:val="99"/>
    <w:rsid w:val="00A6119A"/>
    <w:pPr>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A6119A"/>
    <w:rPr>
      <w:rFonts w:ascii="Consolas" w:eastAsia="Times New Roman" w:hAnsi="Consolas" w:cs="Consolas"/>
      <w:sz w:val="21"/>
      <w:szCs w:val="21"/>
    </w:rPr>
  </w:style>
  <w:style w:type="paragraph" w:styleId="EndnoteText">
    <w:name w:val="endnote text"/>
    <w:basedOn w:val="Normal"/>
    <w:link w:val="EndnoteTextChar"/>
    <w:uiPriority w:val="99"/>
    <w:unhideWhenUsed/>
    <w:rsid w:val="00E8761B"/>
    <w:pPr>
      <w:spacing w:after="0" w:line="240" w:lineRule="auto"/>
    </w:pPr>
    <w:rPr>
      <w:sz w:val="20"/>
      <w:szCs w:val="20"/>
    </w:rPr>
  </w:style>
  <w:style w:type="character" w:customStyle="1" w:styleId="EndnoteTextChar">
    <w:name w:val="Endnote Text Char"/>
    <w:basedOn w:val="DefaultParagraphFont"/>
    <w:link w:val="EndnoteText"/>
    <w:uiPriority w:val="99"/>
    <w:rsid w:val="00E8761B"/>
  </w:style>
  <w:style w:type="character" w:styleId="EndnoteReference">
    <w:name w:val="endnote reference"/>
    <w:basedOn w:val="DefaultParagraphFont"/>
    <w:uiPriority w:val="99"/>
    <w:unhideWhenUsed/>
    <w:rsid w:val="00E876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6"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37D3"/>
    <w:pPr>
      <w:spacing w:after="200" w:line="276" w:lineRule="auto"/>
    </w:pPr>
    <w:rPr>
      <w:sz w:val="22"/>
      <w:szCs w:val="22"/>
    </w:rPr>
  </w:style>
  <w:style w:type="paragraph" w:styleId="Heading1">
    <w:name w:val="heading 1"/>
    <w:basedOn w:val="Normal"/>
    <w:next w:val="Normal"/>
    <w:link w:val="Heading1Char"/>
    <w:uiPriority w:val="99"/>
    <w:qFormat/>
    <w:rsid w:val="0052287D"/>
    <w:pPr>
      <w:keepNext/>
      <w:keepLines/>
      <w:numPr>
        <w:numId w:val="5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287D"/>
    <w:pPr>
      <w:keepNext/>
      <w:keepLines/>
      <w:numPr>
        <w:ilvl w:val="1"/>
        <w:numId w:val="5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287D"/>
    <w:pPr>
      <w:keepNext/>
      <w:keepLines/>
      <w:numPr>
        <w:ilvl w:val="2"/>
        <w:numId w:val="5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287D"/>
    <w:pPr>
      <w:keepNext/>
      <w:keepLines/>
      <w:numPr>
        <w:ilvl w:val="3"/>
        <w:numId w:val="5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287D"/>
    <w:pPr>
      <w:keepNext/>
      <w:keepLines/>
      <w:numPr>
        <w:ilvl w:val="4"/>
        <w:numId w:val="5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992E0B"/>
    <w:pPr>
      <w:numPr>
        <w:numId w:val="53"/>
      </w:numPr>
      <w:spacing w:before="60" w:after="60" w:line="240" w:lineRule="auto"/>
      <w:outlineLvl w:val="5"/>
    </w:pPr>
    <w:rPr>
      <w:rFonts w:ascii="Arial" w:eastAsiaTheme="majorEastAsia" w:hAnsi="Arial" w:cstheme="majorBidi"/>
      <w:b/>
      <w:bCs/>
      <w:caps/>
      <w:sz w:val="28"/>
    </w:rPr>
  </w:style>
  <w:style w:type="paragraph" w:styleId="Heading7">
    <w:name w:val="heading 7"/>
    <w:basedOn w:val="Normal"/>
    <w:next w:val="Normal"/>
    <w:link w:val="Heading7Char"/>
    <w:uiPriority w:val="9"/>
    <w:semiHidden/>
    <w:unhideWhenUsed/>
    <w:qFormat/>
    <w:rsid w:val="0052287D"/>
    <w:pPr>
      <w:keepNext/>
      <w:keepLines/>
      <w:numPr>
        <w:ilvl w:val="6"/>
        <w:numId w:val="5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287D"/>
    <w:pPr>
      <w:keepNext/>
      <w:keepLines/>
      <w:numPr>
        <w:ilvl w:val="7"/>
        <w:numId w:val="5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287D"/>
    <w:pPr>
      <w:keepNext/>
      <w:keepLines/>
      <w:numPr>
        <w:ilvl w:val="8"/>
        <w:numId w:val="5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Normal"/>
    <w:link w:val="TitleChar"/>
    <w:uiPriority w:val="10"/>
    <w:qFormat/>
    <w:rsid w:val="00E13E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paragraph" w:styleId="Caption">
    <w:name w:val="caption"/>
    <w:basedOn w:val="Normal"/>
    <w:next w:val="Normal"/>
    <w:uiPriority w:val="35"/>
    <w:unhideWhenUsed/>
    <w:qFormat/>
    <w:rsid w:val="008B4263"/>
    <w:pPr>
      <w:keepNext/>
      <w:spacing w:line="240" w:lineRule="auto"/>
      <w:jc w:val="center"/>
    </w:pPr>
    <w:rPr>
      <w:b/>
      <w:bCs/>
      <w:noProof/>
      <w:sz w:val="24"/>
      <w:szCs w:val="24"/>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uiPriority w:val="39"/>
    <w:rsid w:val="00B922E1"/>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sid w:val="00C82098"/>
    <w:rPr>
      <w:rFonts w:ascii="Tahoma" w:hAnsi="Tahoma" w:cs="Tahoma"/>
      <w:sz w:val="16"/>
      <w:szCs w:val="16"/>
    </w:rPr>
  </w:style>
  <w:style w:type="character" w:styleId="CommentReference">
    <w:name w:val="annotation reference"/>
    <w:uiPriority w:val="99"/>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link w:val="CommentTextChar"/>
    <w:uiPriority w:val="99"/>
    <w:rPr>
      <w:sz w:val="20"/>
      <w:szCs w:val="20"/>
    </w:rPr>
  </w:style>
  <w:style w:type="paragraph" w:styleId="CommentSubject">
    <w:name w:val="annotation subject"/>
    <w:basedOn w:val="CommentText"/>
    <w:next w:val="CommentText"/>
    <w:link w:val="CommentSubjectChar"/>
    <w:uiPriority w:val="99"/>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52287D"/>
    <w:rPr>
      <w:b/>
      <w:bCs/>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numPr>
        <w:numId w:val="0"/>
      </w:numPr>
      <w:shd w:val="pct15" w:color="auto" w:fill="auto"/>
      <w:spacing w:before="220" w:after="220" w:line="280" w:lineRule="atLeast"/>
      <w:ind w:firstLine="1080"/>
    </w:pPr>
    <w:rPr>
      <w:rFonts w:eastAsia="Times New Roman"/>
      <w:bCs w:val="0"/>
      <w:caps/>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tabs>
        <w:tab w:val="num" w:pos="720"/>
      </w:tabs>
      <w:spacing w:after="0"/>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next w:val="Normal"/>
    <w:rsid w:val="009A3E19"/>
    <w:pPr>
      <w:numPr>
        <w:numId w:val="52"/>
      </w:numPr>
      <w:ind w:left="36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paragraph" w:styleId="FootnoteText">
    <w:name w:val="footnote text"/>
    <w:basedOn w:val="Normal"/>
    <w:link w:val="FootnoteTextChar"/>
    <w:uiPriority w:val="99"/>
    <w:rsid w:val="00B26A9E"/>
    <w:rPr>
      <w:sz w:val="20"/>
      <w:szCs w:val="20"/>
    </w:rPr>
  </w:style>
  <w:style w:type="character" w:customStyle="1" w:styleId="FootnoteTextChar">
    <w:name w:val="Footnote Text Char"/>
    <w:basedOn w:val="DefaultParagraphFont"/>
    <w:link w:val="FootnoteText"/>
    <w:uiPriority w:val="99"/>
    <w:rsid w:val="00B26A9E"/>
  </w:style>
  <w:style w:type="character" w:styleId="FootnoteReference">
    <w:name w:val="footnote reference"/>
    <w:uiPriority w:val="99"/>
    <w:rsid w:val="00B26A9E"/>
    <w:rPr>
      <w:vertAlign w:val="superscript"/>
    </w:rPr>
  </w:style>
  <w:style w:type="paragraph" w:customStyle="1" w:styleId="paragraph">
    <w:name w:val="paragraph"/>
    <w:basedOn w:val="Normal"/>
    <w:rsid w:val="00855820"/>
    <w:pPr>
      <w:spacing w:before="100" w:beforeAutospacing="1" w:after="100" w:afterAutospacing="1"/>
    </w:pPr>
  </w:style>
  <w:style w:type="character" w:styleId="HTMLCode">
    <w:name w:val="HTML Code"/>
    <w:basedOn w:val="DefaultParagraphFont"/>
    <w:uiPriority w:val="99"/>
    <w:unhideWhenUsed/>
    <w:rsid w:val="00855820"/>
    <w:rPr>
      <w:rFonts w:ascii="Courier New" w:eastAsia="Times New Roman" w:hAnsi="Courier New" w:cs="Courier New"/>
      <w:sz w:val="20"/>
      <w:szCs w:val="20"/>
    </w:rPr>
  </w:style>
  <w:style w:type="paragraph" w:styleId="TableofFigures">
    <w:name w:val="table of figures"/>
    <w:basedOn w:val="Normal"/>
    <w:next w:val="Normal"/>
    <w:uiPriority w:val="99"/>
    <w:rsid w:val="00362AA8"/>
    <w:pPr>
      <w:spacing w:after="0"/>
    </w:pPr>
  </w:style>
  <w:style w:type="paragraph" w:styleId="NoSpacing">
    <w:name w:val="No Spacing"/>
    <w:basedOn w:val="Normal"/>
    <w:uiPriority w:val="1"/>
    <w:qFormat/>
    <w:rsid w:val="0052287D"/>
    <w:pPr>
      <w:spacing w:after="0" w:line="240" w:lineRule="auto"/>
    </w:pPr>
  </w:style>
  <w:style w:type="paragraph" w:customStyle="1" w:styleId="Code">
    <w:name w:val="Code"/>
    <w:basedOn w:val="Normal"/>
    <w:rsid w:val="00495C4B"/>
    <w:pPr>
      <w:spacing w:after="0"/>
      <w:contextualSpacing/>
    </w:pPr>
    <w:rPr>
      <w:rFonts w:ascii="Courier New" w:hAnsi="Courier New" w:cs="Courier New"/>
      <w:noProof/>
      <w:color w:val="1F497D"/>
      <w:sz w:val="16"/>
      <w:szCs w:val="16"/>
    </w:rPr>
  </w:style>
  <w:style w:type="character" w:customStyle="1" w:styleId="apple-converted-space">
    <w:name w:val="apple-converted-space"/>
    <w:basedOn w:val="DefaultParagraphFont"/>
    <w:rsid w:val="00854E91"/>
  </w:style>
  <w:style w:type="paragraph" w:styleId="Revision">
    <w:name w:val="Revision"/>
    <w:hidden/>
    <w:uiPriority w:val="99"/>
    <w:semiHidden/>
    <w:rsid w:val="001E06D6"/>
    <w:rPr>
      <w:sz w:val="24"/>
      <w:szCs w:val="24"/>
    </w:rPr>
  </w:style>
  <w:style w:type="character" w:customStyle="1" w:styleId="CommentTextChar">
    <w:name w:val="Comment Text Char"/>
    <w:basedOn w:val="DefaultParagraphFont"/>
    <w:link w:val="CommentText"/>
    <w:uiPriority w:val="99"/>
    <w:rsid w:val="003878CA"/>
  </w:style>
  <w:style w:type="paragraph" w:styleId="TOCHeading">
    <w:name w:val="TOC Heading"/>
    <w:basedOn w:val="Heading1"/>
    <w:next w:val="Normal"/>
    <w:uiPriority w:val="39"/>
    <w:semiHidden/>
    <w:unhideWhenUsed/>
    <w:qFormat/>
    <w:rsid w:val="0052287D"/>
    <w:pPr>
      <w:outlineLvl w:val="9"/>
    </w:pPr>
  </w:style>
  <w:style w:type="character" w:customStyle="1" w:styleId="Heading6Char">
    <w:name w:val="Heading 6 Char"/>
    <w:basedOn w:val="DefaultParagraphFont"/>
    <w:link w:val="Heading6"/>
    <w:rsid w:val="00992E0B"/>
    <w:rPr>
      <w:rFonts w:ascii="Arial" w:eastAsiaTheme="majorEastAsia" w:hAnsi="Arial" w:cstheme="majorBidi"/>
      <w:b/>
      <w:bCs/>
      <w:caps/>
      <w:sz w:val="28"/>
      <w:szCs w:val="22"/>
    </w:rPr>
  </w:style>
  <w:style w:type="character" w:customStyle="1" w:styleId="Heading1Char">
    <w:name w:val="Heading 1 Char"/>
    <w:basedOn w:val="DefaultParagraphFont"/>
    <w:link w:val="Heading1"/>
    <w:uiPriority w:val="99"/>
    <w:rsid w:val="005228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28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287D"/>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semiHidden/>
    <w:rsid w:val="0052287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2287D"/>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52287D"/>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52287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2287D"/>
    <w:rPr>
      <w:rFonts w:asciiTheme="majorHAnsi" w:eastAsiaTheme="majorEastAsia" w:hAnsiTheme="majorHAnsi" w:cstheme="majorBidi"/>
      <w:i/>
      <w:iCs/>
      <w:color w:val="404040" w:themeColor="text1" w:themeTint="BF"/>
    </w:rPr>
  </w:style>
  <w:style w:type="character" w:customStyle="1" w:styleId="TitleChar">
    <w:name w:val="Title Char"/>
    <w:basedOn w:val="DefaultParagraphFont"/>
    <w:link w:val="Title"/>
    <w:uiPriority w:val="10"/>
    <w:rsid w:val="00E13E10"/>
    <w:rPr>
      <w:rFonts w:asciiTheme="majorHAnsi" w:eastAsiaTheme="majorEastAsia" w:hAnsiTheme="majorHAnsi" w:cstheme="majorBidi"/>
      <w:color w:val="17365D" w:themeColor="text2" w:themeShade="BF"/>
      <w:spacing w:val="5"/>
      <w:kern w:val="28"/>
      <w:sz w:val="32"/>
      <w:szCs w:val="52"/>
    </w:rPr>
  </w:style>
  <w:style w:type="paragraph" w:styleId="Subtitle">
    <w:name w:val="Subtitle"/>
    <w:basedOn w:val="Normal"/>
    <w:next w:val="Normal"/>
    <w:link w:val="SubtitleChar"/>
    <w:uiPriority w:val="11"/>
    <w:qFormat/>
    <w:rsid w:val="005228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287D"/>
    <w:rPr>
      <w:rFonts w:asciiTheme="majorHAnsi" w:eastAsiaTheme="majorEastAsia" w:hAnsiTheme="majorHAnsi" w:cstheme="majorBidi"/>
      <w:i/>
      <w:iCs/>
      <w:color w:val="4F81BD" w:themeColor="accent1"/>
      <w:spacing w:val="15"/>
      <w:sz w:val="24"/>
      <w:szCs w:val="24"/>
    </w:rPr>
  </w:style>
  <w:style w:type="character" w:styleId="Emphasis">
    <w:name w:val="Emphasis"/>
    <w:uiPriority w:val="20"/>
    <w:qFormat/>
    <w:rsid w:val="0052287D"/>
    <w:rPr>
      <w:i/>
      <w:iCs/>
    </w:rPr>
  </w:style>
  <w:style w:type="paragraph" w:styleId="ListParagraph">
    <w:name w:val="List Paragraph"/>
    <w:basedOn w:val="Normal"/>
    <w:uiPriority w:val="99"/>
    <w:qFormat/>
    <w:rsid w:val="0052287D"/>
    <w:pPr>
      <w:ind w:left="720"/>
      <w:contextualSpacing/>
    </w:pPr>
  </w:style>
  <w:style w:type="paragraph" w:styleId="Quote">
    <w:name w:val="Quote"/>
    <w:basedOn w:val="Normal"/>
    <w:next w:val="Normal"/>
    <w:link w:val="QuoteChar"/>
    <w:uiPriority w:val="29"/>
    <w:qFormat/>
    <w:rsid w:val="0052287D"/>
    <w:rPr>
      <w:i/>
      <w:iCs/>
      <w:color w:val="000000" w:themeColor="text1"/>
    </w:rPr>
  </w:style>
  <w:style w:type="character" w:customStyle="1" w:styleId="QuoteChar">
    <w:name w:val="Quote Char"/>
    <w:basedOn w:val="DefaultParagraphFont"/>
    <w:link w:val="Quote"/>
    <w:uiPriority w:val="29"/>
    <w:rsid w:val="0052287D"/>
    <w:rPr>
      <w:i/>
      <w:iCs/>
      <w:color w:val="000000" w:themeColor="text1"/>
      <w:sz w:val="22"/>
      <w:szCs w:val="22"/>
    </w:rPr>
  </w:style>
  <w:style w:type="paragraph" w:styleId="IntenseQuote">
    <w:name w:val="Intense Quote"/>
    <w:basedOn w:val="Normal"/>
    <w:next w:val="Normal"/>
    <w:link w:val="IntenseQuoteChar"/>
    <w:uiPriority w:val="30"/>
    <w:qFormat/>
    <w:rsid w:val="0052287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287D"/>
    <w:rPr>
      <w:b/>
      <w:bCs/>
      <w:i/>
      <w:iCs/>
      <w:color w:val="4F81BD" w:themeColor="accent1"/>
      <w:sz w:val="22"/>
      <w:szCs w:val="22"/>
    </w:rPr>
  </w:style>
  <w:style w:type="character" w:styleId="SubtleEmphasis">
    <w:name w:val="Subtle Emphasis"/>
    <w:uiPriority w:val="19"/>
    <w:qFormat/>
    <w:rsid w:val="0052287D"/>
    <w:rPr>
      <w:i/>
      <w:iCs/>
      <w:color w:val="808080" w:themeColor="text1" w:themeTint="7F"/>
    </w:rPr>
  </w:style>
  <w:style w:type="character" w:styleId="IntenseEmphasis">
    <w:name w:val="Intense Emphasis"/>
    <w:uiPriority w:val="21"/>
    <w:qFormat/>
    <w:rsid w:val="0052287D"/>
    <w:rPr>
      <w:b/>
      <w:bCs/>
      <w:i/>
      <w:iCs/>
      <w:color w:val="4F81BD" w:themeColor="accent1"/>
    </w:rPr>
  </w:style>
  <w:style w:type="character" w:styleId="SubtleReference">
    <w:name w:val="Subtle Reference"/>
    <w:uiPriority w:val="31"/>
    <w:qFormat/>
    <w:rsid w:val="0052287D"/>
    <w:rPr>
      <w:smallCaps/>
      <w:color w:val="C0504D" w:themeColor="accent2"/>
      <w:u w:val="single"/>
    </w:rPr>
  </w:style>
  <w:style w:type="character" w:styleId="IntenseReference">
    <w:name w:val="Intense Reference"/>
    <w:uiPriority w:val="32"/>
    <w:qFormat/>
    <w:rsid w:val="0052287D"/>
    <w:rPr>
      <w:b/>
      <w:bCs/>
      <w:smallCaps/>
      <w:color w:val="C0504D" w:themeColor="accent2"/>
      <w:spacing w:val="5"/>
      <w:u w:val="single"/>
    </w:rPr>
  </w:style>
  <w:style w:type="character" w:styleId="BookTitle">
    <w:name w:val="Book Title"/>
    <w:uiPriority w:val="33"/>
    <w:qFormat/>
    <w:rsid w:val="0052287D"/>
    <w:rPr>
      <w:b/>
      <w:bCs/>
      <w:smallCaps/>
      <w:spacing w:val="5"/>
    </w:rPr>
  </w:style>
  <w:style w:type="character" w:customStyle="1" w:styleId="HeaderChar">
    <w:name w:val="Header Char"/>
    <w:basedOn w:val="DefaultParagraphFont"/>
    <w:link w:val="Header"/>
    <w:uiPriority w:val="99"/>
    <w:locked/>
    <w:rsid w:val="00A6119A"/>
    <w:rPr>
      <w:sz w:val="22"/>
      <w:szCs w:val="22"/>
    </w:rPr>
  </w:style>
  <w:style w:type="character" w:customStyle="1" w:styleId="FooterChar">
    <w:name w:val="Footer Char"/>
    <w:basedOn w:val="DefaultParagraphFont"/>
    <w:link w:val="Footer"/>
    <w:uiPriority w:val="99"/>
    <w:locked/>
    <w:rsid w:val="00A6119A"/>
    <w:rPr>
      <w:sz w:val="22"/>
      <w:szCs w:val="22"/>
    </w:rPr>
  </w:style>
  <w:style w:type="paragraph" w:customStyle="1" w:styleId="Bulletedlist">
    <w:name w:val="Bulleted list"/>
    <w:basedOn w:val="Normal"/>
    <w:uiPriority w:val="99"/>
    <w:rsid w:val="00A6119A"/>
    <w:pPr>
      <w:numPr>
        <w:numId w:val="58"/>
      </w:numPr>
      <w:spacing w:after="120" w:line="240" w:lineRule="auto"/>
    </w:pPr>
    <w:rPr>
      <w:rFonts w:ascii="Times New Roman" w:eastAsia="Times New Roman" w:hAnsi="Times New Roman"/>
    </w:rPr>
  </w:style>
  <w:style w:type="character" w:customStyle="1" w:styleId="CommentSubjectChar">
    <w:name w:val="Comment Subject Char"/>
    <w:basedOn w:val="CommentTextChar"/>
    <w:link w:val="CommentSubject"/>
    <w:uiPriority w:val="99"/>
    <w:locked/>
    <w:rsid w:val="00A6119A"/>
    <w:rPr>
      <w:b/>
      <w:bCs/>
    </w:rPr>
  </w:style>
  <w:style w:type="character" w:customStyle="1" w:styleId="CharChar2">
    <w:name w:val="Char Char2"/>
    <w:basedOn w:val="DefaultParagraphFont"/>
    <w:uiPriority w:val="99"/>
    <w:rsid w:val="00A6119A"/>
    <w:rPr>
      <w:rFonts w:cs="Times New Roman"/>
    </w:rPr>
  </w:style>
  <w:style w:type="paragraph" w:styleId="PlainText">
    <w:name w:val="Plain Text"/>
    <w:basedOn w:val="Normal"/>
    <w:link w:val="PlainTextChar"/>
    <w:uiPriority w:val="99"/>
    <w:rsid w:val="00A6119A"/>
    <w:pPr>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A6119A"/>
    <w:rPr>
      <w:rFonts w:ascii="Consolas" w:eastAsia="Times New Roman" w:hAnsi="Consolas" w:cs="Consolas"/>
      <w:sz w:val="21"/>
      <w:szCs w:val="21"/>
    </w:rPr>
  </w:style>
  <w:style w:type="paragraph" w:styleId="EndnoteText">
    <w:name w:val="endnote text"/>
    <w:basedOn w:val="Normal"/>
    <w:link w:val="EndnoteTextChar"/>
    <w:uiPriority w:val="99"/>
    <w:unhideWhenUsed/>
    <w:rsid w:val="00E8761B"/>
    <w:pPr>
      <w:spacing w:after="0" w:line="240" w:lineRule="auto"/>
    </w:pPr>
    <w:rPr>
      <w:sz w:val="20"/>
      <w:szCs w:val="20"/>
    </w:rPr>
  </w:style>
  <w:style w:type="character" w:customStyle="1" w:styleId="EndnoteTextChar">
    <w:name w:val="Endnote Text Char"/>
    <w:basedOn w:val="DefaultParagraphFont"/>
    <w:link w:val="EndnoteText"/>
    <w:uiPriority w:val="99"/>
    <w:rsid w:val="00E8761B"/>
  </w:style>
  <w:style w:type="character" w:styleId="EndnoteReference">
    <w:name w:val="endnote reference"/>
    <w:basedOn w:val="DefaultParagraphFont"/>
    <w:uiPriority w:val="99"/>
    <w:unhideWhenUsed/>
    <w:rsid w:val="00E876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071074">
      <w:bodyDiv w:val="1"/>
      <w:marLeft w:val="0"/>
      <w:marRight w:val="0"/>
      <w:marTop w:val="0"/>
      <w:marBottom w:val="0"/>
      <w:divBdr>
        <w:top w:val="none" w:sz="0" w:space="0" w:color="auto"/>
        <w:left w:val="none" w:sz="0" w:space="0" w:color="auto"/>
        <w:bottom w:val="none" w:sz="0" w:space="0" w:color="auto"/>
        <w:right w:val="none" w:sz="0" w:space="0" w:color="auto"/>
      </w:divBdr>
    </w:div>
    <w:div w:id="435567091">
      <w:bodyDiv w:val="1"/>
      <w:marLeft w:val="0"/>
      <w:marRight w:val="0"/>
      <w:marTop w:val="0"/>
      <w:marBottom w:val="0"/>
      <w:divBdr>
        <w:top w:val="none" w:sz="0" w:space="0" w:color="auto"/>
        <w:left w:val="none" w:sz="0" w:space="0" w:color="auto"/>
        <w:bottom w:val="none" w:sz="0" w:space="0" w:color="auto"/>
        <w:right w:val="none" w:sz="0" w:space="0" w:color="auto"/>
      </w:divBdr>
    </w:div>
    <w:div w:id="965433479">
      <w:bodyDiv w:val="1"/>
      <w:marLeft w:val="0"/>
      <w:marRight w:val="0"/>
      <w:marTop w:val="0"/>
      <w:marBottom w:val="0"/>
      <w:divBdr>
        <w:top w:val="none" w:sz="0" w:space="0" w:color="auto"/>
        <w:left w:val="none" w:sz="0" w:space="0" w:color="auto"/>
        <w:bottom w:val="none" w:sz="0" w:space="0" w:color="auto"/>
        <w:right w:val="none" w:sz="0" w:space="0" w:color="auto"/>
      </w:divBdr>
    </w:div>
    <w:div w:id="990982844">
      <w:bodyDiv w:val="1"/>
      <w:marLeft w:val="0"/>
      <w:marRight w:val="0"/>
      <w:marTop w:val="0"/>
      <w:marBottom w:val="0"/>
      <w:divBdr>
        <w:top w:val="none" w:sz="0" w:space="0" w:color="auto"/>
        <w:left w:val="none" w:sz="0" w:space="0" w:color="auto"/>
        <w:bottom w:val="none" w:sz="0" w:space="0" w:color="auto"/>
        <w:right w:val="none" w:sz="0" w:space="0" w:color="auto"/>
      </w:divBdr>
    </w:div>
    <w:div w:id="1128475587">
      <w:bodyDiv w:val="1"/>
      <w:marLeft w:val="0"/>
      <w:marRight w:val="0"/>
      <w:marTop w:val="0"/>
      <w:marBottom w:val="0"/>
      <w:divBdr>
        <w:top w:val="none" w:sz="0" w:space="0" w:color="auto"/>
        <w:left w:val="none" w:sz="0" w:space="0" w:color="auto"/>
        <w:bottom w:val="none" w:sz="0" w:space="0" w:color="auto"/>
        <w:right w:val="none" w:sz="0" w:space="0" w:color="auto"/>
      </w:divBdr>
    </w:div>
    <w:div w:id="1147281223">
      <w:bodyDiv w:val="1"/>
      <w:marLeft w:val="0"/>
      <w:marRight w:val="0"/>
      <w:marTop w:val="0"/>
      <w:marBottom w:val="0"/>
      <w:divBdr>
        <w:top w:val="none" w:sz="0" w:space="0" w:color="auto"/>
        <w:left w:val="none" w:sz="0" w:space="0" w:color="auto"/>
        <w:bottom w:val="none" w:sz="0" w:space="0" w:color="auto"/>
        <w:right w:val="none" w:sz="0" w:space="0" w:color="auto"/>
      </w:divBdr>
    </w:div>
    <w:div w:id="1166359139">
      <w:bodyDiv w:val="1"/>
      <w:marLeft w:val="0"/>
      <w:marRight w:val="0"/>
      <w:marTop w:val="0"/>
      <w:marBottom w:val="0"/>
      <w:divBdr>
        <w:top w:val="none" w:sz="0" w:space="0" w:color="auto"/>
        <w:left w:val="none" w:sz="0" w:space="0" w:color="auto"/>
        <w:bottom w:val="none" w:sz="0" w:space="0" w:color="auto"/>
        <w:right w:val="none" w:sz="0" w:space="0" w:color="auto"/>
      </w:divBdr>
    </w:div>
    <w:div w:id="1245451398">
      <w:bodyDiv w:val="1"/>
      <w:marLeft w:val="0"/>
      <w:marRight w:val="0"/>
      <w:marTop w:val="0"/>
      <w:marBottom w:val="0"/>
      <w:divBdr>
        <w:top w:val="none" w:sz="0" w:space="0" w:color="auto"/>
        <w:left w:val="none" w:sz="0" w:space="0" w:color="auto"/>
        <w:bottom w:val="none" w:sz="0" w:space="0" w:color="auto"/>
        <w:right w:val="none" w:sz="0" w:space="0" w:color="auto"/>
      </w:divBdr>
    </w:div>
    <w:div w:id="1265724574">
      <w:bodyDiv w:val="1"/>
      <w:marLeft w:val="0"/>
      <w:marRight w:val="0"/>
      <w:marTop w:val="0"/>
      <w:marBottom w:val="0"/>
      <w:divBdr>
        <w:top w:val="none" w:sz="0" w:space="0" w:color="auto"/>
        <w:left w:val="none" w:sz="0" w:space="0" w:color="auto"/>
        <w:bottom w:val="none" w:sz="0" w:space="0" w:color="auto"/>
        <w:right w:val="none" w:sz="0" w:space="0" w:color="auto"/>
      </w:divBdr>
    </w:div>
    <w:div w:id="1421637589">
      <w:bodyDiv w:val="1"/>
      <w:marLeft w:val="0"/>
      <w:marRight w:val="0"/>
      <w:marTop w:val="0"/>
      <w:marBottom w:val="0"/>
      <w:divBdr>
        <w:top w:val="none" w:sz="0" w:space="0" w:color="auto"/>
        <w:left w:val="none" w:sz="0" w:space="0" w:color="auto"/>
        <w:bottom w:val="none" w:sz="0" w:space="0" w:color="auto"/>
        <w:right w:val="none" w:sz="0" w:space="0" w:color="auto"/>
      </w:divBdr>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
    <w:div w:id="1653488264">
      <w:bodyDiv w:val="1"/>
      <w:marLeft w:val="0"/>
      <w:marRight w:val="0"/>
      <w:marTop w:val="0"/>
      <w:marBottom w:val="0"/>
      <w:divBdr>
        <w:top w:val="none" w:sz="0" w:space="0" w:color="auto"/>
        <w:left w:val="none" w:sz="0" w:space="0" w:color="auto"/>
        <w:bottom w:val="none" w:sz="0" w:space="0" w:color="auto"/>
        <w:right w:val="none" w:sz="0" w:space="0" w:color="auto"/>
      </w:divBdr>
    </w:div>
    <w:div w:id="1659117446">
      <w:bodyDiv w:val="1"/>
      <w:marLeft w:val="0"/>
      <w:marRight w:val="0"/>
      <w:marTop w:val="0"/>
      <w:marBottom w:val="0"/>
      <w:divBdr>
        <w:top w:val="none" w:sz="0" w:space="0" w:color="auto"/>
        <w:left w:val="none" w:sz="0" w:space="0" w:color="auto"/>
        <w:bottom w:val="none" w:sz="0" w:space="0" w:color="auto"/>
        <w:right w:val="none" w:sz="0" w:space="0" w:color="auto"/>
      </w:divBdr>
    </w:div>
    <w:div w:id="1705596527">
      <w:bodyDiv w:val="1"/>
      <w:marLeft w:val="0"/>
      <w:marRight w:val="0"/>
      <w:marTop w:val="0"/>
      <w:marBottom w:val="0"/>
      <w:divBdr>
        <w:top w:val="none" w:sz="0" w:space="0" w:color="auto"/>
        <w:left w:val="none" w:sz="0" w:space="0" w:color="auto"/>
        <w:bottom w:val="none" w:sz="0" w:space="0" w:color="auto"/>
        <w:right w:val="none" w:sz="0" w:space="0" w:color="auto"/>
      </w:divBdr>
    </w:div>
    <w:div w:id="1726220945">
      <w:bodyDiv w:val="1"/>
      <w:marLeft w:val="0"/>
      <w:marRight w:val="0"/>
      <w:marTop w:val="0"/>
      <w:marBottom w:val="0"/>
      <w:divBdr>
        <w:top w:val="none" w:sz="0" w:space="0" w:color="auto"/>
        <w:left w:val="none" w:sz="0" w:space="0" w:color="auto"/>
        <w:bottom w:val="none" w:sz="0" w:space="0" w:color="auto"/>
        <w:right w:val="none" w:sz="0" w:space="0" w:color="auto"/>
      </w:divBdr>
    </w:div>
    <w:div w:id="1746415828">
      <w:bodyDiv w:val="1"/>
      <w:marLeft w:val="0"/>
      <w:marRight w:val="0"/>
      <w:marTop w:val="0"/>
      <w:marBottom w:val="0"/>
      <w:divBdr>
        <w:top w:val="none" w:sz="0" w:space="0" w:color="auto"/>
        <w:left w:val="none" w:sz="0" w:space="0" w:color="auto"/>
        <w:bottom w:val="none" w:sz="0" w:space="0" w:color="auto"/>
        <w:right w:val="none" w:sz="0" w:space="0" w:color="auto"/>
      </w:divBdr>
    </w:div>
    <w:div w:id="1837769065">
      <w:bodyDiv w:val="1"/>
      <w:marLeft w:val="0"/>
      <w:marRight w:val="0"/>
      <w:marTop w:val="0"/>
      <w:marBottom w:val="0"/>
      <w:divBdr>
        <w:top w:val="none" w:sz="0" w:space="0" w:color="auto"/>
        <w:left w:val="none" w:sz="0" w:space="0" w:color="auto"/>
        <w:bottom w:val="none" w:sz="0" w:space="0" w:color="auto"/>
        <w:right w:val="none" w:sz="0" w:space="0" w:color="auto"/>
      </w:divBdr>
    </w:div>
    <w:div w:id="196591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vn.grails.codehaus.org/browse/grails/trunk/grails/src/web/org/codehaus/groovy/grails/web/servlet/mvc/SimpleGrailsControllerHelper.java?r=HEAD" TargetMode="External"/><Relationship Id="rId39" Type="http://schemas.openxmlformats.org/officeDocument/2006/relationships/hyperlink" Target="https://obbr.nci.nih.gov/cahub/pilot/SOPM/caHUB%20SOPs%20Final%20Approved/GTEx%20Project/GX.0004B_GTEx%20Data%20Management%20SOP.pdf"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obbr.nci.nih.gov/cahub/pilot/SOPM/caHUB%20SOPs%20Final%20Approved/SS.0001%20-%20BSS%20Training%20Procedure.pdf"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svn.grails.codehaus.org/browse/grails/trunk/grails/src/web/org/codehaus/groovy/grails/web/servlet/mvc/SimpleGrailsController.java?r=HEAD" TargetMode="External"/><Relationship Id="rId33" Type="http://schemas.openxmlformats.org/officeDocument/2006/relationships/image" Target="media/image13.emf"/><Relationship Id="rId38" Type="http://schemas.openxmlformats.org/officeDocument/2006/relationships/hyperlink" Target="https://obbr.nci.nih.gov/cahub/pilot/SOPM/caHUB%20SOPs%20Final%20Approved/GTEx%20Project/GX.0003A_GTEx%20caTissue%20Data%20Entry%20SOP.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1.jpeg"/><Relationship Id="rId41" Type="http://schemas.openxmlformats.org/officeDocument/2006/relationships/hyperlink" Target="https://obbr.nci.nih.gov/cahub/pilot/SOPM/caHUB%20SOPs%20Final%20Approved/GTEx%20Project/GX.0006B_GTEx_Case_Report_Form_Completion_SOP.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springframework.org/docs/api/org/springframework/web/servlet/DispatcherServlet.html" TargetMode="External"/><Relationship Id="rId32" Type="http://schemas.openxmlformats.org/officeDocument/2006/relationships/footer" Target="footer5.xml"/><Relationship Id="rId37" Type="http://schemas.openxmlformats.org/officeDocument/2006/relationships/image" Target="media/image15.gif"/><Relationship Id="rId40" Type="http://schemas.openxmlformats.org/officeDocument/2006/relationships/hyperlink" Target="https://obbr.nci.nih.gov/cahub/pilot/SOPM/caHUB%20SOPs%20Final%20Approved/GTEx%20Project/GX.0005%20-%20GTEx%20Beta%20Assessment%20Metrics%20PM%20Collection%20for%20Normal%20Tissues.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hyperlink" Target="https://obbr.nci.nih.gov/cahub/pilot/SOPM/caHUB%20SOPs%20Final%20Approved/GTEx%20Project/GX.0002C_GTEx_Kit%20Receipt%20Supply%20Shipping%20Instructions.pdf"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4.xml"/><Relationship Id="rId44" Type="http://schemas.openxmlformats.org/officeDocument/2006/relationships/hyperlink" Target="https://obbr.nci.nih.gov/cahub/pilot/SOPM/caHUB%20SOPs%20Final%20Approved/QM.0006%20-%20Nonconformance%20Corrective%20and%20Preventive%20Action%20Procedure.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landerwb\Documents\caHUB\CDR\Design%20Document%20rewrite\CDR%20Design_1_0_2%2020151112b.docx" TargetMode="External"/><Relationship Id="rId22" Type="http://schemas.openxmlformats.org/officeDocument/2006/relationships/hyperlink" Target="http://grails.github.io/grails-doc/latest/guide/spring.html"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developers.google.com/chart/" TargetMode="External"/><Relationship Id="rId43" Type="http://schemas.openxmlformats.org/officeDocument/2006/relationships/hyperlink" Target="https://obbr.nci.nih.gov/cahub/pilot/SOPM/caHUB%20SOPs%20Final%20Approved/GTEx%20Project/SS.0002%20-%20GTEx%20BSS%20Beta%20Assessment%20Metrics%20Postmortem%20Collection%20of%20Normal%20Tissues%20Procedure.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biospecimens.cancer.gov/programs/bpv/default.asp" TargetMode="External"/><Relationship Id="rId2" Type="http://schemas.openxmlformats.org/officeDocument/2006/relationships/hyperlink" Target="https://commonfund.nih.gov/GTEx/index" TargetMode="External"/><Relationship Id="rId1" Type="http://schemas.openxmlformats.org/officeDocument/2006/relationships/hyperlink" Target="http://biospecimens.cancer.gov/researchnetwork/lifecycle.asp" TargetMode="External"/><Relationship Id="rId5" Type="http://schemas.openxmlformats.org/officeDocument/2006/relationships/hyperlink" Target="http://grails.org/doc/2.3.1/guide/single.html%23codecs." TargetMode="External"/><Relationship Id="rId4" Type="http://schemas.openxmlformats.org/officeDocument/2006/relationships/hyperlink" Target="http://www.hhs.gov/web/section-508/compliance-and-remediation/framework/index.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Ope</b:Tag>
    <b:SourceType>InternetSite</b:SourceType>
    <b:Guid>{3EBC991D-3324-4BBD-96C4-63688C5CFB93}</b:Guid>
    <b:Title>Open Sea Dragon GitHub Repository</b:Title>
    <b:InternetSiteTitle>Open Sea Dragon GitHub Repository</b:InternetSiteTitle>
    <b:URL>https://openseadragon.github.io</b:URL>
    <b:RefOrder>1</b:RefOrder>
  </b:Source>
</b:Sources>
</file>

<file path=customXml/itemProps1.xml><?xml version="1.0" encoding="utf-8"?>
<ds:datastoreItem xmlns:ds="http://schemas.openxmlformats.org/officeDocument/2006/customXml" ds:itemID="{3FF9CD3A-3B73-4B35-902E-5E298699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13185</Words>
  <Characters>75155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88164</CharactersWithSpaces>
  <SharedDoc>false</SharedDoc>
  <HLinks>
    <vt:vector size="168" baseType="variant">
      <vt:variant>
        <vt:i4>5505101</vt:i4>
      </vt:variant>
      <vt:variant>
        <vt:i4>195</vt:i4>
      </vt:variant>
      <vt:variant>
        <vt:i4>0</vt:i4>
      </vt:variant>
      <vt:variant>
        <vt:i4>5</vt:i4>
      </vt:variant>
      <vt:variant>
        <vt:lpwstr>\\ncifs-p019.nci.nih.gov\group\Informatics\CDR Documentation\Groovy docs\gapi\index.html</vt:lpwstr>
      </vt:variant>
      <vt:variant>
        <vt:lpwstr/>
      </vt:variant>
      <vt:variant>
        <vt:i4>5505101</vt:i4>
      </vt:variant>
      <vt:variant>
        <vt:i4>192</vt:i4>
      </vt:variant>
      <vt:variant>
        <vt:i4>0</vt:i4>
      </vt:variant>
      <vt:variant>
        <vt:i4>5</vt:i4>
      </vt:variant>
      <vt:variant>
        <vt:lpwstr>\\ncifs-p019.nci.nih.gov\group\Informatics\CDR Documentation\Groovy docs\gapi\index.html</vt:lpwstr>
      </vt:variant>
      <vt:variant>
        <vt:lpwstr/>
      </vt:variant>
      <vt:variant>
        <vt:i4>2359416</vt:i4>
      </vt:variant>
      <vt:variant>
        <vt:i4>177</vt:i4>
      </vt:variant>
      <vt:variant>
        <vt:i4>0</vt:i4>
      </vt:variant>
      <vt:variant>
        <vt:i4>5</vt:i4>
      </vt:variant>
      <vt:variant>
        <vt:lpwstr>http://jama.cahub.org/contour/</vt:lpwstr>
      </vt:variant>
      <vt:variant>
        <vt:lpwstr/>
      </vt:variant>
      <vt:variant>
        <vt:i4>1900605</vt:i4>
      </vt:variant>
      <vt:variant>
        <vt:i4>146</vt:i4>
      </vt:variant>
      <vt:variant>
        <vt:i4>0</vt:i4>
      </vt:variant>
      <vt:variant>
        <vt:i4>5</vt:i4>
      </vt:variant>
      <vt:variant>
        <vt:lpwstr/>
      </vt:variant>
      <vt:variant>
        <vt:lpwstr>_Toc394486212</vt:lpwstr>
      </vt:variant>
      <vt:variant>
        <vt:i4>1900605</vt:i4>
      </vt:variant>
      <vt:variant>
        <vt:i4>140</vt:i4>
      </vt:variant>
      <vt:variant>
        <vt:i4>0</vt:i4>
      </vt:variant>
      <vt:variant>
        <vt:i4>5</vt:i4>
      </vt:variant>
      <vt:variant>
        <vt:lpwstr/>
      </vt:variant>
      <vt:variant>
        <vt:lpwstr>_Toc394486211</vt:lpwstr>
      </vt:variant>
      <vt:variant>
        <vt:i4>1900605</vt:i4>
      </vt:variant>
      <vt:variant>
        <vt:i4>134</vt:i4>
      </vt:variant>
      <vt:variant>
        <vt:i4>0</vt:i4>
      </vt:variant>
      <vt:variant>
        <vt:i4>5</vt:i4>
      </vt:variant>
      <vt:variant>
        <vt:lpwstr/>
      </vt:variant>
      <vt:variant>
        <vt:lpwstr>_Toc394486210</vt:lpwstr>
      </vt:variant>
      <vt:variant>
        <vt:i4>1835069</vt:i4>
      </vt:variant>
      <vt:variant>
        <vt:i4>128</vt:i4>
      </vt:variant>
      <vt:variant>
        <vt:i4>0</vt:i4>
      </vt:variant>
      <vt:variant>
        <vt:i4>5</vt:i4>
      </vt:variant>
      <vt:variant>
        <vt:lpwstr/>
      </vt:variant>
      <vt:variant>
        <vt:lpwstr>_Toc394486209</vt:lpwstr>
      </vt:variant>
      <vt:variant>
        <vt:i4>1835069</vt:i4>
      </vt:variant>
      <vt:variant>
        <vt:i4>122</vt:i4>
      </vt:variant>
      <vt:variant>
        <vt:i4>0</vt:i4>
      </vt:variant>
      <vt:variant>
        <vt:i4>5</vt:i4>
      </vt:variant>
      <vt:variant>
        <vt:lpwstr/>
      </vt:variant>
      <vt:variant>
        <vt:lpwstr>_Toc394486208</vt:lpwstr>
      </vt:variant>
      <vt:variant>
        <vt:i4>1835069</vt:i4>
      </vt:variant>
      <vt:variant>
        <vt:i4>116</vt:i4>
      </vt:variant>
      <vt:variant>
        <vt:i4>0</vt:i4>
      </vt:variant>
      <vt:variant>
        <vt:i4>5</vt:i4>
      </vt:variant>
      <vt:variant>
        <vt:lpwstr/>
      </vt:variant>
      <vt:variant>
        <vt:lpwstr>_Toc394486207</vt:lpwstr>
      </vt:variant>
      <vt:variant>
        <vt:i4>1835069</vt:i4>
      </vt:variant>
      <vt:variant>
        <vt:i4>110</vt:i4>
      </vt:variant>
      <vt:variant>
        <vt:i4>0</vt:i4>
      </vt:variant>
      <vt:variant>
        <vt:i4>5</vt:i4>
      </vt:variant>
      <vt:variant>
        <vt:lpwstr/>
      </vt:variant>
      <vt:variant>
        <vt:lpwstr>_Toc394486206</vt:lpwstr>
      </vt:variant>
      <vt:variant>
        <vt:i4>1835069</vt:i4>
      </vt:variant>
      <vt:variant>
        <vt:i4>104</vt:i4>
      </vt:variant>
      <vt:variant>
        <vt:i4>0</vt:i4>
      </vt:variant>
      <vt:variant>
        <vt:i4>5</vt:i4>
      </vt:variant>
      <vt:variant>
        <vt:lpwstr/>
      </vt:variant>
      <vt:variant>
        <vt:lpwstr>_Toc394486205</vt:lpwstr>
      </vt:variant>
      <vt:variant>
        <vt:i4>1835069</vt:i4>
      </vt:variant>
      <vt:variant>
        <vt:i4>98</vt:i4>
      </vt:variant>
      <vt:variant>
        <vt:i4>0</vt:i4>
      </vt:variant>
      <vt:variant>
        <vt:i4>5</vt:i4>
      </vt:variant>
      <vt:variant>
        <vt:lpwstr/>
      </vt:variant>
      <vt:variant>
        <vt:lpwstr>_Toc394486204</vt:lpwstr>
      </vt:variant>
      <vt:variant>
        <vt:i4>1835069</vt:i4>
      </vt:variant>
      <vt:variant>
        <vt:i4>92</vt:i4>
      </vt:variant>
      <vt:variant>
        <vt:i4>0</vt:i4>
      </vt:variant>
      <vt:variant>
        <vt:i4>5</vt:i4>
      </vt:variant>
      <vt:variant>
        <vt:lpwstr/>
      </vt:variant>
      <vt:variant>
        <vt:lpwstr>_Toc394486203</vt:lpwstr>
      </vt:variant>
      <vt:variant>
        <vt:i4>1835069</vt:i4>
      </vt:variant>
      <vt:variant>
        <vt:i4>86</vt:i4>
      </vt:variant>
      <vt:variant>
        <vt:i4>0</vt:i4>
      </vt:variant>
      <vt:variant>
        <vt:i4>5</vt:i4>
      </vt:variant>
      <vt:variant>
        <vt:lpwstr/>
      </vt:variant>
      <vt:variant>
        <vt:lpwstr>_Toc394486202</vt:lpwstr>
      </vt:variant>
      <vt:variant>
        <vt:i4>1835069</vt:i4>
      </vt:variant>
      <vt:variant>
        <vt:i4>80</vt:i4>
      </vt:variant>
      <vt:variant>
        <vt:i4>0</vt:i4>
      </vt:variant>
      <vt:variant>
        <vt:i4>5</vt:i4>
      </vt:variant>
      <vt:variant>
        <vt:lpwstr/>
      </vt:variant>
      <vt:variant>
        <vt:lpwstr>_Toc394486201</vt:lpwstr>
      </vt:variant>
      <vt:variant>
        <vt:i4>1835069</vt:i4>
      </vt:variant>
      <vt:variant>
        <vt:i4>74</vt:i4>
      </vt:variant>
      <vt:variant>
        <vt:i4>0</vt:i4>
      </vt:variant>
      <vt:variant>
        <vt:i4>5</vt:i4>
      </vt:variant>
      <vt:variant>
        <vt:lpwstr/>
      </vt:variant>
      <vt:variant>
        <vt:lpwstr>_Toc394486200</vt:lpwstr>
      </vt:variant>
      <vt:variant>
        <vt:i4>1376318</vt:i4>
      </vt:variant>
      <vt:variant>
        <vt:i4>68</vt:i4>
      </vt:variant>
      <vt:variant>
        <vt:i4>0</vt:i4>
      </vt:variant>
      <vt:variant>
        <vt:i4>5</vt:i4>
      </vt:variant>
      <vt:variant>
        <vt:lpwstr/>
      </vt:variant>
      <vt:variant>
        <vt:lpwstr>_Toc394486199</vt:lpwstr>
      </vt:variant>
      <vt:variant>
        <vt:i4>1376318</vt:i4>
      </vt:variant>
      <vt:variant>
        <vt:i4>62</vt:i4>
      </vt:variant>
      <vt:variant>
        <vt:i4>0</vt:i4>
      </vt:variant>
      <vt:variant>
        <vt:i4>5</vt:i4>
      </vt:variant>
      <vt:variant>
        <vt:lpwstr/>
      </vt:variant>
      <vt:variant>
        <vt:lpwstr>_Toc394486198</vt:lpwstr>
      </vt:variant>
      <vt:variant>
        <vt:i4>1376318</vt:i4>
      </vt:variant>
      <vt:variant>
        <vt:i4>56</vt:i4>
      </vt:variant>
      <vt:variant>
        <vt:i4>0</vt:i4>
      </vt:variant>
      <vt:variant>
        <vt:i4>5</vt:i4>
      </vt:variant>
      <vt:variant>
        <vt:lpwstr/>
      </vt:variant>
      <vt:variant>
        <vt:lpwstr>_Toc394486197</vt:lpwstr>
      </vt:variant>
      <vt:variant>
        <vt:i4>1376318</vt:i4>
      </vt:variant>
      <vt:variant>
        <vt:i4>50</vt:i4>
      </vt:variant>
      <vt:variant>
        <vt:i4>0</vt:i4>
      </vt:variant>
      <vt:variant>
        <vt:i4>5</vt:i4>
      </vt:variant>
      <vt:variant>
        <vt:lpwstr/>
      </vt:variant>
      <vt:variant>
        <vt:lpwstr>_Toc394486196</vt:lpwstr>
      </vt:variant>
      <vt:variant>
        <vt:i4>1376318</vt:i4>
      </vt:variant>
      <vt:variant>
        <vt:i4>44</vt:i4>
      </vt:variant>
      <vt:variant>
        <vt:i4>0</vt:i4>
      </vt:variant>
      <vt:variant>
        <vt:i4>5</vt:i4>
      </vt:variant>
      <vt:variant>
        <vt:lpwstr/>
      </vt:variant>
      <vt:variant>
        <vt:lpwstr>_Toc394486195</vt:lpwstr>
      </vt:variant>
      <vt:variant>
        <vt:i4>1376318</vt:i4>
      </vt:variant>
      <vt:variant>
        <vt:i4>38</vt:i4>
      </vt:variant>
      <vt:variant>
        <vt:i4>0</vt:i4>
      </vt:variant>
      <vt:variant>
        <vt:i4>5</vt:i4>
      </vt:variant>
      <vt:variant>
        <vt:lpwstr/>
      </vt:variant>
      <vt:variant>
        <vt:lpwstr>_Toc394486194</vt:lpwstr>
      </vt:variant>
      <vt:variant>
        <vt:i4>1376318</vt:i4>
      </vt:variant>
      <vt:variant>
        <vt:i4>32</vt:i4>
      </vt:variant>
      <vt:variant>
        <vt:i4>0</vt:i4>
      </vt:variant>
      <vt:variant>
        <vt:i4>5</vt:i4>
      </vt:variant>
      <vt:variant>
        <vt:lpwstr/>
      </vt:variant>
      <vt:variant>
        <vt:lpwstr>_Toc394486193</vt:lpwstr>
      </vt:variant>
      <vt:variant>
        <vt:i4>1376318</vt:i4>
      </vt:variant>
      <vt:variant>
        <vt:i4>26</vt:i4>
      </vt:variant>
      <vt:variant>
        <vt:i4>0</vt:i4>
      </vt:variant>
      <vt:variant>
        <vt:i4>5</vt:i4>
      </vt:variant>
      <vt:variant>
        <vt:lpwstr/>
      </vt:variant>
      <vt:variant>
        <vt:lpwstr>_Toc394486192</vt:lpwstr>
      </vt:variant>
      <vt:variant>
        <vt:i4>1376318</vt:i4>
      </vt:variant>
      <vt:variant>
        <vt:i4>20</vt:i4>
      </vt:variant>
      <vt:variant>
        <vt:i4>0</vt:i4>
      </vt:variant>
      <vt:variant>
        <vt:i4>5</vt:i4>
      </vt:variant>
      <vt:variant>
        <vt:lpwstr/>
      </vt:variant>
      <vt:variant>
        <vt:lpwstr>_Toc394486191</vt:lpwstr>
      </vt:variant>
      <vt:variant>
        <vt:i4>1376318</vt:i4>
      </vt:variant>
      <vt:variant>
        <vt:i4>14</vt:i4>
      </vt:variant>
      <vt:variant>
        <vt:i4>0</vt:i4>
      </vt:variant>
      <vt:variant>
        <vt:i4>5</vt:i4>
      </vt:variant>
      <vt:variant>
        <vt:lpwstr/>
      </vt:variant>
      <vt:variant>
        <vt:lpwstr>_Toc394486190</vt:lpwstr>
      </vt:variant>
      <vt:variant>
        <vt:i4>1310782</vt:i4>
      </vt:variant>
      <vt:variant>
        <vt:i4>8</vt:i4>
      </vt:variant>
      <vt:variant>
        <vt:i4>0</vt:i4>
      </vt:variant>
      <vt:variant>
        <vt:i4>5</vt:i4>
      </vt:variant>
      <vt:variant>
        <vt:lpwstr/>
      </vt:variant>
      <vt:variant>
        <vt:lpwstr>_Toc394486189</vt:lpwstr>
      </vt:variant>
      <vt:variant>
        <vt:i4>131080</vt:i4>
      </vt:variant>
      <vt:variant>
        <vt:i4>15138</vt:i4>
      </vt:variant>
      <vt:variant>
        <vt:i4>1027</vt:i4>
      </vt:variant>
      <vt:variant>
        <vt:i4>1</vt:i4>
      </vt:variant>
      <vt:variant>
        <vt:lpwstr>http://techmytalk.files.wordpress.com/2013/03/grail-architecture-new.jpg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2015-12-11T18:54:00Z</dcterms:created>
  <dcterms:modified xsi:type="dcterms:W3CDTF">2015-12-17T19:53:00Z</dcterms:modified>
</cp:coreProperties>
</file>