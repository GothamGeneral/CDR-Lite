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1D5B" w:rsidRPr="00FF14DD" w:rsidRDefault="00D31D5B" w:rsidP="000048CF">
      <w:pPr>
        <w:pStyle w:val="TitleCover"/>
        <w:spacing w:after="240"/>
        <w:rPr>
          <w:rFonts w:ascii="Arial" w:hAnsi="Arial" w:cs="Arial"/>
          <w:sz w:val="52"/>
        </w:rPr>
      </w:pPr>
      <w:bookmarkStart w:id="0" w:name="_Toc523878296"/>
      <w:bookmarkStart w:id="1" w:name="_Toc521978636"/>
    </w:p>
    <w:p w:rsidR="00D31D5B" w:rsidRPr="00FF14DD" w:rsidRDefault="00D31D5B">
      <w:pPr>
        <w:pStyle w:val="TitleCover"/>
        <w:spacing w:after="240"/>
        <w:jc w:val="right"/>
        <w:rPr>
          <w:rFonts w:ascii="Arial" w:hAnsi="Arial" w:cs="Arial"/>
          <w:sz w:val="52"/>
        </w:rPr>
      </w:pPr>
    </w:p>
    <w:p w:rsidR="00D31D5B" w:rsidRPr="00FF14DD" w:rsidRDefault="00D31D5B">
      <w:pPr>
        <w:rPr>
          <w:rFonts w:ascii="Arial" w:hAnsi="Arial" w:cs="Arial"/>
        </w:rPr>
      </w:pPr>
    </w:p>
    <w:p w:rsidR="00D34EC0" w:rsidRPr="009C20DD" w:rsidRDefault="007C03DC" w:rsidP="003E2FB5">
      <w:pPr>
        <w:pStyle w:val="Title"/>
        <w:jc w:val="right"/>
        <w:rPr>
          <w:rFonts w:ascii="Arial" w:hAnsi="Arial" w:cs="Arial"/>
          <w:sz w:val="40"/>
          <w:szCs w:val="40"/>
        </w:rPr>
      </w:pPr>
      <w:r w:rsidRPr="00080DD8">
        <w:rPr>
          <w:rFonts w:ascii="Arial" w:hAnsi="Arial" w:cs="Arial"/>
          <w:i/>
          <w:sz w:val="40"/>
          <w:szCs w:val="40"/>
        </w:rPr>
        <w:t>Comprehensive Data Resource (CDR</w:t>
      </w:r>
      <w:r w:rsidRPr="003E2FB5">
        <w:rPr>
          <w:rFonts w:ascii="Arial" w:hAnsi="Arial" w:cs="Arial"/>
          <w:sz w:val="40"/>
          <w:szCs w:val="40"/>
        </w:rPr>
        <w:t>)</w:t>
      </w:r>
      <w:r w:rsidR="003E2FB5" w:rsidRPr="003E2FB5">
        <w:rPr>
          <w:rFonts w:ascii="Arial" w:hAnsi="Arial" w:cs="Arial"/>
          <w:sz w:val="40"/>
          <w:szCs w:val="40"/>
        </w:rPr>
        <w:t xml:space="preserve"> </w:t>
      </w:r>
      <w:r w:rsidR="00823BAA">
        <w:rPr>
          <w:rFonts w:ascii="Arial" w:hAnsi="Arial" w:cs="Arial"/>
          <w:sz w:val="40"/>
          <w:szCs w:val="40"/>
        </w:rPr>
        <w:t>User Guide</w:t>
      </w:r>
      <w:r w:rsidR="00823BAA" w:rsidRPr="00080DD8" w:rsidDel="003E2FB5">
        <w:rPr>
          <w:rFonts w:ascii="Arial" w:hAnsi="Arial" w:cs="Arial"/>
          <w:i/>
          <w:sz w:val="40"/>
          <w:szCs w:val="40"/>
        </w:rPr>
        <w:t xml:space="preserve"> </w:t>
      </w:r>
    </w:p>
    <w:p w:rsidR="0016596E" w:rsidRPr="005D7042" w:rsidRDefault="00D31D5B">
      <w:pPr>
        <w:pStyle w:val="StyleSubtitleCover2TopNoborder"/>
        <w:rPr>
          <w:rFonts w:ascii="Arial" w:hAnsi="Arial" w:cs="Arial"/>
        </w:rPr>
      </w:pPr>
      <w:r w:rsidRPr="006C6B75">
        <w:rPr>
          <w:rFonts w:ascii="Arial" w:hAnsi="Arial" w:cs="Arial"/>
        </w:rPr>
        <w:t xml:space="preserve">Version </w:t>
      </w:r>
      <w:r w:rsidR="006537C8" w:rsidRPr="005D7042">
        <w:rPr>
          <w:rFonts w:ascii="Arial" w:hAnsi="Arial" w:cs="Arial"/>
        </w:rPr>
        <w:t>0.</w:t>
      </w:r>
      <w:r w:rsidR="00EB37D3">
        <w:rPr>
          <w:rFonts w:ascii="Arial" w:hAnsi="Arial" w:cs="Arial"/>
        </w:rPr>
        <w:t>2</w:t>
      </w:r>
    </w:p>
    <w:p w:rsidR="00D31D5B" w:rsidRPr="006C6B75" w:rsidRDefault="00823BAA">
      <w:pPr>
        <w:pStyle w:val="StyleSubtitleCover2TopNoborder"/>
        <w:rPr>
          <w:rFonts w:ascii="Arial" w:hAnsi="Arial" w:cs="Arial"/>
        </w:rPr>
      </w:pPr>
      <w:r w:rsidRPr="00823BAA">
        <w:rPr>
          <w:rFonts w:ascii="Arial" w:hAnsi="Arial" w:cs="Arial"/>
        </w:rPr>
        <w:t>12/</w:t>
      </w:r>
      <w:r w:rsidR="00210070">
        <w:rPr>
          <w:rFonts w:ascii="Arial" w:hAnsi="Arial" w:cs="Arial"/>
        </w:rPr>
        <w:t>30</w:t>
      </w:r>
      <w:r w:rsidR="006537C8" w:rsidRPr="00823BAA">
        <w:rPr>
          <w:rFonts w:ascii="Arial" w:hAnsi="Arial" w:cs="Arial"/>
        </w:rPr>
        <w:t>/</w:t>
      </w:r>
      <w:r w:rsidR="006537C8" w:rsidRPr="005D7042">
        <w:rPr>
          <w:rFonts w:ascii="Arial" w:hAnsi="Arial" w:cs="Arial"/>
        </w:rPr>
        <w:t>2015</w:t>
      </w:r>
    </w:p>
    <w:p w:rsidR="00D31D5B" w:rsidRDefault="00D31D5B">
      <w:pPr>
        <w:rPr>
          <w:rFonts w:ascii="Arial" w:hAnsi="Arial" w:cs="Arial"/>
        </w:rPr>
      </w:pPr>
    </w:p>
    <w:p w:rsidR="00101BB7" w:rsidRPr="006C6B75" w:rsidRDefault="00101BB7">
      <w:pPr>
        <w:rPr>
          <w:rFonts w:ascii="Arial" w:hAnsi="Arial" w:cs="Arial"/>
        </w:rPr>
      </w:pPr>
    </w:p>
    <w:p w:rsidR="00D31D5B" w:rsidRPr="00BF0459" w:rsidRDefault="00BF0459">
      <w:pPr>
        <w:rPr>
          <w:rFonts w:ascii="Earwig Factory" w:hAnsi="Earwig Factory" w:cs="Arial"/>
        </w:rPr>
        <w:sectPr w:rsidR="00D31D5B" w:rsidRPr="00BF0459" w:rsidSect="00353AD7">
          <w:headerReference w:type="default" r:id="rId9"/>
          <w:footerReference w:type="even" r:id="rId10"/>
          <w:footerReference w:type="default" r:id="rId11"/>
          <w:headerReference w:type="first" r:id="rId12"/>
          <w:footerReference w:type="first" r:id="rId13"/>
          <w:pgSz w:w="12240" w:h="15840" w:code="1"/>
          <w:pgMar w:top="720" w:right="1440" w:bottom="720" w:left="1440" w:header="432" w:footer="432" w:gutter="432"/>
          <w:pgNumType w:fmt="lowerRoman"/>
          <w:cols w:space="720"/>
          <w:titlePg/>
          <w:docGrid w:linePitch="360"/>
        </w:sectPr>
      </w:pPr>
      <w:r w:rsidRPr="00BF0459">
        <w:rPr>
          <w:rFonts w:ascii="Earwig Factory" w:hAnsi="Earwig Factory" w:cs="Arial"/>
          <w:color w:val="FF0000"/>
          <w:sz w:val="144"/>
        </w:rPr>
        <w:t>EARLY DRAFT</w:t>
      </w:r>
      <w:r w:rsidR="00353AD7" w:rsidRPr="00BF0459">
        <w:rPr>
          <w:rFonts w:ascii="Earwig Factory" w:hAnsi="Earwig Factory" w:cs="Arial"/>
        </w:rPr>
        <w:br w:type="page"/>
      </w:r>
    </w:p>
    <w:p w:rsidR="00000D73" w:rsidRPr="00000D73" w:rsidRDefault="00000D73" w:rsidP="00000D73">
      <w:pPr>
        <w:pStyle w:val="InfoBlue"/>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rsidR="00D34EC0" w:rsidRPr="009C20DD" w:rsidRDefault="006E3ED8" w:rsidP="00080DD8">
      <w:r>
        <w:t xml:space="preserve">This document combines information from a variety of existing sources in describing the design and context under which the Comprehensive Data </w:t>
      </w:r>
      <w:r w:rsidR="00E6582C">
        <w:t>Resource</w:t>
      </w:r>
      <w:r w:rsidR="00660D0C">
        <w:t xml:space="preserve"> o</w:t>
      </w:r>
      <w:r>
        <w:t>perates.  This document is consistent with version 6.0 of the CDR.</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rsidTr="00BF0459">
        <w:trPr>
          <w:trHeight w:val="665"/>
        </w:trPr>
        <w:tc>
          <w:tcPr>
            <w:tcW w:w="914"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Implemented</w:t>
            </w:r>
          </w:p>
          <w:p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Revision</w:t>
            </w:r>
          </w:p>
          <w:p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Approved</w:t>
            </w:r>
          </w:p>
          <w:p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Approval</w:t>
            </w:r>
          </w:p>
          <w:p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rsidTr="0080666F">
        <w:trPr>
          <w:trHeight w:val="70"/>
        </w:trPr>
        <w:tc>
          <w:tcPr>
            <w:tcW w:w="914" w:type="dxa"/>
          </w:tcPr>
          <w:p w:rsidR="00D34EC0" w:rsidRPr="009C20DD" w:rsidRDefault="006E3ED8" w:rsidP="0080666F">
            <w:pPr>
              <w:pStyle w:val="Tabletext"/>
              <w:jc w:val="center"/>
              <w:rPr>
                <w:rFonts w:cs="Arial"/>
              </w:rPr>
            </w:pPr>
            <w:r>
              <w:rPr>
                <w:rFonts w:cs="Arial"/>
              </w:rPr>
              <w:t>0.1</w:t>
            </w:r>
          </w:p>
        </w:tc>
        <w:tc>
          <w:tcPr>
            <w:tcW w:w="1440" w:type="dxa"/>
          </w:tcPr>
          <w:p w:rsidR="00D34EC0" w:rsidRPr="009A2F20" w:rsidRDefault="006E3ED8" w:rsidP="00823BAA">
            <w:pPr>
              <w:pStyle w:val="Tabletext"/>
              <w:rPr>
                <w:rFonts w:cs="Arial"/>
              </w:rPr>
            </w:pPr>
            <w:r w:rsidRPr="009A2F20">
              <w:rPr>
                <w:rFonts w:cs="Arial"/>
                <w:i/>
              </w:rPr>
              <w:t>William Brent Lander</w:t>
            </w:r>
          </w:p>
        </w:tc>
        <w:tc>
          <w:tcPr>
            <w:tcW w:w="1260" w:type="dxa"/>
          </w:tcPr>
          <w:p w:rsidR="00D34EC0" w:rsidRPr="009A2F20" w:rsidRDefault="00BD567E" w:rsidP="00547EC2">
            <w:pPr>
              <w:pStyle w:val="Tabletext"/>
              <w:jc w:val="center"/>
              <w:rPr>
                <w:rFonts w:cs="Arial"/>
              </w:rPr>
            </w:pPr>
            <w:r>
              <w:rPr>
                <w:rFonts w:cs="Arial"/>
                <w:i/>
              </w:rPr>
              <w:t>12/30</w:t>
            </w:r>
            <w:r w:rsidR="00823BAA">
              <w:rPr>
                <w:rFonts w:cs="Arial"/>
                <w:i/>
              </w:rPr>
              <w:t>/2015</w:t>
            </w:r>
          </w:p>
        </w:tc>
        <w:tc>
          <w:tcPr>
            <w:tcW w:w="1678" w:type="dxa"/>
          </w:tcPr>
          <w:p w:rsidR="00D34EC0" w:rsidRPr="009A2F20" w:rsidRDefault="00D34EC0" w:rsidP="0080666F">
            <w:pPr>
              <w:pStyle w:val="Tabletext"/>
              <w:rPr>
                <w:rFonts w:cs="Arial"/>
              </w:rPr>
            </w:pPr>
          </w:p>
        </w:tc>
        <w:tc>
          <w:tcPr>
            <w:tcW w:w="1202" w:type="dxa"/>
          </w:tcPr>
          <w:p w:rsidR="00D34EC0" w:rsidRPr="009A2F20" w:rsidRDefault="00D34EC0" w:rsidP="0080666F">
            <w:pPr>
              <w:pStyle w:val="Tabletext"/>
              <w:jc w:val="center"/>
              <w:rPr>
                <w:rFonts w:cs="Arial"/>
              </w:rPr>
            </w:pPr>
          </w:p>
        </w:tc>
        <w:tc>
          <w:tcPr>
            <w:tcW w:w="2808" w:type="dxa"/>
          </w:tcPr>
          <w:p w:rsidR="00D34EC0" w:rsidRPr="009A2F20" w:rsidRDefault="006E3ED8" w:rsidP="009A2F20">
            <w:pPr>
              <w:pStyle w:val="Tabletext"/>
              <w:jc w:val="center"/>
              <w:rPr>
                <w:rFonts w:cs="Arial"/>
              </w:rPr>
            </w:pPr>
            <w:r w:rsidRPr="009A2F20">
              <w:rPr>
                <w:rFonts w:cs="Arial"/>
                <w:i/>
              </w:rPr>
              <w:t>Working initial draft.</w:t>
            </w:r>
          </w:p>
        </w:tc>
      </w:tr>
      <w:tr w:rsidR="00D34EC0" w:rsidRPr="009C20DD" w:rsidTr="0080666F">
        <w:trPr>
          <w:trHeight w:val="248"/>
        </w:trPr>
        <w:tc>
          <w:tcPr>
            <w:tcW w:w="914" w:type="dxa"/>
          </w:tcPr>
          <w:p w:rsidR="00D34EC0" w:rsidRPr="00FD02FA" w:rsidRDefault="00466BB5" w:rsidP="0080666F">
            <w:pPr>
              <w:pStyle w:val="Tabletext"/>
              <w:jc w:val="center"/>
            </w:pPr>
            <w:ins w:id="2" w:author="Author">
              <w:r>
                <w:t>0.2</w:t>
              </w:r>
            </w:ins>
          </w:p>
        </w:tc>
        <w:tc>
          <w:tcPr>
            <w:tcW w:w="1440" w:type="dxa"/>
          </w:tcPr>
          <w:p w:rsidR="00D34EC0" w:rsidRPr="00FD02FA" w:rsidRDefault="00466BB5" w:rsidP="0080666F">
            <w:pPr>
              <w:pStyle w:val="Tabletext"/>
            </w:pPr>
            <w:ins w:id="3" w:author="Author">
              <w:r>
                <w:t>Dave Tabor</w:t>
              </w:r>
            </w:ins>
          </w:p>
        </w:tc>
        <w:tc>
          <w:tcPr>
            <w:tcW w:w="1260" w:type="dxa"/>
          </w:tcPr>
          <w:p w:rsidR="00D34EC0" w:rsidRPr="00FD02FA" w:rsidRDefault="00466BB5" w:rsidP="0080666F">
            <w:pPr>
              <w:pStyle w:val="Tabletext"/>
              <w:jc w:val="center"/>
            </w:pPr>
            <w:ins w:id="4" w:author="Author">
              <w:r>
                <w:t>01/06/2016</w:t>
              </w:r>
            </w:ins>
          </w:p>
        </w:tc>
        <w:tc>
          <w:tcPr>
            <w:tcW w:w="1678" w:type="dxa"/>
          </w:tcPr>
          <w:p w:rsidR="00D34EC0" w:rsidRPr="00FD02FA" w:rsidRDefault="00D34EC0" w:rsidP="0080666F">
            <w:pPr>
              <w:pStyle w:val="Tabletext"/>
              <w:jc w:val="center"/>
            </w:pPr>
          </w:p>
        </w:tc>
        <w:tc>
          <w:tcPr>
            <w:tcW w:w="1202" w:type="dxa"/>
          </w:tcPr>
          <w:p w:rsidR="00D34EC0" w:rsidRPr="00FD02FA" w:rsidRDefault="00D34EC0" w:rsidP="0080666F">
            <w:pPr>
              <w:pStyle w:val="Tabletext"/>
              <w:jc w:val="center"/>
            </w:pPr>
          </w:p>
        </w:tc>
        <w:tc>
          <w:tcPr>
            <w:tcW w:w="2808" w:type="dxa"/>
          </w:tcPr>
          <w:p w:rsidR="00D34EC0" w:rsidRPr="00FD02FA" w:rsidRDefault="00466BB5" w:rsidP="00ED1985">
            <w:pPr>
              <w:pStyle w:val="Tabletext"/>
              <w:jc w:val="center"/>
            </w:pPr>
            <w:ins w:id="5" w:author="Author">
              <w:r>
                <w:t>Review</w:t>
              </w:r>
            </w:ins>
          </w:p>
        </w:tc>
      </w:tr>
      <w:tr w:rsidR="003361D8" w:rsidRPr="009C20DD" w:rsidTr="0080666F">
        <w:trPr>
          <w:trHeight w:val="248"/>
        </w:trPr>
        <w:tc>
          <w:tcPr>
            <w:tcW w:w="914" w:type="dxa"/>
          </w:tcPr>
          <w:p w:rsidR="003361D8" w:rsidRPr="00FD02FA" w:rsidRDefault="003361D8" w:rsidP="0080666F">
            <w:pPr>
              <w:pStyle w:val="Tabletext"/>
              <w:jc w:val="center"/>
            </w:pPr>
          </w:p>
        </w:tc>
        <w:tc>
          <w:tcPr>
            <w:tcW w:w="1440" w:type="dxa"/>
          </w:tcPr>
          <w:p w:rsidR="003361D8" w:rsidRPr="00FD02FA" w:rsidRDefault="003361D8" w:rsidP="0080666F">
            <w:pPr>
              <w:pStyle w:val="Tabletext"/>
              <w:rPr>
                <w:rFonts w:cs="Arial"/>
                <w:i/>
              </w:rPr>
            </w:pPr>
          </w:p>
        </w:tc>
        <w:tc>
          <w:tcPr>
            <w:tcW w:w="1260" w:type="dxa"/>
          </w:tcPr>
          <w:p w:rsidR="003361D8" w:rsidRDefault="003361D8" w:rsidP="0080666F">
            <w:pPr>
              <w:pStyle w:val="Tabletext"/>
              <w:jc w:val="center"/>
            </w:pPr>
          </w:p>
        </w:tc>
        <w:tc>
          <w:tcPr>
            <w:tcW w:w="1678" w:type="dxa"/>
          </w:tcPr>
          <w:p w:rsidR="003361D8" w:rsidRPr="00FD02FA" w:rsidRDefault="003361D8" w:rsidP="0080666F">
            <w:pPr>
              <w:pStyle w:val="Tabletext"/>
              <w:jc w:val="center"/>
            </w:pPr>
          </w:p>
        </w:tc>
        <w:tc>
          <w:tcPr>
            <w:tcW w:w="1202" w:type="dxa"/>
          </w:tcPr>
          <w:p w:rsidR="003361D8" w:rsidRPr="00FD02FA" w:rsidRDefault="003361D8" w:rsidP="0080666F">
            <w:pPr>
              <w:pStyle w:val="Tabletext"/>
              <w:jc w:val="center"/>
            </w:pPr>
          </w:p>
        </w:tc>
        <w:tc>
          <w:tcPr>
            <w:tcW w:w="2808" w:type="dxa"/>
          </w:tcPr>
          <w:p w:rsidR="003361D8" w:rsidRPr="00FD02FA" w:rsidRDefault="003361D8" w:rsidP="00ED1985">
            <w:pPr>
              <w:pStyle w:val="Tabletext"/>
              <w:jc w:val="center"/>
              <w:rPr>
                <w:rFonts w:cs="Arial"/>
                <w:i/>
              </w:rPr>
            </w:pPr>
          </w:p>
        </w:tc>
      </w:tr>
      <w:tr w:rsidR="00D34EC0" w:rsidRPr="009C20DD" w:rsidTr="0080666F">
        <w:trPr>
          <w:trHeight w:val="248"/>
        </w:trPr>
        <w:tc>
          <w:tcPr>
            <w:tcW w:w="914" w:type="dxa"/>
          </w:tcPr>
          <w:p w:rsidR="00D34EC0" w:rsidRPr="009C20DD" w:rsidRDefault="00D34EC0" w:rsidP="0080666F">
            <w:pPr>
              <w:pStyle w:val="Tabletext"/>
              <w:jc w:val="center"/>
              <w:rPr>
                <w:rFonts w:cs="Arial"/>
              </w:rPr>
            </w:pPr>
          </w:p>
        </w:tc>
        <w:tc>
          <w:tcPr>
            <w:tcW w:w="1440" w:type="dxa"/>
          </w:tcPr>
          <w:p w:rsidR="00D34EC0" w:rsidRPr="009C20DD" w:rsidRDefault="00D34EC0" w:rsidP="0080666F">
            <w:pPr>
              <w:pStyle w:val="Tabletext"/>
              <w:rPr>
                <w:rFonts w:cs="Arial"/>
              </w:rPr>
            </w:pPr>
          </w:p>
        </w:tc>
        <w:tc>
          <w:tcPr>
            <w:tcW w:w="1260" w:type="dxa"/>
          </w:tcPr>
          <w:p w:rsidR="00D34EC0" w:rsidRPr="009C20DD" w:rsidRDefault="00D34EC0" w:rsidP="0080666F">
            <w:pPr>
              <w:pStyle w:val="Tabletext"/>
              <w:jc w:val="center"/>
              <w:rPr>
                <w:rFonts w:cs="Arial"/>
              </w:rPr>
            </w:pPr>
          </w:p>
        </w:tc>
        <w:tc>
          <w:tcPr>
            <w:tcW w:w="1678" w:type="dxa"/>
          </w:tcPr>
          <w:p w:rsidR="00D34EC0" w:rsidRPr="009C20DD" w:rsidRDefault="00D34EC0" w:rsidP="0080666F">
            <w:pPr>
              <w:pStyle w:val="Tabletext"/>
              <w:jc w:val="center"/>
              <w:rPr>
                <w:rFonts w:cs="Arial"/>
              </w:rPr>
            </w:pPr>
          </w:p>
        </w:tc>
        <w:tc>
          <w:tcPr>
            <w:tcW w:w="1202" w:type="dxa"/>
          </w:tcPr>
          <w:p w:rsidR="00D34EC0" w:rsidRPr="009C20DD" w:rsidRDefault="00D34EC0" w:rsidP="0080666F">
            <w:pPr>
              <w:pStyle w:val="Tabletext"/>
              <w:jc w:val="center"/>
              <w:rPr>
                <w:rFonts w:cs="Arial"/>
              </w:rPr>
            </w:pPr>
          </w:p>
        </w:tc>
        <w:tc>
          <w:tcPr>
            <w:tcW w:w="2808" w:type="dxa"/>
          </w:tcPr>
          <w:p w:rsidR="00D34EC0" w:rsidRPr="009C20DD" w:rsidRDefault="00D34EC0" w:rsidP="0080666F">
            <w:pPr>
              <w:pStyle w:val="Tabletext"/>
              <w:jc w:val="center"/>
              <w:rPr>
                <w:rFonts w:cs="Arial"/>
              </w:rPr>
            </w:pPr>
          </w:p>
        </w:tc>
      </w:tr>
      <w:tr w:rsidR="00C956D9" w:rsidRPr="009C20DD" w:rsidTr="0080666F">
        <w:trPr>
          <w:trHeight w:val="248"/>
        </w:trPr>
        <w:tc>
          <w:tcPr>
            <w:tcW w:w="914" w:type="dxa"/>
          </w:tcPr>
          <w:p w:rsidR="00C956D9" w:rsidRDefault="00C956D9" w:rsidP="0080666F">
            <w:pPr>
              <w:pStyle w:val="Tabletext"/>
              <w:jc w:val="center"/>
              <w:rPr>
                <w:rFonts w:cs="Arial"/>
              </w:rPr>
            </w:pPr>
          </w:p>
        </w:tc>
        <w:tc>
          <w:tcPr>
            <w:tcW w:w="1440" w:type="dxa"/>
          </w:tcPr>
          <w:p w:rsidR="00C956D9" w:rsidRDefault="00C956D9" w:rsidP="0080666F">
            <w:pPr>
              <w:pStyle w:val="Tabletext"/>
              <w:rPr>
                <w:rFonts w:cs="Arial"/>
              </w:rPr>
            </w:pPr>
          </w:p>
        </w:tc>
        <w:tc>
          <w:tcPr>
            <w:tcW w:w="1260" w:type="dxa"/>
          </w:tcPr>
          <w:p w:rsidR="00C956D9" w:rsidRDefault="00C956D9" w:rsidP="0080666F">
            <w:pPr>
              <w:pStyle w:val="Tabletext"/>
              <w:jc w:val="center"/>
              <w:rPr>
                <w:rFonts w:cs="Arial"/>
              </w:rPr>
            </w:pPr>
          </w:p>
        </w:tc>
        <w:tc>
          <w:tcPr>
            <w:tcW w:w="1678" w:type="dxa"/>
          </w:tcPr>
          <w:p w:rsidR="00C956D9" w:rsidRPr="009C20DD" w:rsidRDefault="00C956D9" w:rsidP="0080666F">
            <w:pPr>
              <w:pStyle w:val="Tabletext"/>
              <w:jc w:val="center"/>
              <w:rPr>
                <w:rFonts w:cs="Arial"/>
              </w:rPr>
            </w:pPr>
          </w:p>
        </w:tc>
        <w:tc>
          <w:tcPr>
            <w:tcW w:w="1202" w:type="dxa"/>
          </w:tcPr>
          <w:p w:rsidR="00C956D9" w:rsidRPr="009C20DD" w:rsidRDefault="00C956D9" w:rsidP="0080666F">
            <w:pPr>
              <w:pStyle w:val="Tabletext"/>
              <w:jc w:val="center"/>
              <w:rPr>
                <w:rFonts w:cs="Arial"/>
              </w:rPr>
            </w:pPr>
          </w:p>
        </w:tc>
        <w:tc>
          <w:tcPr>
            <w:tcW w:w="2808" w:type="dxa"/>
          </w:tcPr>
          <w:p w:rsidR="00C956D9" w:rsidRDefault="00C956D9" w:rsidP="0080666F">
            <w:pPr>
              <w:pStyle w:val="Tabletext"/>
              <w:jc w:val="center"/>
              <w:rPr>
                <w:rFonts w:cs="Arial"/>
              </w:rPr>
            </w:pPr>
          </w:p>
        </w:tc>
      </w:tr>
      <w:tr w:rsidR="006537C8" w:rsidRPr="009C20DD" w:rsidTr="0080666F">
        <w:trPr>
          <w:trHeight w:val="248"/>
        </w:trPr>
        <w:tc>
          <w:tcPr>
            <w:tcW w:w="914" w:type="dxa"/>
          </w:tcPr>
          <w:p w:rsidR="006537C8" w:rsidRDefault="006537C8" w:rsidP="0080666F">
            <w:pPr>
              <w:pStyle w:val="Tabletext"/>
              <w:jc w:val="center"/>
              <w:rPr>
                <w:rFonts w:cs="Arial"/>
              </w:rPr>
            </w:pPr>
          </w:p>
        </w:tc>
        <w:tc>
          <w:tcPr>
            <w:tcW w:w="1440" w:type="dxa"/>
          </w:tcPr>
          <w:p w:rsidR="006537C8" w:rsidRDefault="006537C8" w:rsidP="0080666F">
            <w:pPr>
              <w:pStyle w:val="Tabletext"/>
              <w:rPr>
                <w:rFonts w:cs="Arial"/>
              </w:rPr>
            </w:pPr>
          </w:p>
        </w:tc>
        <w:tc>
          <w:tcPr>
            <w:tcW w:w="1260" w:type="dxa"/>
          </w:tcPr>
          <w:p w:rsidR="006537C8" w:rsidRDefault="006537C8" w:rsidP="0080666F">
            <w:pPr>
              <w:pStyle w:val="Tabletext"/>
              <w:jc w:val="center"/>
              <w:rPr>
                <w:rFonts w:cs="Arial"/>
              </w:rPr>
            </w:pPr>
          </w:p>
        </w:tc>
        <w:tc>
          <w:tcPr>
            <w:tcW w:w="1678" w:type="dxa"/>
          </w:tcPr>
          <w:p w:rsidR="006537C8" w:rsidRPr="009C20DD" w:rsidRDefault="006537C8" w:rsidP="0080666F">
            <w:pPr>
              <w:pStyle w:val="Tabletext"/>
              <w:jc w:val="center"/>
              <w:rPr>
                <w:rFonts w:cs="Arial"/>
              </w:rPr>
            </w:pPr>
          </w:p>
        </w:tc>
        <w:tc>
          <w:tcPr>
            <w:tcW w:w="1202" w:type="dxa"/>
          </w:tcPr>
          <w:p w:rsidR="006537C8" w:rsidRPr="009C20DD" w:rsidRDefault="006537C8" w:rsidP="0080666F">
            <w:pPr>
              <w:pStyle w:val="Tabletext"/>
              <w:jc w:val="center"/>
              <w:rPr>
                <w:rFonts w:cs="Arial"/>
              </w:rPr>
            </w:pPr>
          </w:p>
        </w:tc>
        <w:tc>
          <w:tcPr>
            <w:tcW w:w="2808" w:type="dxa"/>
          </w:tcPr>
          <w:p w:rsidR="006537C8" w:rsidRDefault="006537C8" w:rsidP="0080666F">
            <w:pPr>
              <w:pStyle w:val="Tabletext"/>
              <w:jc w:val="center"/>
              <w:rPr>
                <w:rFonts w:cs="Arial"/>
              </w:rPr>
            </w:pPr>
          </w:p>
        </w:tc>
      </w:tr>
      <w:tr w:rsidR="003E2FB5" w:rsidRPr="009C20DD" w:rsidTr="0080666F">
        <w:trPr>
          <w:trHeight w:val="248"/>
        </w:trPr>
        <w:tc>
          <w:tcPr>
            <w:tcW w:w="914" w:type="dxa"/>
          </w:tcPr>
          <w:p w:rsidR="003E2FB5" w:rsidRDefault="003E2FB5" w:rsidP="0080666F">
            <w:pPr>
              <w:pStyle w:val="Tabletext"/>
              <w:jc w:val="center"/>
              <w:rPr>
                <w:rFonts w:cs="Arial"/>
              </w:rPr>
            </w:pPr>
          </w:p>
        </w:tc>
        <w:tc>
          <w:tcPr>
            <w:tcW w:w="1440" w:type="dxa"/>
          </w:tcPr>
          <w:p w:rsidR="003E2FB5" w:rsidRDefault="003E2FB5" w:rsidP="0080666F">
            <w:pPr>
              <w:pStyle w:val="Tabletext"/>
              <w:rPr>
                <w:rFonts w:cs="Arial"/>
              </w:rPr>
            </w:pPr>
          </w:p>
        </w:tc>
        <w:tc>
          <w:tcPr>
            <w:tcW w:w="1260" w:type="dxa"/>
          </w:tcPr>
          <w:p w:rsidR="003E2FB5" w:rsidRDefault="003E2FB5" w:rsidP="0080666F">
            <w:pPr>
              <w:pStyle w:val="Tabletext"/>
              <w:jc w:val="center"/>
              <w:rPr>
                <w:rFonts w:cs="Arial"/>
              </w:rPr>
            </w:pPr>
          </w:p>
        </w:tc>
        <w:tc>
          <w:tcPr>
            <w:tcW w:w="1678" w:type="dxa"/>
          </w:tcPr>
          <w:p w:rsidR="003E2FB5" w:rsidRPr="009C20DD" w:rsidRDefault="003E2FB5" w:rsidP="0080666F">
            <w:pPr>
              <w:pStyle w:val="Tabletext"/>
              <w:jc w:val="center"/>
              <w:rPr>
                <w:rFonts w:cs="Arial"/>
              </w:rPr>
            </w:pPr>
          </w:p>
        </w:tc>
        <w:tc>
          <w:tcPr>
            <w:tcW w:w="1202" w:type="dxa"/>
          </w:tcPr>
          <w:p w:rsidR="003E2FB5" w:rsidRPr="009C20DD" w:rsidRDefault="003E2FB5" w:rsidP="0080666F">
            <w:pPr>
              <w:pStyle w:val="Tabletext"/>
              <w:jc w:val="center"/>
              <w:rPr>
                <w:rFonts w:cs="Arial"/>
              </w:rPr>
            </w:pPr>
          </w:p>
        </w:tc>
        <w:tc>
          <w:tcPr>
            <w:tcW w:w="2808" w:type="dxa"/>
          </w:tcPr>
          <w:p w:rsidR="003E2FB5" w:rsidRDefault="003E2FB5" w:rsidP="0080666F">
            <w:pPr>
              <w:pStyle w:val="Tabletext"/>
              <w:jc w:val="center"/>
              <w:rPr>
                <w:rFonts w:cs="Arial"/>
              </w:rPr>
            </w:pPr>
          </w:p>
        </w:tc>
      </w:tr>
      <w:tr w:rsidR="00EB37D3" w:rsidRPr="009C20DD" w:rsidTr="0080666F">
        <w:trPr>
          <w:trHeight w:val="248"/>
        </w:trPr>
        <w:tc>
          <w:tcPr>
            <w:tcW w:w="914" w:type="dxa"/>
          </w:tcPr>
          <w:p w:rsidR="00EB37D3" w:rsidRDefault="00EB37D3" w:rsidP="00EB37D3">
            <w:pPr>
              <w:pStyle w:val="Tabletext"/>
              <w:jc w:val="center"/>
              <w:rPr>
                <w:rFonts w:cs="Arial"/>
              </w:rPr>
            </w:pPr>
          </w:p>
        </w:tc>
        <w:tc>
          <w:tcPr>
            <w:tcW w:w="1440" w:type="dxa"/>
          </w:tcPr>
          <w:p w:rsidR="00EB37D3" w:rsidRDefault="00EB37D3" w:rsidP="0080666F">
            <w:pPr>
              <w:pStyle w:val="Tabletext"/>
              <w:rPr>
                <w:rFonts w:cs="Arial"/>
              </w:rPr>
            </w:pPr>
          </w:p>
        </w:tc>
        <w:tc>
          <w:tcPr>
            <w:tcW w:w="1260" w:type="dxa"/>
          </w:tcPr>
          <w:p w:rsidR="00EB37D3" w:rsidRDefault="00EB37D3" w:rsidP="0080666F">
            <w:pPr>
              <w:pStyle w:val="Tabletext"/>
              <w:jc w:val="center"/>
              <w:rPr>
                <w:rFonts w:cs="Arial"/>
              </w:rPr>
            </w:pPr>
          </w:p>
        </w:tc>
        <w:tc>
          <w:tcPr>
            <w:tcW w:w="1678" w:type="dxa"/>
          </w:tcPr>
          <w:p w:rsidR="00EB37D3" w:rsidRPr="009C20DD" w:rsidRDefault="00EB37D3" w:rsidP="0080666F">
            <w:pPr>
              <w:pStyle w:val="Tabletext"/>
              <w:jc w:val="center"/>
              <w:rPr>
                <w:rFonts w:cs="Arial"/>
              </w:rPr>
            </w:pPr>
          </w:p>
        </w:tc>
        <w:tc>
          <w:tcPr>
            <w:tcW w:w="1202" w:type="dxa"/>
          </w:tcPr>
          <w:p w:rsidR="00EB37D3" w:rsidRPr="009C20DD" w:rsidRDefault="00EB37D3" w:rsidP="0080666F">
            <w:pPr>
              <w:pStyle w:val="Tabletext"/>
              <w:jc w:val="center"/>
              <w:rPr>
                <w:rFonts w:cs="Arial"/>
              </w:rPr>
            </w:pPr>
          </w:p>
        </w:tc>
        <w:tc>
          <w:tcPr>
            <w:tcW w:w="2808" w:type="dxa"/>
          </w:tcPr>
          <w:p w:rsidR="00EB37D3" w:rsidRDefault="00EB37D3" w:rsidP="0080666F">
            <w:pPr>
              <w:pStyle w:val="Tabletext"/>
              <w:jc w:val="center"/>
              <w:rPr>
                <w:rFonts w:cs="Arial"/>
              </w:rPr>
            </w:pPr>
          </w:p>
        </w:tc>
      </w:tr>
    </w:tbl>
    <w:p w:rsidR="00D34EC0" w:rsidRPr="009C20DD" w:rsidRDefault="00D34EC0" w:rsidP="00D34EC0">
      <w:pPr>
        <w:rPr>
          <w:rFonts w:ascii="Arial" w:hAnsi="Arial" w:cs="Arial"/>
        </w:rPr>
      </w:pPr>
    </w:p>
    <w:p w:rsidR="00D31D5B" w:rsidRDefault="00D34EC0" w:rsidP="009774FB">
      <w:pPr>
        <w:spacing w:before="180" w:after="120"/>
        <w:jc w:val="center"/>
        <w:rPr>
          <w:rFonts w:ascii="Arial" w:hAnsi="Arial" w:cs="Arial"/>
        </w:rPr>
      </w:pPr>
      <w:r>
        <w:rPr>
          <w:rFonts w:ascii="Arial" w:hAnsi="Arial" w:cs="Arial"/>
          <w:b/>
          <w:i/>
          <w:iCs/>
          <w:color w:val="0000FF"/>
          <w:sz w:val="28"/>
          <w:szCs w:val="28"/>
          <w:u w:val="single"/>
        </w:rPr>
        <w:br w:type="page"/>
      </w:r>
      <w:r w:rsidR="00D31D5B" w:rsidRPr="00FF14DD">
        <w:rPr>
          <w:rFonts w:ascii="Arial" w:hAnsi="Arial" w:cs="Arial"/>
        </w:rPr>
        <w:lastRenderedPageBreak/>
        <w:t>TABLE OF CONTENTS</w:t>
      </w:r>
    </w:p>
    <w:p w:rsidR="00D14A8D" w:rsidRPr="00FF14DD" w:rsidRDefault="00D14A8D" w:rsidP="003E2FB5">
      <w:pPr>
        <w:spacing w:before="180" w:after="120"/>
        <w:rPr>
          <w:rFonts w:ascii="Arial" w:hAnsi="Arial" w:cs="Arial"/>
        </w:rPr>
      </w:pPr>
    </w:p>
    <w:p w:rsidR="00472557" w:rsidRDefault="00D14A8D">
      <w:pPr>
        <w:pStyle w:val="TOC1"/>
        <w:rPr>
          <w:rFonts w:asciiTheme="minorHAnsi" w:eastAsiaTheme="minorEastAsia" w:hAnsiTheme="minorHAnsi" w:cstheme="minorBidi"/>
          <w:b w:val="0"/>
          <w:bCs w:val="0"/>
          <w:caps w:val="0"/>
          <w:szCs w:val="22"/>
        </w:rPr>
      </w:pPr>
      <w:r>
        <w:rPr>
          <w:rFonts w:ascii="Arial" w:hAnsi="Arial" w:cs="Arial"/>
          <w:caps w:val="0"/>
        </w:rPr>
        <w:fldChar w:fldCharType="begin"/>
      </w:r>
      <w:r>
        <w:rPr>
          <w:rFonts w:ascii="Arial" w:hAnsi="Arial" w:cs="Arial"/>
          <w:caps w:val="0"/>
        </w:rPr>
        <w:instrText xml:space="preserve"> TOC \o "1-6" \h \z \u </w:instrText>
      </w:r>
      <w:r>
        <w:rPr>
          <w:rFonts w:ascii="Arial" w:hAnsi="Arial" w:cs="Arial"/>
          <w:caps w:val="0"/>
        </w:rPr>
        <w:fldChar w:fldCharType="separate"/>
      </w:r>
      <w:hyperlink w:anchor="_Toc439255207" w:history="1">
        <w:r w:rsidR="00472557" w:rsidRPr="008D5762">
          <w:rPr>
            <w:rStyle w:val="Hyperlink"/>
          </w:rPr>
          <w:t>1</w:t>
        </w:r>
        <w:r w:rsidR="00472557">
          <w:rPr>
            <w:rFonts w:asciiTheme="minorHAnsi" w:eastAsiaTheme="minorEastAsia" w:hAnsiTheme="minorHAnsi" w:cstheme="minorBidi"/>
            <w:b w:val="0"/>
            <w:bCs w:val="0"/>
            <w:caps w:val="0"/>
            <w:szCs w:val="22"/>
          </w:rPr>
          <w:tab/>
        </w:r>
        <w:r w:rsidR="00472557" w:rsidRPr="008D5762">
          <w:rPr>
            <w:rStyle w:val="Hyperlink"/>
          </w:rPr>
          <w:t>Introduction</w:t>
        </w:r>
        <w:r w:rsidR="00472557">
          <w:rPr>
            <w:webHidden/>
          </w:rPr>
          <w:tab/>
        </w:r>
        <w:r w:rsidR="00472557">
          <w:rPr>
            <w:webHidden/>
          </w:rPr>
          <w:fldChar w:fldCharType="begin"/>
        </w:r>
        <w:r w:rsidR="00472557">
          <w:rPr>
            <w:webHidden/>
          </w:rPr>
          <w:instrText xml:space="preserve"> PAGEREF _Toc439255207 \h </w:instrText>
        </w:r>
        <w:r w:rsidR="00472557">
          <w:rPr>
            <w:webHidden/>
          </w:rPr>
        </w:r>
        <w:r w:rsidR="00472557">
          <w:rPr>
            <w:webHidden/>
          </w:rPr>
          <w:fldChar w:fldCharType="separate"/>
        </w:r>
        <w:r w:rsidR="00472557">
          <w:rPr>
            <w:webHidden/>
          </w:rPr>
          <w:t>8</w:t>
        </w:r>
        <w:r w:rsidR="00472557">
          <w:rPr>
            <w:webHidden/>
          </w:rPr>
          <w:fldChar w:fldCharType="end"/>
        </w:r>
      </w:hyperlink>
    </w:p>
    <w:p w:rsidR="00472557" w:rsidRDefault="00466BB5">
      <w:pPr>
        <w:pStyle w:val="TOC1"/>
        <w:rPr>
          <w:rFonts w:asciiTheme="minorHAnsi" w:eastAsiaTheme="minorEastAsia" w:hAnsiTheme="minorHAnsi" w:cstheme="minorBidi"/>
          <w:b w:val="0"/>
          <w:bCs w:val="0"/>
          <w:caps w:val="0"/>
          <w:szCs w:val="22"/>
        </w:rPr>
      </w:pPr>
      <w:hyperlink w:anchor="_Toc439255208" w:history="1">
        <w:r w:rsidR="00472557" w:rsidRPr="008D5762">
          <w:rPr>
            <w:rStyle w:val="Hyperlink"/>
          </w:rPr>
          <w:t>2</w:t>
        </w:r>
        <w:r w:rsidR="00472557">
          <w:rPr>
            <w:rFonts w:asciiTheme="minorHAnsi" w:eastAsiaTheme="minorEastAsia" w:hAnsiTheme="minorHAnsi" w:cstheme="minorBidi"/>
            <w:b w:val="0"/>
            <w:bCs w:val="0"/>
            <w:caps w:val="0"/>
            <w:szCs w:val="22"/>
          </w:rPr>
          <w:tab/>
        </w:r>
        <w:r w:rsidR="00472557" w:rsidRPr="008D5762">
          <w:rPr>
            <w:rStyle w:val="Hyperlink"/>
          </w:rPr>
          <w:t>CDR Basics</w:t>
        </w:r>
        <w:r w:rsidR="00472557">
          <w:rPr>
            <w:webHidden/>
          </w:rPr>
          <w:tab/>
        </w:r>
        <w:r w:rsidR="00472557">
          <w:rPr>
            <w:webHidden/>
          </w:rPr>
          <w:fldChar w:fldCharType="begin"/>
        </w:r>
        <w:r w:rsidR="00472557">
          <w:rPr>
            <w:webHidden/>
          </w:rPr>
          <w:instrText xml:space="preserve"> PAGEREF _Toc439255208 \h </w:instrText>
        </w:r>
        <w:r w:rsidR="00472557">
          <w:rPr>
            <w:webHidden/>
          </w:rPr>
        </w:r>
        <w:r w:rsidR="00472557">
          <w:rPr>
            <w:webHidden/>
          </w:rPr>
          <w:fldChar w:fldCharType="separate"/>
        </w:r>
        <w:r w:rsidR="00472557">
          <w:rPr>
            <w:webHidden/>
          </w:rPr>
          <w:t>8</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09" w:history="1">
        <w:r w:rsidR="00472557" w:rsidRPr="008D5762">
          <w:rPr>
            <w:rStyle w:val="Hyperlink"/>
          </w:rPr>
          <w:t>2.1</w:t>
        </w:r>
        <w:r w:rsidR="00472557">
          <w:rPr>
            <w:rFonts w:asciiTheme="minorHAnsi" w:eastAsiaTheme="minorEastAsia" w:hAnsiTheme="minorHAnsi" w:cstheme="minorBidi"/>
          </w:rPr>
          <w:tab/>
        </w:r>
        <w:r w:rsidR="00472557" w:rsidRPr="008D5762">
          <w:rPr>
            <w:rStyle w:val="Hyperlink"/>
          </w:rPr>
          <w:t>CDR Capabilities</w:t>
        </w:r>
        <w:r w:rsidR="00472557">
          <w:rPr>
            <w:webHidden/>
          </w:rPr>
          <w:tab/>
        </w:r>
        <w:r w:rsidR="00472557">
          <w:rPr>
            <w:webHidden/>
          </w:rPr>
          <w:fldChar w:fldCharType="begin"/>
        </w:r>
        <w:r w:rsidR="00472557">
          <w:rPr>
            <w:webHidden/>
          </w:rPr>
          <w:instrText xml:space="preserve"> PAGEREF _Toc439255209 \h </w:instrText>
        </w:r>
        <w:r w:rsidR="00472557">
          <w:rPr>
            <w:webHidden/>
          </w:rPr>
        </w:r>
        <w:r w:rsidR="00472557">
          <w:rPr>
            <w:webHidden/>
          </w:rPr>
          <w:fldChar w:fldCharType="separate"/>
        </w:r>
        <w:r w:rsidR="00472557">
          <w:rPr>
            <w:webHidden/>
          </w:rPr>
          <w:t>8</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10" w:history="1">
        <w:r w:rsidR="00472557" w:rsidRPr="008D5762">
          <w:rPr>
            <w:rStyle w:val="Hyperlink"/>
          </w:rPr>
          <w:t>2.2</w:t>
        </w:r>
        <w:r w:rsidR="00472557">
          <w:rPr>
            <w:rFonts w:asciiTheme="minorHAnsi" w:eastAsiaTheme="minorEastAsia" w:hAnsiTheme="minorHAnsi" w:cstheme="minorBidi"/>
          </w:rPr>
          <w:tab/>
        </w:r>
        <w:r w:rsidR="00472557" w:rsidRPr="008D5762">
          <w:rPr>
            <w:rStyle w:val="Hyperlink"/>
          </w:rPr>
          <w:t>CDR Accounts, Roles and Responsibilities</w:t>
        </w:r>
        <w:r w:rsidR="00472557">
          <w:rPr>
            <w:webHidden/>
          </w:rPr>
          <w:tab/>
        </w:r>
        <w:r w:rsidR="00472557">
          <w:rPr>
            <w:webHidden/>
          </w:rPr>
          <w:fldChar w:fldCharType="begin"/>
        </w:r>
        <w:r w:rsidR="00472557">
          <w:rPr>
            <w:webHidden/>
          </w:rPr>
          <w:instrText xml:space="preserve"> PAGEREF _Toc439255210 \h </w:instrText>
        </w:r>
        <w:r w:rsidR="00472557">
          <w:rPr>
            <w:webHidden/>
          </w:rPr>
        </w:r>
        <w:r w:rsidR="00472557">
          <w:rPr>
            <w:webHidden/>
          </w:rPr>
          <w:fldChar w:fldCharType="separate"/>
        </w:r>
        <w:r w:rsidR="00472557">
          <w:rPr>
            <w:webHidden/>
          </w:rPr>
          <w:t>9</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11" w:history="1">
        <w:r w:rsidR="00472557" w:rsidRPr="008D5762">
          <w:rPr>
            <w:rStyle w:val="Hyperlink"/>
          </w:rPr>
          <w:t>2.3</w:t>
        </w:r>
        <w:r w:rsidR="00472557">
          <w:rPr>
            <w:rFonts w:asciiTheme="minorHAnsi" w:eastAsiaTheme="minorEastAsia" w:hAnsiTheme="minorHAnsi" w:cstheme="minorBidi"/>
          </w:rPr>
          <w:tab/>
        </w:r>
        <w:r w:rsidR="00472557" w:rsidRPr="008D5762">
          <w:rPr>
            <w:rStyle w:val="Hyperlink"/>
          </w:rPr>
          <w:t>Getting Started</w:t>
        </w:r>
        <w:r w:rsidR="00472557">
          <w:rPr>
            <w:webHidden/>
          </w:rPr>
          <w:tab/>
        </w:r>
        <w:r w:rsidR="00472557">
          <w:rPr>
            <w:webHidden/>
          </w:rPr>
          <w:fldChar w:fldCharType="begin"/>
        </w:r>
        <w:r w:rsidR="00472557">
          <w:rPr>
            <w:webHidden/>
          </w:rPr>
          <w:instrText xml:space="preserve"> PAGEREF _Toc439255211 \h </w:instrText>
        </w:r>
        <w:r w:rsidR="00472557">
          <w:rPr>
            <w:webHidden/>
          </w:rPr>
        </w:r>
        <w:r w:rsidR="00472557">
          <w:rPr>
            <w:webHidden/>
          </w:rPr>
          <w:fldChar w:fldCharType="separate"/>
        </w:r>
        <w:r w:rsidR="00472557">
          <w:rPr>
            <w:webHidden/>
          </w:rPr>
          <w:t>9</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12" w:history="1">
        <w:r w:rsidR="00472557" w:rsidRPr="008D5762">
          <w:rPr>
            <w:rStyle w:val="Hyperlink"/>
          </w:rPr>
          <w:t>2.4</w:t>
        </w:r>
        <w:r w:rsidR="00472557">
          <w:rPr>
            <w:rFonts w:asciiTheme="minorHAnsi" w:eastAsiaTheme="minorEastAsia" w:hAnsiTheme="minorHAnsi" w:cstheme="minorBidi"/>
          </w:rPr>
          <w:tab/>
        </w:r>
        <w:r w:rsidR="00472557" w:rsidRPr="008D5762">
          <w:rPr>
            <w:rStyle w:val="Hyperlink"/>
          </w:rPr>
          <w:t>Key Consideration</w:t>
        </w:r>
        <w:r w:rsidR="00472557">
          <w:rPr>
            <w:webHidden/>
          </w:rPr>
          <w:tab/>
        </w:r>
        <w:r w:rsidR="00472557">
          <w:rPr>
            <w:webHidden/>
          </w:rPr>
          <w:fldChar w:fldCharType="begin"/>
        </w:r>
        <w:r w:rsidR="00472557">
          <w:rPr>
            <w:webHidden/>
          </w:rPr>
          <w:instrText xml:space="preserve"> PAGEREF _Toc439255212 \h </w:instrText>
        </w:r>
        <w:r w:rsidR="00472557">
          <w:rPr>
            <w:webHidden/>
          </w:rPr>
        </w:r>
        <w:r w:rsidR="00472557">
          <w:rPr>
            <w:webHidden/>
          </w:rPr>
          <w:fldChar w:fldCharType="separate"/>
        </w:r>
        <w:r w:rsidR="00472557">
          <w:rPr>
            <w:webHidden/>
          </w:rPr>
          <w:t>9</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13" w:history="1">
        <w:r w:rsidR="00472557" w:rsidRPr="008D5762">
          <w:rPr>
            <w:rStyle w:val="Hyperlink"/>
          </w:rPr>
          <w:t>2.5</w:t>
        </w:r>
        <w:r w:rsidR="00472557">
          <w:rPr>
            <w:rFonts w:asciiTheme="minorHAnsi" w:eastAsiaTheme="minorEastAsia" w:hAnsiTheme="minorHAnsi" w:cstheme="minorBidi"/>
          </w:rPr>
          <w:tab/>
        </w:r>
        <w:r w:rsidR="00472557" w:rsidRPr="008D5762">
          <w:rPr>
            <w:rStyle w:val="Hyperlink"/>
          </w:rPr>
          <w:t>Logging Into and Out of CDR Data Services</w:t>
        </w:r>
        <w:r w:rsidR="00472557">
          <w:rPr>
            <w:webHidden/>
          </w:rPr>
          <w:tab/>
        </w:r>
        <w:r w:rsidR="00472557">
          <w:rPr>
            <w:webHidden/>
          </w:rPr>
          <w:fldChar w:fldCharType="begin"/>
        </w:r>
        <w:r w:rsidR="00472557">
          <w:rPr>
            <w:webHidden/>
          </w:rPr>
          <w:instrText xml:space="preserve"> PAGEREF _Toc439255213 \h </w:instrText>
        </w:r>
        <w:r w:rsidR="00472557">
          <w:rPr>
            <w:webHidden/>
          </w:rPr>
        </w:r>
        <w:r w:rsidR="00472557">
          <w:rPr>
            <w:webHidden/>
          </w:rPr>
          <w:fldChar w:fldCharType="separate"/>
        </w:r>
        <w:r w:rsidR="00472557">
          <w:rPr>
            <w:webHidden/>
          </w:rPr>
          <w:t>10</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14" w:history="1">
        <w:r w:rsidR="00472557" w:rsidRPr="008D5762">
          <w:rPr>
            <w:rStyle w:val="Hyperlink"/>
          </w:rPr>
          <w:t>2.5.1</w:t>
        </w:r>
        <w:r w:rsidR="00472557">
          <w:rPr>
            <w:rFonts w:asciiTheme="minorHAnsi" w:eastAsiaTheme="minorEastAsia" w:hAnsiTheme="minorHAnsi" w:cstheme="minorBidi"/>
          </w:rPr>
          <w:tab/>
        </w:r>
        <w:r w:rsidR="00472557" w:rsidRPr="008D5762">
          <w:rPr>
            <w:rStyle w:val="Hyperlink"/>
          </w:rPr>
          <w:t>Important Login Screen Links</w:t>
        </w:r>
        <w:r w:rsidR="00472557">
          <w:rPr>
            <w:webHidden/>
          </w:rPr>
          <w:tab/>
        </w:r>
        <w:r w:rsidR="00472557">
          <w:rPr>
            <w:webHidden/>
          </w:rPr>
          <w:fldChar w:fldCharType="begin"/>
        </w:r>
        <w:r w:rsidR="00472557">
          <w:rPr>
            <w:webHidden/>
          </w:rPr>
          <w:instrText xml:space="preserve"> PAGEREF _Toc439255214 \h </w:instrText>
        </w:r>
        <w:r w:rsidR="00472557">
          <w:rPr>
            <w:webHidden/>
          </w:rPr>
        </w:r>
        <w:r w:rsidR="00472557">
          <w:rPr>
            <w:webHidden/>
          </w:rPr>
          <w:fldChar w:fldCharType="separate"/>
        </w:r>
        <w:r w:rsidR="00472557">
          <w:rPr>
            <w:webHidden/>
          </w:rPr>
          <w:t>10</w:t>
        </w:r>
        <w:r w:rsidR="00472557">
          <w:rPr>
            <w:webHidden/>
          </w:rPr>
          <w:fldChar w:fldCharType="end"/>
        </w:r>
      </w:hyperlink>
    </w:p>
    <w:p w:rsidR="00472557" w:rsidRDefault="00466BB5">
      <w:pPr>
        <w:pStyle w:val="TOC1"/>
        <w:rPr>
          <w:rFonts w:asciiTheme="minorHAnsi" w:eastAsiaTheme="minorEastAsia" w:hAnsiTheme="minorHAnsi" w:cstheme="minorBidi"/>
          <w:b w:val="0"/>
          <w:bCs w:val="0"/>
          <w:caps w:val="0"/>
          <w:szCs w:val="22"/>
        </w:rPr>
      </w:pPr>
      <w:hyperlink w:anchor="_Toc439255215" w:history="1">
        <w:r w:rsidR="00472557" w:rsidRPr="008D5762">
          <w:rPr>
            <w:rStyle w:val="Hyperlink"/>
          </w:rPr>
          <w:t>3</w:t>
        </w:r>
        <w:r w:rsidR="00472557">
          <w:rPr>
            <w:rFonts w:asciiTheme="minorHAnsi" w:eastAsiaTheme="minorEastAsia" w:hAnsiTheme="minorHAnsi" w:cstheme="minorBidi"/>
            <w:b w:val="0"/>
            <w:bCs w:val="0"/>
            <w:caps w:val="0"/>
            <w:szCs w:val="22"/>
          </w:rPr>
          <w:tab/>
        </w:r>
        <w:r w:rsidR="00472557" w:rsidRPr="008D5762">
          <w:rPr>
            <w:rStyle w:val="Hyperlink"/>
          </w:rPr>
          <w:t>Basic Data Entry</w:t>
        </w:r>
        <w:r w:rsidR="00472557">
          <w:rPr>
            <w:webHidden/>
          </w:rPr>
          <w:tab/>
        </w:r>
        <w:r w:rsidR="00472557">
          <w:rPr>
            <w:webHidden/>
          </w:rPr>
          <w:fldChar w:fldCharType="begin"/>
        </w:r>
        <w:r w:rsidR="00472557">
          <w:rPr>
            <w:webHidden/>
          </w:rPr>
          <w:instrText xml:space="preserve"> PAGEREF _Toc439255215 \h </w:instrText>
        </w:r>
        <w:r w:rsidR="00472557">
          <w:rPr>
            <w:webHidden/>
          </w:rPr>
        </w:r>
        <w:r w:rsidR="00472557">
          <w:rPr>
            <w:webHidden/>
          </w:rPr>
          <w:fldChar w:fldCharType="separate"/>
        </w:r>
        <w:r w:rsidR="00472557">
          <w:rPr>
            <w:webHidden/>
          </w:rPr>
          <w:t>11</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16" w:history="1">
        <w:r w:rsidR="00472557" w:rsidRPr="008D5762">
          <w:rPr>
            <w:rStyle w:val="Hyperlink"/>
          </w:rPr>
          <w:t>3.1</w:t>
        </w:r>
        <w:r w:rsidR="00472557">
          <w:rPr>
            <w:rFonts w:asciiTheme="minorHAnsi" w:eastAsiaTheme="minorEastAsia" w:hAnsiTheme="minorHAnsi" w:cstheme="minorBidi"/>
          </w:rPr>
          <w:tab/>
        </w:r>
        <w:r w:rsidR="00472557" w:rsidRPr="008D5762">
          <w:rPr>
            <w:rStyle w:val="Hyperlink"/>
          </w:rPr>
          <w:t>Process Overview</w:t>
        </w:r>
        <w:r w:rsidR="00472557">
          <w:rPr>
            <w:webHidden/>
          </w:rPr>
          <w:tab/>
        </w:r>
        <w:r w:rsidR="00472557">
          <w:rPr>
            <w:webHidden/>
          </w:rPr>
          <w:fldChar w:fldCharType="begin"/>
        </w:r>
        <w:r w:rsidR="00472557">
          <w:rPr>
            <w:webHidden/>
          </w:rPr>
          <w:instrText xml:space="preserve"> PAGEREF _Toc439255216 \h </w:instrText>
        </w:r>
        <w:r w:rsidR="00472557">
          <w:rPr>
            <w:webHidden/>
          </w:rPr>
        </w:r>
        <w:r w:rsidR="00472557">
          <w:rPr>
            <w:webHidden/>
          </w:rPr>
          <w:fldChar w:fldCharType="separate"/>
        </w:r>
        <w:r w:rsidR="00472557">
          <w:rPr>
            <w:webHidden/>
          </w:rPr>
          <w:t>11</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17" w:history="1">
        <w:r w:rsidR="00472557" w:rsidRPr="008D5762">
          <w:rPr>
            <w:rStyle w:val="Hyperlink"/>
          </w:rPr>
          <w:t>3.1.1</w:t>
        </w:r>
        <w:r w:rsidR="00472557">
          <w:rPr>
            <w:rFonts w:asciiTheme="minorHAnsi" w:eastAsiaTheme="minorEastAsia" w:hAnsiTheme="minorHAnsi" w:cstheme="minorBidi"/>
          </w:rPr>
          <w:tab/>
        </w:r>
        <w:r w:rsidR="00472557" w:rsidRPr="008D5762">
          <w:rPr>
            <w:rStyle w:val="Hyperlink"/>
          </w:rPr>
          <w:t>The Project Home Page</w:t>
        </w:r>
        <w:r w:rsidR="00472557">
          <w:rPr>
            <w:webHidden/>
          </w:rPr>
          <w:tab/>
        </w:r>
        <w:r w:rsidR="00472557">
          <w:rPr>
            <w:webHidden/>
          </w:rPr>
          <w:fldChar w:fldCharType="begin"/>
        </w:r>
        <w:r w:rsidR="00472557">
          <w:rPr>
            <w:webHidden/>
          </w:rPr>
          <w:instrText xml:space="preserve"> PAGEREF _Toc439255217 \h </w:instrText>
        </w:r>
        <w:r w:rsidR="00472557">
          <w:rPr>
            <w:webHidden/>
          </w:rPr>
        </w:r>
        <w:r w:rsidR="00472557">
          <w:rPr>
            <w:webHidden/>
          </w:rPr>
          <w:fldChar w:fldCharType="separate"/>
        </w:r>
        <w:r w:rsidR="00472557">
          <w:rPr>
            <w:webHidden/>
          </w:rPr>
          <w:t>11</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18" w:history="1">
        <w:r w:rsidR="00472557" w:rsidRPr="008D5762">
          <w:rPr>
            <w:rStyle w:val="Hyperlink"/>
          </w:rPr>
          <w:t>3.1.2</w:t>
        </w:r>
        <w:r w:rsidR="00472557">
          <w:rPr>
            <w:rFonts w:asciiTheme="minorHAnsi" w:eastAsiaTheme="minorEastAsia" w:hAnsiTheme="minorHAnsi" w:cstheme="minorBidi"/>
          </w:rPr>
          <w:tab/>
        </w:r>
        <w:r w:rsidR="00472557" w:rsidRPr="008D5762">
          <w:rPr>
            <w:rStyle w:val="Hyperlink"/>
          </w:rPr>
          <w:t>Search</w:t>
        </w:r>
        <w:r w:rsidR="00472557">
          <w:rPr>
            <w:webHidden/>
          </w:rPr>
          <w:tab/>
        </w:r>
        <w:r w:rsidR="00472557">
          <w:rPr>
            <w:webHidden/>
          </w:rPr>
          <w:fldChar w:fldCharType="begin"/>
        </w:r>
        <w:r w:rsidR="00472557">
          <w:rPr>
            <w:webHidden/>
          </w:rPr>
          <w:instrText xml:space="preserve"> PAGEREF _Toc439255218 \h </w:instrText>
        </w:r>
        <w:r w:rsidR="00472557">
          <w:rPr>
            <w:webHidden/>
          </w:rPr>
        </w:r>
        <w:r w:rsidR="00472557">
          <w:rPr>
            <w:webHidden/>
          </w:rPr>
          <w:fldChar w:fldCharType="separate"/>
        </w:r>
        <w:r w:rsidR="00472557">
          <w:rPr>
            <w:webHidden/>
          </w:rPr>
          <w:t>12</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19" w:history="1">
        <w:r w:rsidR="00472557" w:rsidRPr="008D5762">
          <w:rPr>
            <w:rStyle w:val="Hyperlink"/>
          </w:rPr>
          <w:t>3.2</w:t>
        </w:r>
        <w:r w:rsidR="00472557">
          <w:rPr>
            <w:rFonts w:asciiTheme="minorHAnsi" w:eastAsiaTheme="minorEastAsia" w:hAnsiTheme="minorHAnsi" w:cstheme="minorBidi"/>
          </w:rPr>
          <w:tab/>
        </w:r>
        <w:r w:rsidR="00472557" w:rsidRPr="008D5762">
          <w:rPr>
            <w:rStyle w:val="Hyperlink"/>
          </w:rPr>
          <w:t>Case List</w:t>
        </w:r>
        <w:r w:rsidR="00472557">
          <w:rPr>
            <w:webHidden/>
          </w:rPr>
          <w:tab/>
        </w:r>
        <w:r w:rsidR="00472557">
          <w:rPr>
            <w:webHidden/>
          </w:rPr>
          <w:fldChar w:fldCharType="begin"/>
        </w:r>
        <w:r w:rsidR="00472557">
          <w:rPr>
            <w:webHidden/>
          </w:rPr>
          <w:instrText xml:space="preserve"> PAGEREF _Toc439255219 \h </w:instrText>
        </w:r>
        <w:r w:rsidR="00472557">
          <w:rPr>
            <w:webHidden/>
          </w:rPr>
        </w:r>
        <w:r w:rsidR="00472557">
          <w:rPr>
            <w:webHidden/>
          </w:rPr>
          <w:fldChar w:fldCharType="separate"/>
        </w:r>
        <w:r w:rsidR="00472557">
          <w:rPr>
            <w:webHidden/>
          </w:rPr>
          <w:t>15</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20" w:history="1">
        <w:r w:rsidR="00472557" w:rsidRPr="008D5762">
          <w:rPr>
            <w:rStyle w:val="Hyperlink"/>
          </w:rPr>
          <w:t>3.3</w:t>
        </w:r>
        <w:r w:rsidR="00472557">
          <w:rPr>
            <w:rFonts w:asciiTheme="minorHAnsi" w:eastAsiaTheme="minorEastAsia" w:hAnsiTheme="minorHAnsi" w:cstheme="minorBidi"/>
          </w:rPr>
          <w:tab/>
        </w:r>
        <w:r w:rsidR="00472557" w:rsidRPr="008D5762">
          <w:rPr>
            <w:rStyle w:val="Hyperlink"/>
          </w:rPr>
          <w:t>Candidate List</w:t>
        </w:r>
        <w:r w:rsidR="00472557">
          <w:rPr>
            <w:webHidden/>
          </w:rPr>
          <w:tab/>
        </w:r>
        <w:r w:rsidR="00472557">
          <w:rPr>
            <w:webHidden/>
          </w:rPr>
          <w:fldChar w:fldCharType="begin"/>
        </w:r>
        <w:r w:rsidR="00472557">
          <w:rPr>
            <w:webHidden/>
          </w:rPr>
          <w:instrText xml:space="preserve"> PAGEREF _Toc439255220 \h </w:instrText>
        </w:r>
        <w:r w:rsidR="00472557">
          <w:rPr>
            <w:webHidden/>
          </w:rPr>
        </w:r>
        <w:r w:rsidR="00472557">
          <w:rPr>
            <w:webHidden/>
          </w:rPr>
          <w:fldChar w:fldCharType="separate"/>
        </w:r>
        <w:r w:rsidR="00472557">
          <w:rPr>
            <w:webHidden/>
          </w:rPr>
          <w:t>15</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21" w:history="1">
        <w:r w:rsidR="00472557" w:rsidRPr="008D5762">
          <w:rPr>
            <w:rStyle w:val="Hyperlink"/>
          </w:rPr>
          <w:t>3.4</w:t>
        </w:r>
        <w:r w:rsidR="00472557">
          <w:rPr>
            <w:rFonts w:asciiTheme="minorHAnsi" w:eastAsiaTheme="minorEastAsia" w:hAnsiTheme="minorHAnsi" w:cstheme="minorBidi"/>
          </w:rPr>
          <w:tab/>
        </w:r>
        <w:r w:rsidR="00472557" w:rsidRPr="008D5762">
          <w:rPr>
            <w:rStyle w:val="Hyperlink"/>
          </w:rPr>
          <w:t>Uploading Files</w:t>
        </w:r>
        <w:r w:rsidR="00472557">
          <w:rPr>
            <w:webHidden/>
          </w:rPr>
          <w:tab/>
        </w:r>
        <w:r w:rsidR="00472557">
          <w:rPr>
            <w:webHidden/>
          </w:rPr>
          <w:fldChar w:fldCharType="begin"/>
        </w:r>
        <w:r w:rsidR="00472557">
          <w:rPr>
            <w:webHidden/>
          </w:rPr>
          <w:instrText xml:space="preserve"> PAGEREF _Toc439255221 \h </w:instrText>
        </w:r>
        <w:r w:rsidR="00472557">
          <w:rPr>
            <w:webHidden/>
          </w:rPr>
        </w:r>
        <w:r w:rsidR="00472557">
          <w:rPr>
            <w:webHidden/>
          </w:rPr>
          <w:fldChar w:fldCharType="separate"/>
        </w:r>
        <w:r w:rsidR="00472557">
          <w:rPr>
            <w:webHidden/>
          </w:rPr>
          <w:t>16</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22" w:history="1">
        <w:r w:rsidR="00472557" w:rsidRPr="008D5762">
          <w:rPr>
            <w:rStyle w:val="Hyperlink"/>
          </w:rPr>
          <w:t>3.4.1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_Toc439255222 \h </w:instrText>
        </w:r>
        <w:r w:rsidR="00472557">
          <w:rPr>
            <w:webHidden/>
          </w:rPr>
        </w:r>
        <w:r w:rsidR="00472557">
          <w:rPr>
            <w:webHidden/>
          </w:rPr>
          <w:fldChar w:fldCharType="separate"/>
        </w:r>
        <w:r w:rsidR="00472557">
          <w:rPr>
            <w:webHidden/>
          </w:rPr>
          <w:t>16</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23" w:history="1">
        <w:r w:rsidR="00472557" w:rsidRPr="008D5762">
          <w:rPr>
            <w:rStyle w:val="Hyperlink"/>
          </w:rPr>
          <w:t>3.5</w:t>
        </w:r>
        <w:r w:rsidR="00472557">
          <w:rPr>
            <w:rFonts w:asciiTheme="minorHAnsi" w:eastAsiaTheme="minorEastAsia" w:hAnsiTheme="minorHAnsi" w:cstheme="minorBidi"/>
          </w:rPr>
          <w:tab/>
        </w:r>
        <w:r w:rsidR="00472557" w:rsidRPr="008D5762">
          <w:rPr>
            <w:rStyle w:val="Hyperlink"/>
          </w:rPr>
          <w:t>Downloading a File</w:t>
        </w:r>
        <w:r w:rsidR="00472557">
          <w:rPr>
            <w:webHidden/>
          </w:rPr>
          <w:tab/>
        </w:r>
        <w:r w:rsidR="00472557">
          <w:rPr>
            <w:webHidden/>
          </w:rPr>
          <w:fldChar w:fldCharType="begin"/>
        </w:r>
        <w:r w:rsidR="00472557">
          <w:rPr>
            <w:webHidden/>
          </w:rPr>
          <w:instrText xml:space="preserve"> PAGEREF _Toc439255223 \h </w:instrText>
        </w:r>
        <w:r w:rsidR="00472557">
          <w:rPr>
            <w:webHidden/>
          </w:rPr>
        </w:r>
        <w:r w:rsidR="00472557">
          <w:rPr>
            <w:webHidden/>
          </w:rPr>
          <w:fldChar w:fldCharType="separate"/>
        </w:r>
        <w:r w:rsidR="00472557">
          <w:rPr>
            <w:webHidden/>
          </w:rPr>
          <w:t>17</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24" w:history="1">
        <w:r w:rsidR="00472557" w:rsidRPr="008D5762">
          <w:rPr>
            <w:rStyle w:val="Hyperlink"/>
          </w:rPr>
          <w:t>3.6</w:t>
        </w:r>
        <w:r w:rsidR="00472557">
          <w:rPr>
            <w:rFonts w:asciiTheme="minorHAnsi" w:eastAsiaTheme="minorEastAsia" w:hAnsiTheme="minorHAnsi" w:cstheme="minorBidi"/>
          </w:rPr>
          <w:tab/>
        </w:r>
        <w:r w:rsidR="00472557" w:rsidRPr="008D5762">
          <w:rPr>
            <w:rStyle w:val="Hyperlink"/>
          </w:rPr>
          <w:t>Submitting the Case for Review and Processing</w:t>
        </w:r>
        <w:r w:rsidR="00472557">
          <w:rPr>
            <w:webHidden/>
          </w:rPr>
          <w:tab/>
        </w:r>
        <w:r w:rsidR="00472557">
          <w:rPr>
            <w:webHidden/>
          </w:rPr>
          <w:fldChar w:fldCharType="begin"/>
        </w:r>
        <w:r w:rsidR="00472557">
          <w:rPr>
            <w:webHidden/>
          </w:rPr>
          <w:instrText xml:space="preserve"> PAGEREF _Toc439255224 \h </w:instrText>
        </w:r>
        <w:r w:rsidR="00472557">
          <w:rPr>
            <w:webHidden/>
          </w:rPr>
        </w:r>
        <w:r w:rsidR="00472557">
          <w:rPr>
            <w:webHidden/>
          </w:rPr>
          <w:fldChar w:fldCharType="separate"/>
        </w:r>
        <w:r w:rsidR="00472557">
          <w:rPr>
            <w:webHidden/>
          </w:rPr>
          <w:t>17</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25" w:history="1">
        <w:r w:rsidR="00472557" w:rsidRPr="008D5762">
          <w:rPr>
            <w:rStyle w:val="Hyperlink"/>
          </w:rPr>
          <w:t>3.6.1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_Toc439255225 \h </w:instrText>
        </w:r>
        <w:r w:rsidR="00472557">
          <w:rPr>
            <w:webHidden/>
          </w:rPr>
        </w:r>
        <w:r w:rsidR="00472557">
          <w:rPr>
            <w:webHidden/>
          </w:rPr>
          <w:fldChar w:fldCharType="separate"/>
        </w:r>
        <w:r w:rsidR="00472557">
          <w:rPr>
            <w:webHidden/>
          </w:rPr>
          <w:t>17</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26" w:history="1">
        <w:r w:rsidR="00472557" w:rsidRPr="008D5762">
          <w:rPr>
            <w:rStyle w:val="Hyperlink"/>
          </w:rPr>
          <w:t>3.6.2</w:t>
        </w:r>
        <w:r w:rsidR="00472557">
          <w:rPr>
            <w:rFonts w:asciiTheme="minorHAnsi" w:eastAsiaTheme="minorEastAsia" w:hAnsiTheme="minorHAnsi" w:cstheme="minorBidi"/>
          </w:rPr>
          <w:tab/>
        </w:r>
        <w:r w:rsidR="00472557" w:rsidRPr="008D5762">
          <w:rPr>
            <w:rStyle w:val="Hyperlink"/>
          </w:rPr>
          <w:t>Failure to Provide All Required Information</w:t>
        </w:r>
        <w:r w:rsidR="00472557">
          <w:rPr>
            <w:webHidden/>
          </w:rPr>
          <w:tab/>
        </w:r>
        <w:r w:rsidR="00472557">
          <w:rPr>
            <w:webHidden/>
          </w:rPr>
          <w:fldChar w:fldCharType="begin"/>
        </w:r>
        <w:r w:rsidR="00472557">
          <w:rPr>
            <w:webHidden/>
          </w:rPr>
          <w:instrText xml:space="preserve"> PAGEREF _Toc439255226 \h </w:instrText>
        </w:r>
        <w:r w:rsidR="00472557">
          <w:rPr>
            <w:webHidden/>
          </w:rPr>
        </w:r>
        <w:r w:rsidR="00472557">
          <w:rPr>
            <w:webHidden/>
          </w:rPr>
          <w:fldChar w:fldCharType="separate"/>
        </w:r>
        <w:r w:rsidR="00472557">
          <w:rPr>
            <w:webHidden/>
          </w:rPr>
          <w:t>17</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27" w:history="1">
        <w:r w:rsidR="00472557" w:rsidRPr="008D5762">
          <w:rPr>
            <w:rStyle w:val="Hyperlink"/>
          </w:rPr>
          <w:t>3.7</w:t>
        </w:r>
        <w:r w:rsidR="00472557">
          <w:rPr>
            <w:rFonts w:asciiTheme="minorHAnsi" w:eastAsiaTheme="minorEastAsia" w:hAnsiTheme="minorHAnsi" w:cstheme="minorBidi"/>
          </w:rPr>
          <w:tab/>
        </w:r>
        <w:r w:rsidR="00472557" w:rsidRPr="008D5762">
          <w:rPr>
            <w:rStyle w:val="Hyperlink"/>
          </w:rPr>
          <w:t>Responding to Irregularities found in Review</w:t>
        </w:r>
        <w:r w:rsidR="00472557">
          <w:rPr>
            <w:webHidden/>
          </w:rPr>
          <w:tab/>
        </w:r>
        <w:r w:rsidR="00472557">
          <w:rPr>
            <w:webHidden/>
          </w:rPr>
          <w:fldChar w:fldCharType="begin"/>
        </w:r>
        <w:r w:rsidR="00472557">
          <w:rPr>
            <w:webHidden/>
          </w:rPr>
          <w:instrText xml:space="preserve"> PAGEREF _Toc439255227 \h </w:instrText>
        </w:r>
        <w:r w:rsidR="00472557">
          <w:rPr>
            <w:webHidden/>
          </w:rPr>
        </w:r>
        <w:r w:rsidR="00472557">
          <w:rPr>
            <w:webHidden/>
          </w:rPr>
          <w:fldChar w:fldCharType="separate"/>
        </w:r>
        <w:r w:rsidR="00472557">
          <w:rPr>
            <w:webHidden/>
          </w:rPr>
          <w:t>18</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28" w:history="1">
        <w:r w:rsidR="00472557" w:rsidRPr="008D5762">
          <w:rPr>
            <w:rStyle w:val="Hyperlink"/>
          </w:rPr>
          <w:t>3.7.1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_Toc439255228 \h </w:instrText>
        </w:r>
        <w:r w:rsidR="00472557">
          <w:rPr>
            <w:webHidden/>
          </w:rPr>
        </w:r>
        <w:r w:rsidR="00472557">
          <w:rPr>
            <w:webHidden/>
          </w:rPr>
          <w:fldChar w:fldCharType="separate"/>
        </w:r>
        <w:r w:rsidR="00472557">
          <w:rPr>
            <w:webHidden/>
          </w:rPr>
          <w:t>18</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29" w:history="1">
        <w:r w:rsidR="00472557" w:rsidRPr="008D5762">
          <w:rPr>
            <w:rStyle w:val="Hyperlink"/>
          </w:rPr>
          <w:t>3.8</w:t>
        </w:r>
        <w:r w:rsidR="00472557">
          <w:rPr>
            <w:rFonts w:asciiTheme="minorHAnsi" w:eastAsiaTheme="minorEastAsia" w:hAnsiTheme="minorHAnsi" w:cstheme="minorBidi"/>
          </w:rPr>
          <w:tab/>
        </w:r>
        <w:r w:rsidR="00472557" w:rsidRPr="008D5762">
          <w:rPr>
            <w:rStyle w:val="Hyperlink"/>
          </w:rPr>
          <w:t>Viewing Deviations</w:t>
        </w:r>
        <w:r w:rsidR="00472557">
          <w:rPr>
            <w:webHidden/>
          </w:rPr>
          <w:tab/>
        </w:r>
        <w:r w:rsidR="00472557">
          <w:rPr>
            <w:webHidden/>
          </w:rPr>
          <w:fldChar w:fldCharType="begin"/>
        </w:r>
        <w:r w:rsidR="00472557">
          <w:rPr>
            <w:webHidden/>
          </w:rPr>
          <w:instrText xml:space="preserve"> PAGEREF _Toc439255229 \h </w:instrText>
        </w:r>
        <w:r w:rsidR="00472557">
          <w:rPr>
            <w:webHidden/>
          </w:rPr>
        </w:r>
        <w:r w:rsidR="00472557">
          <w:rPr>
            <w:webHidden/>
          </w:rPr>
          <w:fldChar w:fldCharType="separate"/>
        </w:r>
        <w:r w:rsidR="00472557">
          <w:rPr>
            <w:webHidden/>
          </w:rPr>
          <w:t>19</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30" w:history="1">
        <w:r w:rsidR="00472557" w:rsidRPr="008D5762">
          <w:rPr>
            <w:rStyle w:val="Hyperlink"/>
          </w:rPr>
          <w:t>3.8.1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_Toc439255230 \h </w:instrText>
        </w:r>
        <w:r w:rsidR="00472557">
          <w:rPr>
            <w:webHidden/>
          </w:rPr>
        </w:r>
        <w:r w:rsidR="00472557">
          <w:rPr>
            <w:webHidden/>
          </w:rPr>
          <w:fldChar w:fldCharType="separate"/>
        </w:r>
        <w:r w:rsidR="00472557">
          <w:rPr>
            <w:webHidden/>
          </w:rPr>
          <w:t>19</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31" w:history="1">
        <w:r w:rsidR="00472557" w:rsidRPr="008D5762">
          <w:rPr>
            <w:rStyle w:val="Hyperlink"/>
          </w:rPr>
          <w:t>3.9</w:t>
        </w:r>
        <w:r w:rsidR="00472557">
          <w:rPr>
            <w:rFonts w:asciiTheme="minorHAnsi" w:eastAsiaTheme="minorEastAsia" w:hAnsiTheme="minorHAnsi" w:cstheme="minorBidi"/>
          </w:rPr>
          <w:tab/>
        </w:r>
        <w:r w:rsidR="00472557" w:rsidRPr="008D5762">
          <w:rPr>
            <w:rStyle w:val="Hyperlink"/>
          </w:rPr>
          <w:t>Adding a New Candidate</w:t>
        </w:r>
        <w:r w:rsidR="00472557">
          <w:rPr>
            <w:webHidden/>
          </w:rPr>
          <w:tab/>
        </w:r>
        <w:r w:rsidR="00472557">
          <w:rPr>
            <w:webHidden/>
          </w:rPr>
          <w:fldChar w:fldCharType="begin"/>
        </w:r>
        <w:r w:rsidR="00472557">
          <w:rPr>
            <w:webHidden/>
          </w:rPr>
          <w:instrText xml:space="preserve"> PAGEREF _Toc439255231 \h </w:instrText>
        </w:r>
        <w:r w:rsidR="00472557">
          <w:rPr>
            <w:webHidden/>
          </w:rPr>
        </w:r>
        <w:r w:rsidR="00472557">
          <w:rPr>
            <w:webHidden/>
          </w:rPr>
          <w:fldChar w:fldCharType="separate"/>
        </w:r>
        <w:r w:rsidR="00472557">
          <w:rPr>
            <w:webHidden/>
          </w:rPr>
          <w:t>19</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32" w:history="1">
        <w:r w:rsidR="00472557" w:rsidRPr="008D5762">
          <w:rPr>
            <w:rStyle w:val="Hyperlink"/>
          </w:rPr>
          <w:t>3.9.1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_Toc439255232 \h </w:instrText>
        </w:r>
        <w:r w:rsidR="00472557">
          <w:rPr>
            <w:webHidden/>
          </w:rPr>
        </w:r>
        <w:r w:rsidR="00472557">
          <w:rPr>
            <w:webHidden/>
          </w:rPr>
          <w:fldChar w:fldCharType="separate"/>
        </w:r>
        <w:r w:rsidR="00472557">
          <w:rPr>
            <w:webHidden/>
          </w:rPr>
          <w:t>20</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33" w:history="1">
        <w:r w:rsidR="00472557" w:rsidRPr="008D5762">
          <w:rPr>
            <w:rStyle w:val="Hyperlink"/>
          </w:rPr>
          <w:t>3.10</w:t>
        </w:r>
        <w:r w:rsidR="00472557">
          <w:rPr>
            <w:rFonts w:asciiTheme="minorHAnsi" w:eastAsiaTheme="minorEastAsia" w:hAnsiTheme="minorHAnsi" w:cstheme="minorBidi"/>
          </w:rPr>
          <w:tab/>
        </w:r>
        <w:r w:rsidR="00472557" w:rsidRPr="008D5762">
          <w:rPr>
            <w:rStyle w:val="Hyperlink"/>
          </w:rPr>
          <w:t>Adding a Screening Enrollment Form to a Candidate</w:t>
        </w:r>
        <w:r w:rsidR="00472557">
          <w:rPr>
            <w:webHidden/>
          </w:rPr>
          <w:tab/>
        </w:r>
        <w:r w:rsidR="00472557">
          <w:rPr>
            <w:webHidden/>
          </w:rPr>
          <w:fldChar w:fldCharType="begin"/>
        </w:r>
        <w:r w:rsidR="00472557">
          <w:rPr>
            <w:webHidden/>
          </w:rPr>
          <w:instrText xml:space="preserve"> PAGEREF _Toc439255233 \h </w:instrText>
        </w:r>
        <w:r w:rsidR="00472557">
          <w:rPr>
            <w:webHidden/>
          </w:rPr>
        </w:r>
        <w:r w:rsidR="00472557">
          <w:rPr>
            <w:webHidden/>
          </w:rPr>
          <w:fldChar w:fldCharType="separate"/>
        </w:r>
        <w:r w:rsidR="00472557">
          <w:rPr>
            <w:webHidden/>
          </w:rPr>
          <w:t>21</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34" w:history="1">
        <w:r w:rsidR="00472557" w:rsidRPr="008D5762">
          <w:rPr>
            <w:rStyle w:val="Hyperlink"/>
          </w:rPr>
          <w:t>3.10.1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_Toc439255234 \h </w:instrText>
        </w:r>
        <w:r w:rsidR="00472557">
          <w:rPr>
            <w:webHidden/>
          </w:rPr>
        </w:r>
        <w:r w:rsidR="00472557">
          <w:rPr>
            <w:webHidden/>
          </w:rPr>
          <w:fldChar w:fldCharType="separate"/>
        </w:r>
        <w:r w:rsidR="00472557">
          <w:rPr>
            <w:webHidden/>
          </w:rPr>
          <w:t>21</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35" w:history="1">
        <w:r w:rsidR="00472557" w:rsidRPr="008D5762">
          <w:rPr>
            <w:rStyle w:val="Hyperlink"/>
          </w:rPr>
          <w:t>3.11</w:t>
        </w:r>
        <w:r w:rsidR="00472557">
          <w:rPr>
            <w:rFonts w:asciiTheme="minorHAnsi" w:eastAsiaTheme="minorEastAsia" w:hAnsiTheme="minorHAnsi" w:cstheme="minorBidi"/>
          </w:rPr>
          <w:tab/>
        </w:r>
        <w:r w:rsidR="00472557" w:rsidRPr="008D5762">
          <w:rPr>
            <w:rStyle w:val="Hyperlink"/>
          </w:rPr>
          <w:t>Candidate Consent Form</w:t>
        </w:r>
        <w:r w:rsidR="00472557">
          <w:rPr>
            <w:webHidden/>
          </w:rPr>
          <w:tab/>
        </w:r>
        <w:r w:rsidR="00472557">
          <w:rPr>
            <w:webHidden/>
          </w:rPr>
          <w:fldChar w:fldCharType="begin"/>
        </w:r>
        <w:r w:rsidR="00472557">
          <w:rPr>
            <w:webHidden/>
          </w:rPr>
          <w:instrText xml:space="preserve"> PAGEREF _Toc439255235 \h </w:instrText>
        </w:r>
        <w:r w:rsidR="00472557">
          <w:rPr>
            <w:webHidden/>
          </w:rPr>
        </w:r>
        <w:r w:rsidR="00472557">
          <w:rPr>
            <w:webHidden/>
          </w:rPr>
          <w:fldChar w:fldCharType="separate"/>
        </w:r>
        <w:r w:rsidR="00472557">
          <w:rPr>
            <w:webHidden/>
          </w:rPr>
          <w:t>24</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36" w:history="1">
        <w:r w:rsidR="00472557" w:rsidRPr="008D5762">
          <w:rPr>
            <w:rStyle w:val="Hyperlink"/>
          </w:rPr>
          <w:t>3.11.1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_Toc439255236 \h </w:instrText>
        </w:r>
        <w:r w:rsidR="00472557">
          <w:rPr>
            <w:webHidden/>
          </w:rPr>
        </w:r>
        <w:r w:rsidR="00472557">
          <w:rPr>
            <w:webHidden/>
          </w:rPr>
          <w:fldChar w:fldCharType="separate"/>
        </w:r>
        <w:r w:rsidR="00472557">
          <w:rPr>
            <w:webHidden/>
          </w:rPr>
          <w:t>24</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37" w:history="1">
        <w:r w:rsidR="00472557" w:rsidRPr="008D5762">
          <w:rPr>
            <w:rStyle w:val="Hyperlink"/>
          </w:rPr>
          <w:t>3.12</w:t>
        </w:r>
        <w:r w:rsidR="00472557">
          <w:rPr>
            <w:rFonts w:asciiTheme="minorHAnsi" w:eastAsiaTheme="minorEastAsia" w:hAnsiTheme="minorHAnsi" w:cstheme="minorBidi"/>
          </w:rPr>
          <w:tab/>
        </w:r>
        <w:r w:rsidR="00472557" w:rsidRPr="008D5762">
          <w:rPr>
            <w:rStyle w:val="Hyperlink"/>
          </w:rPr>
          <w:t>Entering Candidate Demographics Form</w:t>
        </w:r>
        <w:r w:rsidR="00472557">
          <w:rPr>
            <w:webHidden/>
          </w:rPr>
          <w:tab/>
        </w:r>
        <w:r w:rsidR="00472557">
          <w:rPr>
            <w:webHidden/>
          </w:rPr>
          <w:fldChar w:fldCharType="begin"/>
        </w:r>
        <w:r w:rsidR="00472557">
          <w:rPr>
            <w:webHidden/>
          </w:rPr>
          <w:instrText xml:space="preserve"> PAGEREF _Toc439255237 \h </w:instrText>
        </w:r>
        <w:r w:rsidR="00472557">
          <w:rPr>
            <w:webHidden/>
          </w:rPr>
        </w:r>
        <w:r w:rsidR="00472557">
          <w:rPr>
            <w:webHidden/>
          </w:rPr>
          <w:fldChar w:fldCharType="separate"/>
        </w:r>
        <w:r w:rsidR="00472557">
          <w:rPr>
            <w:webHidden/>
          </w:rPr>
          <w:t>27</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38" w:history="1">
        <w:r w:rsidR="00472557" w:rsidRPr="008D5762">
          <w:rPr>
            <w:rStyle w:val="Hyperlink"/>
          </w:rPr>
          <w:t>3.12.1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_Toc439255238 \h </w:instrText>
        </w:r>
        <w:r w:rsidR="00472557">
          <w:rPr>
            <w:webHidden/>
          </w:rPr>
        </w:r>
        <w:r w:rsidR="00472557">
          <w:rPr>
            <w:webHidden/>
          </w:rPr>
          <w:fldChar w:fldCharType="separate"/>
        </w:r>
        <w:r w:rsidR="00472557">
          <w:rPr>
            <w:webHidden/>
          </w:rPr>
          <w:t>27</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39" w:history="1">
        <w:r w:rsidR="00472557" w:rsidRPr="008D5762">
          <w:rPr>
            <w:rStyle w:val="Hyperlink"/>
          </w:rPr>
          <w:t>3.13</w:t>
        </w:r>
        <w:r w:rsidR="00472557">
          <w:rPr>
            <w:rFonts w:asciiTheme="minorHAnsi" w:eastAsiaTheme="minorEastAsia" w:hAnsiTheme="minorHAnsi" w:cstheme="minorBidi"/>
          </w:rPr>
          <w:tab/>
        </w:r>
        <w:r w:rsidR="00472557" w:rsidRPr="008D5762">
          <w:rPr>
            <w:rStyle w:val="Hyperlink"/>
          </w:rPr>
          <w:t>Entering Candidate Health History Form</w:t>
        </w:r>
        <w:r w:rsidR="00472557">
          <w:rPr>
            <w:webHidden/>
          </w:rPr>
          <w:tab/>
        </w:r>
        <w:r w:rsidR="00472557">
          <w:rPr>
            <w:webHidden/>
          </w:rPr>
          <w:fldChar w:fldCharType="begin"/>
        </w:r>
        <w:r w:rsidR="00472557">
          <w:rPr>
            <w:webHidden/>
          </w:rPr>
          <w:instrText xml:space="preserve"> PAGEREF _Toc439255239 \h </w:instrText>
        </w:r>
        <w:r w:rsidR="00472557">
          <w:rPr>
            <w:webHidden/>
          </w:rPr>
        </w:r>
        <w:r w:rsidR="00472557">
          <w:rPr>
            <w:webHidden/>
          </w:rPr>
          <w:fldChar w:fldCharType="separate"/>
        </w:r>
        <w:r w:rsidR="00472557">
          <w:rPr>
            <w:webHidden/>
          </w:rPr>
          <w:t>27</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40" w:history="1">
        <w:r w:rsidR="00472557" w:rsidRPr="008D5762">
          <w:rPr>
            <w:rStyle w:val="Hyperlink"/>
          </w:rPr>
          <w:t>3.13.1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_Toc439255240 \h </w:instrText>
        </w:r>
        <w:r w:rsidR="00472557">
          <w:rPr>
            <w:webHidden/>
          </w:rPr>
        </w:r>
        <w:r w:rsidR="00472557">
          <w:rPr>
            <w:webHidden/>
          </w:rPr>
          <w:fldChar w:fldCharType="separate"/>
        </w:r>
        <w:r w:rsidR="00472557">
          <w:rPr>
            <w:webHidden/>
          </w:rPr>
          <w:t>27</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41" w:history="1">
        <w:r w:rsidR="00472557" w:rsidRPr="008D5762">
          <w:rPr>
            <w:rStyle w:val="Hyperlink"/>
          </w:rPr>
          <w:t>3.14</w:t>
        </w:r>
        <w:r w:rsidR="00472557">
          <w:rPr>
            <w:rFonts w:asciiTheme="minorHAnsi" w:eastAsiaTheme="minorEastAsia" w:hAnsiTheme="minorHAnsi" w:cstheme="minorBidi"/>
          </w:rPr>
          <w:tab/>
        </w:r>
        <w:r w:rsidR="00472557" w:rsidRPr="008D5762">
          <w:rPr>
            <w:rStyle w:val="Hyperlink"/>
          </w:rPr>
          <w:t>Entering Candidate Social History Form</w:t>
        </w:r>
        <w:r w:rsidR="00472557">
          <w:rPr>
            <w:webHidden/>
          </w:rPr>
          <w:tab/>
        </w:r>
        <w:r w:rsidR="00472557">
          <w:rPr>
            <w:webHidden/>
          </w:rPr>
          <w:fldChar w:fldCharType="begin"/>
        </w:r>
        <w:r w:rsidR="00472557">
          <w:rPr>
            <w:webHidden/>
          </w:rPr>
          <w:instrText xml:space="preserve"> PAGEREF _Toc439255241 \h </w:instrText>
        </w:r>
        <w:r w:rsidR="00472557">
          <w:rPr>
            <w:webHidden/>
          </w:rPr>
        </w:r>
        <w:r w:rsidR="00472557">
          <w:rPr>
            <w:webHidden/>
          </w:rPr>
          <w:fldChar w:fldCharType="separate"/>
        </w:r>
        <w:r w:rsidR="00472557">
          <w:rPr>
            <w:webHidden/>
          </w:rPr>
          <w:t>27</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42" w:history="1">
        <w:r w:rsidR="00472557" w:rsidRPr="008D5762">
          <w:rPr>
            <w:rStyle w:val="Hyperlink"/>
          </w:rPr>
          <w:t>3.14.1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_Toc439255242 \h </w:instrText>
        </w:r>
        <w:r w:rsidR="00472557">
          <w:rPr>
            <w:webHidden/>
          </w:rPr>
        </w:r>
        <w:r w:rsidR="00472557">
          <w:rPr>
            <w:webHidden/>
          </w:rPr>
          <w:fldChar w:fldCharType="separate"/>
        </w:r>
        <w:r w:rsidR="00472557">
          <w:rPr>
            <w:webHidden/>
          </w:rPr>
          <w:t>27</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43" w:history="1">
        <w:r w:rsidR="00472557" w:rsidRPr="008D5762">
          <w:rPr>
            <w:rStyle w:val="Hyperlink"/>
          </w:rPr>
          <w:t>3.15</w:t>
        </w:r>
        <w:r w:rsidR="00472557">
          <w:rPr>
            <w:rFonts w:asciiTheme="minorHAnsi" w:eastAsiaTheme="minorEastAsia" w:hAnsiTheme="minorHAnsi" w:cstheme="minorBidi"/>
          </w:rPr>
          <w:tab/>
        </w:r>
        <w:r w:rsidR="00472557" w:rsidRPr="008D5762">
          <w:rPr>
            <w:rStyle w:val="Hyperlink"/>
          </w:rPr>
          <w:t>Adding Candidate CaseRecords</w:t>
        </w:r>
        <w:r w:rsidR="00472557">
          <w:rPr>
            <w:webHidden/>
          </w:rPr>
          <w:tab/>
        </w:r>
        <w:r w:rsidR="00472557">
          <w:rPr>
            <w:webHidden/>
          </w:rPr>
          <w:fldChar w:fldCharType="begin"/>
        </w:r>
        <w:r w:rsidR="00472557">
          <w:rPr>
            <w:webHidden/>
          </w:rPr>
          <w:instrText xml:space="preserve"> PAGEREF _Toc439255243 \h </w:instrText>
        </w:r>
        <w:r w:rsidR="00472557">
          <w:rPr>
            <w:webHidden/>
          </w:rPr>
        </w:r>
        <w:r w:rsidR="00472557">
          <w:rPr>
            <w:webHidden/>
          </w:rPr>
          <w:fldChar w:fldCharType="separate"/>
        </w:r>
        <w:r w:rsidR="00472557">
          <w:rPr>
            <w:webHidden/>
          </w:rPr>
          <w:t>27</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44" w:history="1">
        <w:r w:rsidR="00472557" w:rsidRPr="008D5762">
          <w:rPr>
            <w:rStyle w:val="Hyperlink"/>
          </w:rPr>
          <w:t>3.15.1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_Toc439255244 \h </w:instrText>
        </w:r>
        <w:r w:rsidR="00472557">
          <w:rPr>
            <w:webHidden/>
          </w:rPr>
        </w:r>
        <w:r w:rsidR="00472557">
          <w:rPr>
            <w:webHidden/>
          </w:rPr>
          <w:fldChar w:fldCharType="separate"/>
        </w:r>
        <w:r w:rsidR="00472557">
          <w:rPr>
            <w:webHidden/>
          </w:rPr>
          <w:t>28</w:t>
        </w:r>
        <w:r w:rsidR="00472557">
          <w:rPr>
            <w:webHidden/>
          </w:rPr>
          <w:fldChar w:fldCharType="end"/>
        </w:r>
      </w:hyperlink>
    </w:p>
    <w:p w:rsidR="00472557" w:rsidRDefault="00466BB5">
      <w:pPr>
        <w:pStyle w:val="TOC1"/>
        <w:rPr>
          <w:rFonts w:asciiTheme="minorHAnsi" w:eastAsiaTheme="minorEastAsia" w:hAnsiTheme="minorHAnsi" w:cstheme="minorBidi"/>
          <w:b w:val="0"/>
          <w:bCs w:val="0"/>
          <w:caps w:val="0"/>
          <w:szCs w:val="22"/>
        </w:rPr>
      </w:pPr>
      <w:hyperlink w:anchor="_Toc439255245" w:history="1">
        <w:r w:rsidR="00472557" w:rsidRPr="008D5762">
          <w:rPr>
            <w:rStyle w:val="Hyperlink"/>
          </w:rPr>
          <w:t>4</w:t>
        </w:r>
        <w:r w:rsidR="00472557">
          <w:rPr>
            <w:rFonts w:asciiTheme="minorHAnsi" w:eastAsiaTheme="minorEastAsia" w:hAnsiTheme="minorHAnsi" w:cstheme="minorBidi"/>
            <w:b w:val="0"/>
            <w:bCs w:val="0"/>
            <w:caps w:val="0"/>
            <w:szCs w:val="22"/>
          </w:rPr>
          <w:tab/>
        </w:r>
        <w:r w:rsidR="00472557" w:rsidRPr="008D5762">
          <w:rPr>
            <w:rStyle w:val="Hyperlink"/>
          </w:rPr>
          <w:t>PRC Role</w:t>
        </w:r>
        <w:r w:rsidR="00472557">
          <w:rPr>
            <w:webHidden/>
          </w:rPr>
          <w:tab/>
        </w:r>
        <w:r w:rsidR="00472557">
          <w:rPr>
            <w:webHidden/>
          </w:rPr>
          <w:fldChar w:fldCharType="begin"/>
        </w:r>
        <w:r w:rsidR="00472557">
          <w:rPr>
            <w:webHidden/>
          </w:rPr>
          <w:instrText xml:space="preserve"> PAGEREF _Toc439255245 \h </w:instrText>
        </w:r>
        <w:r w:rsidR="00472557">
          <w:rPr>
            <w:webHidden/>
          </w:rPr>
        </w:r>
        <w:r w:rsidR="00472557">
          <w:rPr>
            <w:webHidden/>
          </w:rPr>
          <w:fldChar w:fldCharType="separate"/>
        </w:r>
        <w:r w:rsidR="00472557">
          <w:rPr>
            <w:webHidden/>
          </w:rPr>
          <w:t>28</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46" w:history="1">
        <w:r w:rsidR="00472557" w:rsidRPr="008D5762">
          <w:rPr>
            <w:rStyle w:val="Hyperlink"/>
          </w:rPr>
          <w:t>4.1</w:t>
        </w:r>
        <w:r w:rsidR="00472557">
          <w:rPr>
            <w:rFonts w:asciiTheme="minorHAnsi" w:eastAsiaTheme="minorEastAsia" w:hAnsiTheme="minorHAnsi" w:cstheme="minorBidi"/>
          </w:rPr>
          <w:tab/>
        </w:r>
        <w:r w:rsidR="00472557" w:rsidRPr="008D5762">
          <w:rPr>
            <w:rStyle w:val="Hyperlink"/>
          </w:rPr>
          <w:t>Process Overview</w:t>
        </w:r>
        <w:r w:rsidR="00472557">
          <w:rPr>
            <w:webHidden/>
          </w:rPr>
          <w:tab/>
        </w:r>
        <w:r w:rsidR="00472557">
          <w:rPr>
            <w:webHidden/>
          </w:rPr>
          <w:fldChar w:fldCharType="begin"/>
        </w:r>
        <w:r w:rsidR="00472557">
          <w:rPr>
            <w:webHidden/>
          </w:rPr>
          <w:instrText xml:space="preserve"> PAGEREF _Toc439255246 \h </w:instrText>
        </w:r>
        <w:r w:rsidR="00472557">
          <w:rPr>
            <w:webHidden/>
          </w:rPr>
        </w:r>
        <w:r w:rsidR="00472557">
          <w:rPr>
            <w:webHidden/>
          </w:rPr>
          <w:fldChar w:fldCharType="separate"/>
        </w:r>
        <w:r w:rsidR="00472557">
          <w:rPr>
            <w:webHidden/>
          </w:rPr>
          <w:t>28</w:t>
        </w:r>
        <w:r w:rsidR="00472557">
          <w:rPr>
            <w:webHidden/>
          </w:rPr>
          <w:fldChar w:fldCharType="end"/>
        </w:r>
      </w:hyperlink>
    </w:p>
    <w:p w:rsidR="00472557" w:rsidRDefault="00466BB5">
      <w:pPr>
        <w:pStyle w:val="TOC1"/>
        <w:rPr>
          <w:rFonts w:asciiTheme="minorHAnsi" w:eastAsiaTheme="minorEastAsia" w:hAnsiTheme="minorHAnsi" w:cstheme="minorBidi"/>
          <w:b w:val="0"/>
          <w:bCs w:val="0"/>
          <w:caps w:val="0"/>
          <w:szCs w:val="22"/>
        </w:rPr>
      </w:pPr>
      <w:hyperlink w:anchor="_Toc439255247" w:history="1">
        <w:r w:rsidR="00472557" w:rsidRPr="008D5762">
          <w:rPr>
            <w:rStyle w:val="Hyperlink"/>
          </w:rPr>
          <w:t>5</w:t>
        </w:r>
        <w:r w:rsidR="00472557">
          <w:rPr>
            <w:rFonts w:asciiTheme="minorHAnsi" w:eastAsiaTheme="minorEastAsia" w:hAnsiTheme="minorHAnsi" w:cstheme="minorBidi"/>
            <w:b w:val="0"/>
            <w:bCs w:val="0"/>
            <w:caps w:val="0"/>
            <w:szCs w:val="22"/>
          </w:rPr>
          <w:tab/>
        </w:r>
        <w:r w:rsidR="00472557" w:rsidRPr="008D5762">
          <w:rPr>
            <w:rStyle w:val="Hyperlink"/>
          </w:rPr>
          <w:t>DM Role</w:t>
        </w:r>
        <w:r w:rsidR="00472557">
          <w:rPr>
            <w:webHidden/>
          </w:rPr>
          <w:tab/>
        </w:r>
        <w:r w:rsidR="00472557">
          <w:rPr>
            <w:webHidden/>
          </w:rPr>
          <w:fldChar w:fldCharType="begin"/>
        </w:r>
        <w:r w:rsidR="00472557">
          <w:rPr>
            <w:webHidden/>
          </w:rPr>
          <w:instrText xml:space="preserve"> PAGEREF _Toc439255247 \h </w:instrText>
        </w:r>
        <w:r w:rsidR="00472557">
          <w:rPr>
            <w:webHidden/>
          </w:rPr>
        </w:r>
        <w:r w:rsidR="00472557">
          <w:rPr>
            <w:webHidden/>
          </w:rPr>
          <w:fldChar w:fldCharType="separate"/>
        </w:r>
        <w:r w:rsidR="00472557">
          <w:rPr>
            <w:webHidden/>
          </w:rPr>
          <w:t>28</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48" w:history="1">
        <w:r w:rsidR="00472557" w:rsidRPr="008D5762">
          <w:rPr>
            <w:rStyle w:val="Hyperlink"/>
          </w:rPr>
          <w:t>5.1</w:t>
        </w:r>
        <w:r w:rsidR="00472557">
          <w:rPr>
            <w:rFonts w:asciiTheme="minorHAnsi" w:eastAsiaTheme="minorEastAsia" w:hAnsiTheme="minorHAnsi" w:cstheme="minorBidi"/>
          </w:rPr>
          <w:tab/>
        </w:r>
        <w:r w:rsidR="00472557" w:rsidRPr="008D5762">
          <w:rPr>
            <w:rStyle w:val="Hyperlink"/>
          </w:rPr>
          <w:t>Process Overview</w:t>
        </w:r>
        <w:r w:rsidR="00472557">
          <w:rPr>
            <w:webHidden/>
          </w:rPr>
          <w:tab/>
        </w:r>
        <w:r w:rsidR="00472557">
          <w:rPr>
            <w:webHidden/>
          </w:rPr>
          <w:fldChar w:fldCharType="begin"/>
        </w:r>
        <w:r w:rsidR="00472557">
          <w:rPr>
            <w:webHidden/>
          </w:rPr>
          <w:instrText xml:space="preserve"> PAGEREF _Toc439255248 \h </w:instrText>
        </w:r>
        <w:r w:rsidR="00472557">
          <w:rPr>
            <w:webHidden/>
          </w:rPr>
        </w:r>
        <w:r w:rsidR="00472557">
          <w:rPr>
            <w:webHidden/>
          </w:rPr>
          <w:fldChar w:fldCharType="separate"/>
        </w:r>
        <w:r w:rsidR="00472557">
          <w:rPr>
            <w:webHidden/>
          </w:rPr>
          <w:t>28</w:t>
        </w:r>
        <w:r w:rsidR="00472557">
          <w:rPr>
            <w:webHidden/>
          </w:rPr>
          <w:fldChar w:fldCharType="end"/>
        </w:r>
      </w:hyperlink>
    </w:p>
    <w:p w:rsidR="00472557" w:rsidRDefault="00466BB5">
      <w:pPr>
        <w:pStyle w:val="TOC1"/>
        <w:rPr>
          <w:rFonts w:asciiTheme="minorHAnsi" w:eastAsiaTheme="minorEastAsia" w:hAnsiTheme="minorHAnsi" w:cstheme="minorBidi"/>
          <w:b w:val="0"/>
          <w:bCs w:val="0"/>
          <w:caps w:val="0"/>
          <w:szCs w:val="22"/>
        </w:rPr>
      </w:pPr>
      <w:hyperlink w:anchor="_Toc439255249" w:history="1">
        <w:r w:rsidR="00472557" w:rsidRPr="008D5762">
          <w:rPr>
            <w:rStyle w:val="Hyperlink"/>
          </w:rPr>
          <w:t>6</w:t>
        </w:r>
        <w:r w:rsidR="00472557">
          <w:rPr>
            <w:rFonts w:asciiTheme="minorHAnsi" w:eastAsiaTheme="minorEastAsia" w:hAnsiTheme="minorHAnsi" w:cstheme="minorBidi"/>
            <w:b w:val="0"/>
            <w:bCs w:val="0"/>
            <w:caps w:val="0"/>
            <w:szCs w:val="22"/>
          </w:rPr>
          <w:tab/>
        </w:r>
        <w:r w:rsidR="00472557" w:rsidRPr="008D5762">
          <w:rPr>
            <w:rStyle w:val="Hyperlink"/>
          </w:rPr>
          <w:t>LDS Role</w:t>
        </w:r>
        <w:r w:rsidR="00472557">
          <w:rPr>
            <w:webHidden/>
          </w:rPr>
          <w:tab/>
        </w:r>
        <w:r w:rsidR="00472557">
          <w:rPr>
            <w:webHidden/>
          </w:rPr>
          <w:fldChar w:fldCharType="begin"/>
        </w:r>
        <w:r w:rsidR="00472557">
          <w:rPr>
            <w:webHidden/>
          </w:rPr>
          <w:instrText xml:space="preserve"> PAGEREF _Toc439255249 \h </w:instrText>
        </w:r>
        <w:r w:rsidR="00472557">
          <w:rPr>
            <w:webHidden/>
          </w:rPr>
        </w:r>
        <w:r w:rsidR="00472557">
          <w:rPr>
            <w:webHidden/>
          </w:rPr>
          <w:fldChar w:fldCharType="separate"/>
        </w:r>
        <w:r w:rsidR="00472557">
          <w:rPr>
            <w:webHidden/>
          </w:rPr>
          <w:t>29</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50" w:history="1">
        <w:r w:rsidR="00472557" w:rsidRPr="008D5762">
          <w:rPr>
            <w:rStyle w:val="Hyperlink"/>
          </w:rPr>
          <w:t>6.1</w:t>
        </w:r>
        <w:r w:rsidR="00472557">
          <w:rPr>
            <w:rFonts w:asciiTheme="minorHAnsi" w:eastAsiaTheme="minorEastAsia" w:hAnsiTheme="minorHAnsi" w:cstheme="minorBidi"/>
          </w:rPr>
          <w:tab/>
        </w:r>
        <w:r w:rsidR="00472557" w:rsidRPr="008D5762">
          <w:rPr>
            <w:rStyle w:val="Hyperlink"/>
          </w:rPr>
          <w:t>Process Overview</w:t>
        </w:r>
        <w:r w:rsidR="00472557">
          <w:rPr>
            <w:webHidden/>
          </w:rPr>
          <w:tab/>
        </w:r>
        <w:r w:rsidR="00472557">
          <w:rPr>
            <w:webHidden/>
          </w:rPr>
          <w:fldChar w:fldCharType="begin"/>
        </w:r>
        <w:r w:rsidR="00472557">
          <w:rPr>
            <w:webHidden/>
          </w:rPr>
          <w:instrText xml:space="preserve"> PAGEREF _Toc439255250 \h </w:instrText>
        </w:r>
        <w:r w:rsidR="00472557">
          <w:rPr>
            <w:webHidden/>
          </w:rPr>
        </w:r>
        <w:r w:rsidR="00472557">
          <w:rPr>
            <w:webHidden/>
          </w:rPr>
          <w:fldChar w:fldCharType="separate"/>
        </w:r>
        <w:r w:rsidR="00472557">
          <w:rPr>
            <w:webHidden/>
          </w:rPr>
          <w:t>29</w:t>
        </w:r>
        <w:r w:rsidR="00472557">
          <w:rPr>
            <w:webHidden/>
          </w:rPr>
          <w:fldChar w:fldCharType="end"/>
        </w:r>
      </w:hyperlink>
    </w:p>
    <w:p w:rsidR="00472557" w:rsidRDefault="00466BB5">
      <w:pPr>
        <w:pStyle w:val="TOC1"/>
        <w:rPr>
          <w:rFonts w:asciiTheme="minorHAnsi" w:eastAsiaTheme="minorEastAsia" w:hAnsiTheme="minorHAnsi" w:cstheme="minorBidi"/>
          <w:b w:val="0"/>
          <w:bCs w:val="0"/>
          <w:caps w:val="0"/>
          <w:szCs w:val="22"/>
        </w:rPr>
      </w:pPr>
      <w:hyperlink w:anchor="_Toc439255251" w:history="1">
        <w:r w:rsidR="00472557" w:rsidRPr="008D5762">
          <w:rPr>
            <w:rStyle w:val="Hyperlink"/>
          </w:rPr>
          <w:t>7</w:t>
        </w:r>
        <w:r w:rsidR="00472557">
          <w:rPr>
            <w:rFonts w:asciiTheme="minorHAnsi" w:eastAsiaTheme="minorEastAsia" w:hAnsiTheme="minorHAnsi" w:cstheme="minorBidi"/>
            <w:b w:val="0"/>
            <w:bCs w:val="0"/>
            <w:caps w:val="0"/>
            <w:szCs w:val="22"/>
          </w:rPr>
          <w:tab/>
        </w:r>
        <w:r w:rsidR="00472557" w:rsidRPr="008D5762">
          <w:rPr>
            <w:rStyle w:val="Hyperlink"/>
          </w:rPr>
          <w:t>Administrative Role</w:t>
        </w:r>
        <w:r w:rsidR="00472557">
          <w:rPr>
            <w:webHidden/>
          </w:rPr>
          <w:tab/>
        </w:r>
        <w:r w:rsidR="00472557">
          <w:rPr>
            <w:webHidden/>
          </w:rPr>
          <w:fldChar w:fldCharType="begin"/>
        </w:r>
        <w:r w:rsidR="00472557">
          <w:rPr>
            <w:webHidden/>
          </w:rPr>
          <w:instrText xml:space="preserve"> PAGEREF _Toc439255251 \h </w:instrText>
        </w:r>
        <w:r w:rsidR="00472557">
          <w:rPr>
            <w:webHidden/>
          </w:rPr>
        </w:r>
        <w:r w:rsidR="00472557">
          <w:rPr>
            <w:webHidden/>
          </w:rPr>
          <w:fldChar w:fldCharType="separate"/>
        </w:r>
        <w:r w:rsidR="00472557">
          <w:rPr>
            <w:webHidden/>
          </w:rPr>
          <w:t>29</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52" w:history="1">
        <w:r w:rsidR="00472557" w:rsidRPr="008D5762">
          <w:rPr>
            <w:rStyle w:val="Hyperlink"/>
          </w:rPr>
          <w:t>7.1</w:t>
        </w:r>
        <w:r w:rsidR="00472557">
          <w:rPr>
            <w:rFonts w:asciiTheme="minorHAnsi" w:eastAsiaTheme="minorEastAsia" w:hAnsiTheme="minorHAnsi" w:cstheme="minorBidi"/>
          </w:rPr>
          <w:tab/>
        </w:r>
        <w:r w:rsidR="00472557" w:rsidRPr="008D5762">
          <w:rPr>
            <w:rStyle w:val="Hyperlink"/>
          </w:rPr>
          <w:t>Preparinging a New Study</w:t>
        </w:r>
        <w:r w:rsidR="00472557">
          <w:rPr>
            <w:webHidden/>
          </w:rPr>
          <w:tab/>
        </w:r>
        <w:r w:rsidR="00472557">
          <w:rPr>
            <w:webHidden/>
          </w:rPr>
          <w:fldChar w:fldCharType="begin"/>
        </w:r>
        <w:r w:rsidR="00472557">
          <w:rPr>
            <w:webHidden/>
          </w:rPr>
          <w:instrText xml:space="preserve"> PAGEREF _Toc439255252 \h </w:instrText>
        </w:r>
        <w:r w:rsidR="00472557">
          <w:rPr>
            <w:webHidden/>
          </w:rPr>
        </w:r>
        <w:r w:rsidR="00472557">
          <w:rPr>
            <w:webHidden/>
          </w:rPr>
          <w:fldChar w:fldCharType="separate"/>
        </w:r>
        <w:r w:rsidR="00472557">
          <w:rPr>
            <w:webHidden/>
          </w:rPr>
          <w:t>29</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53" w:history="1">
        <w:r w:rsidR="00472557" w:rsidRPr="008D5762">
          <w:rPr>
            <w:rStyle w:val="Hyperlink"/>
          </w:rPr>
          <w:t>7.1.1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_Toc439255253 \h </w:instrText>
        </w:r>
        <w:r w:rsidR="00472557">
          <w:rPr>
            <w:webHidden/>
          </w:rPr>
        </w:r>
        <w:r w:rsidR="00472557">
          <w:rPr>
            <w:webHidden/>
          </w:rPr>
          <w:fldChar w:fldCharType="separate"/>
        </w:r>
        <w:r w:rsidR="00472557">
          <w:rPr>
            <w:webHidden/>
          </w:rPr>
          <w:t>29</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54" w:history="1">
        <w:r w:rsidR="00472557" w:rsidRPr="008D5762">
          <w:rPr>
            <w:rStyle w:val="Hyperlink"/>
          </w:rPr>
          <w:t>7.2</w:t>
        </w:r>
        <w:r w:rsidR="00472557">
          <w:rPr>
            <w:rFonts w:asciiTheme="minorHAnsi" w:eastAsiaTheme="minorEastAsia" w:hAnsiTheme="minorHAnsi" w:cstheme="minorBidi"/>
          </w:rPr>
          <w:tab/>
        </w:r>
        <w:r w:rsidR="00472557" w:rsidRPr="008D5762">
          <w:rPr>
            <w:rStyle w:val="Hyperlink"/>
          </w:rPr>
          <w:t>Adding a New Study</w:t>
        </w:r>
        <w:r w:rsidR="00472557">
          <w:rPr>
            <w:webHidden/>
          </w:rPr>
          <w:tab/>
        </w:r>
        <w:r w:rsidR="00472557">
          <w:rPr>
            <w:webHidden/>
          </w:rPr>
          <w:fldChar w:fldCharType="begin"/>
        </w:r>
        <w:r w:rsidR="00472557">
          <w:rPr>
            <w:webHidden/>
          </w:rPr>
          <w:instrText xml:space="preserve"> PAGEREF _Toc439255254 \h </w:instrText>
        </w:r>
        <w:r w:rsidR="00472557">
          <w:rPr>
            <w:webHidden/>
          </w:rPr>
        </w:r>
        <w:r w:rsidR="00472557">
          <w:rPr>
            <w:webHidden/>
          </w:rPr>
          <w:fldChar w:fldCharType="separate"/>
        </w:r>
        <w:r w:rsidR="00472557">
          <w:rPr>
            <w:webHidden/>
          </w:rPr>
          <w:t>29</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55" w:history="1">
        <w:r w:rsidR="00472557" w:rsidRPr="008D5762">
          <w:rPr>
            <w:rStyle w:val="Hyperlink"/>
          </w:rPr>
          <w:t>7.2.1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_Toc439255255 \h </w:instrText>
        </w:r>
        <w:r w:rsidR="00472557">
          <w:rPr>
            <w:webHidden/>
          </w:rPr>
        </w:r>
        <w:r w:rsidR="00472557">
          <w:rPr>
            <w:webHidden/>
          </w:rPr>
          <w:fldChar w:fldCharType="separate"/>
        </w:r>
        <w:r w:rsidR="00472557">
          <w:rPr>
            <w:webHidden/>
          </w:rPr>
          <w:t>29</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56" w:history="1">
        <w:r w:rsidR="00472557" w:rsidRPr="008D5762">
          <w:rPr>
            <w:rStyle w:val="Hyperlink"/>
          </w:rPr>
          <w:t>7.3</w:t>
        </w:r>
        <w:r w:rsidR="00472557">
          <w:rPr>
            <w:rFonts w:asciiTheme="minorHAnsi" w:eastAsiaTheme="minorEastAsia" w:hAnsiTheme="minorHAnsi" w:cstheme="minorBidi"/>
          </w:rPr>
          <w:tab/>
        </w:r>
        <w:r w:rsidR="00472557" w:rsidRPr="008D5762">
          <w:rPr>
            <w:rStyle w:val="Hyperlink"/>
          </w:rPr>
          <w:t>Associating a Study with a BSS</w:t>
        </w:r>
        <w:r w:rsidR="00472557">
          <w:rPr>
            <w:webHidden/>
          </w:rPr>
          <w:tab/>
        </w:r>
        <w:r w:rsidR="00472557">
          <w:rPr>
            <w:webHidden/>
          </w:rPr>
          <w:fldChar w:fldCharType="begin"/>
        </w:r>
        <w:r w:rsidR="00472557">
          <w:rPr>
            <w:webHidden/>
          </w:rPr>
          <w:instrText xml:space="preserve"> PAGEREF _Toc439255256 \h </w:instrText>
        </w:r>
        <w:r w:rsidR="00472557">
          <w:rPr>
            <w:webHidden/>
          </w:rPr>
        </w:r>
        <w:r w:rsidR="00472557">
          <w:rPr>
            <w:webHidden/>
          </w:rPr>
          <w:fldChar w:fldCharType="separate"/>
        </w:r>
        <w:r w:rsidR="00472557">
          <w:rPr>
            <w:webHidden/>
          </w:rPr>
          <w:t>30</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57" w:history="1">
        <w:r w:rsidR="00472557" w:rsidRPr="008D5762">
          <w:rPr>
            <w:rStyle w:val="Hyperlink"/>
          </w:rPr>
          <w:t>7.3.1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_Toc439255257 \h </w:instrText>
        </w:r>
        <w:r w:rsidR="00472557">
          <w:rPr>
            <w:webHidden/>
          </w:rPr>
        </w:r>
        <w:r w:rsidR="00472557">
          <w:rPr>
            <w:webHidden/>
          </w:rPr>
          <w:fldChar w:fldCharType="separate"/>
        </w:r>
        <w:r w:rsidR="00472557">
          <w:rPr>
            <w:webHidden/>
          </w:rPr>
          <w:t>31</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58" w:history="1">
        <w:r w:rsidR="00472557" w:rsidRPr="008D5762">
          <w:rPr>
            <w:rStyle w:val="Hyperlink"/>
          </w:rPr>
          <w:t>7.4</w:t>
        </w:r>
        <w:r w:rsidR="00472557">
          <w:rPr>
            <w:rFonts w:asciiTheme="minorHAnsi" w:eastAsiaTheme="minorEastAsia" w:hAnsiTheme="minorHAnsi" w:cstheme="minorBidi"/>
          </w:rPr>
          <w:tab/>
        </w:r>
        <w:r w:rsidR="00472557" w:rsidRPr="008D5762">
          <w:rPr>
            <w:rStyle w:val="Hyperlink"/>
          </w:rPr>
          <w:t>Administering Users</w:t>
        </w:r>
        <w:r w:rsidR="00472557">
          <w:rPr>
            <w:webHidden/>
          </w:rPr>
          <w:tab/>
        </w:r>
        <w:r w:rsidR="00472557">
          <w:rPr>
            <w:webHidden/>
          </w:rPr>
          <w:fldChar w:fldCharType="begin"/>
        </w:r>
        <w:r w:rsidR="00472557">
          <w:rPr>
            <w:webHidden/>
          </w:rPr>
          <w:instrText xml:space="preserve"> PAGEREF _Toc439255258 \h </w:instrText>
        </w:r>
        <w:r w:rsidR="00472557">
          <w:rPr>
            <w:webHidden/>
          </w:rPr>
        </w:r>
        <w:r w:rsidR="00472557">
          <w:rPr>
            <w:webHidden/>
          </w:rPr>
          <w:fldChar w:fldCharType="separate"/>
        </w:r>
        <w:r w:rsidR="00472557">
          <w:rPr>
            <w:webHidden/>
          </w:rPr>
          <w:t>32</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59" w:history="1">
        <w:r w:rsidR="00472557" w:rsidRPr="008D5762">
          <w:rPr>
            <w:rStyle w:val="Hyperlink"/>
          </w:rPr>
          <w:t>7.4.1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_Toc439255259 \h </w:instrText>
        </w:r>
        <w:r w:rsidR="00472557">
          <w:rPr>
            <w:webHidden/>
          </w:rPr>
        </w:r>
        <w:r w:rsidR="00472557">
          <w:rPr>
            <w:webHidden/>
          </w:rPr>
          <w:fldChar w:fldCharType="separate"/>
        </w:r>
        <w:r w:rsidR="00472557">
          <w:rPr>
            <w:webHidden/>
          </w:rPr>
          <w:t>32</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60" w:history="1">
        <w:r w:rsidR="00472557" w:rsidRPr="008D5762">
          <w:rPr>
            <w:rStyle w:val="Hyperlink"/>
          </w:rPr>
          <w:t>7.5</w:t>
        </w:r>
        <w:r w:rsidR="00472557">
          <w:rPr>
            <w:rFonts w:asciiTheme="minorHAnsi" w:eastAsiaTheme="minorEastAsia" w:hAnsiTheme="minorHAnsi" w:cstheme="minorBidi"/>
          </w:rPr>
          <w:tab/>
        </w:r>
        <w:r w:rsidR="00472557" w:rsidRPr="008D5762">
          <w:rPr>
            <w:rStyle w:val="Hyperlink"/>
          </w:rPr>
          <w:t>Administering Application Settings</w:t>
        </w:r>
        <w:r w:rsidR="00472557">
          <w:rPr>
            <w:webHidden/>
          </w:rPr>
          <w:tab/>
        </w:r>
        <w:r w:rsidR="00472557">
          <w:rPr>
            <w:webHidden/>
          </w:rPr>
          <w:fldChar w:fldCharType="begin"/>
        </w:r>
        <w:r w:rsidR="00472557">
          <w:rPr>
            <w:webHidden/>
          </w:rPr>
          <w:instrText xml:space="preserve"> PAGEREF _Toc439255260 \h </w:instrText>
        </w:r>
        <w:r w:rsidR="00472557">
          <w:rPr>
            <w:webHidden/>
          </w:rPr>
        </w:r>
        <w:r w:rsidR="00472557">
          <w:rPr>
            <w:webHidden/>
          </w:rPr>
          <w:fldChar w:fldCharType="separate"/>
        </w:r>
        <w:r w:rsidR="00472557">
          <w:rPr>
            <w:webHidden/>
          </w:rPr>
          <w:t>36</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61" w:history="1">
        <w:r w:rsidR="00472557" w:rsidRPr="008D5762">
          <w:rPr>
            <w:rStyle w:val="Hyperlink"/>
          </w:rPr>
          <w:t>7.5.1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_Toc439255261 \h </w:instrText>
        </w:r>
        <w:r w:rsidR="00472557">
          <w:rPr>
            <w:webHidden/>
          </w:rPr>
        </w:r>
        <w:r w:rsidR="00472557">
          <w:rPr>
            <w:webHidden/>
          </w:rPr>
          <w:fldChar w:fldCharType="separate"/>
        </w:r>
        <w:r w:rsidR="00472557">
          <w:rPr>
            <w:webHidden/>
          </w:rPr>
          <w:t>36</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62" w:history="1">
        <w:r w:rsidR="00472557" w:rsidRPr="008D5762">
          <w:rPr>
            <w:rStyle w:val="Hyperlink"/>
          </w:rPr>
          <w:t>7.6</w:t>
        </w:r>
        <w:r w:rsidR="00472557">
          <w:rPr>
            <w:rFonts w:asciiTheme="minorHAnsi" w:eastAsiaTheme="minorEastAsia" w:hAnsiTheme="minorHAnsi" w:cstheme="minorBidi"/>
          </w:rPr>
          <w:tab/>
        </w:r>
        <w:r w:rsidR="00472557" w:rsidRPr="008D5762">
          <w:rPr>
            <w:rStyle w:val="Hyperlink"/>
          </w:rPr>
          <w:t>Modifying tissue list to include new types specimens</w:t>
        </w:r>
        <w:r w:rsidR="00472557">
          <w:rPr>
            <w:webHidden/>
          </w:rPr>
          <w:tab/>
        </w:r>
        <w:r w:rsidR="00472557">
          <w:rPr>
            <w:webHidden/>
          </w:rPr>
          <w:fldChar w:fldCharType="begin"/>
        </w:r>
        <w:r w:rsidR="00472557">
          <w:rPr>
            <w:webHidden/>
          </w:rPr>
          <w:instrText xml:space="preserve"> PAGEREF _Toc439255262 \h </w:instrText>
        </w:r>
        <w:r w:rsidR="00472557">
          <w:rPr>
            <w:webHidden/>
          </w:rPr>
        </w:r>
        <w:r w:rsidR="00472557">
          <w:rPr>
            <w:webHidden/>
          </w:rPr>
          <w:fldChar w:fldCharType="separate"/>
        </w:r>
        <w:r w:rsidR="00472557">
          <w:rPr>
            <w:webHidden/>
          </w:rPr>
          <w:t>37</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63" w:history="1">
        <w:r w:rsidR="00472557" w:rsidRPr="008D5762">
          <w:rPr>
            <w:rStyle w:val="Hyperlink"/>
          </w:rPr>
          <w:t>7.6.1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_Toc439255263 \h </w:instrText>
        </w:r>
        <w:r w:rsidR="00472557">
          <w:rPr>
            <w:webHidden/>
          </w:rPr>
        </w:r>
        <w:r w:rsidR="00472557">
          <w:rPr>
            <w:webHidden/>
          </w:rPr>
          <w:fldChar w:fldCharType="separate"/>
        </w:r>
        <w:r w:rsidR="00472557">
          <w:rPr>
            <w:webHidden/>
          </w:rPr>
          <w:t>37</w:t>
        </w:r>
        <w:r w:rsidR="00472557">
          <w:rPr>
            <w:webHidden/>
          </w:rPr>
          <w:fldChar w:fldCharType="end"/>
        </w:r>
      </w:hyperlink>
    </w:p>
    <w:p w:rsidR="00472557" w:rsidRDefault="00466BB5">
      <w:pPr>
        <w:pStyle w:val="TOC2"/>
        <w:rPr>
          <w:rFonts w:asciiTheme="minorHAnsi" w:eastAsiaTheme="minorEastAsia" w:hAnsiTheme="minorHAnsi" w:cstheme="minorBidi"/>
        </w:rPr>
      </w:pPr>
      <w:hyperlink w:anchor="_Toc439255264" w:history="1">
        <w:r w:rsidR="00472557" w:rsidRPr="008D5762">
          <w:rPr>
            <w:rStyle w:val="Hyperlink"/>
          </w:rPr>
          <w:t>7.7</w:t>
        </w:r>
        <w:r w:rsidR="00472557">
          <w:rPr>
            <w:rFonts w:asciiTheme="minorHAnsi" w:eastAsiaTheme="minorEastAsia" w:hAnsiTheme="minorHAnsi" w:cstheme="minorBidi"/>
          </w:rPr>
          <w:tab/>
        </w:r>
        <w:r w:rsidR="00472557" w:rsidRPr="008D5762">
          <w:rPr>
            <w:rStyle w:val="Hyperlink"/>
          </w:rPr>
          <w:t>Modifying the list of Organizations</w:t>
        </w:r>
        <w:r w:rsidR="00472557">
          <w:rPr>
            <w:webHidden/>
          </w:rPr>
          <w:tab/>
        </w:r>
        <w:r w:rsidR="00472557">
          <w:rPr>
            <w:webHidden/>
          </w:rPr>
          <w:fldChar w:fldCharType="begin"/>
        </w:r>
        <w:r w:rsidR="00472557">
          <w:rPr>
            <w:webHidden/>
          </w:rPr>
          <w:instrText xml:space="preserve"> PAGEREF _Toc439255264 \h </w:instrText>
        </w:r>
        <w:r w:rsidR="00472557">
          <w:rPr>
            <w:webHidden/>
          </w:rPr>
        </w:r>
        <w:r w:rsidR="00472557">
          <w:rPr>
            <w:webHidden/>
          </w:rPr>
          <w:fldChar w:fldCharType="separate"/>
        </w:r>
        <w:r w:rsidR="00472557">
          <w:rPr>
            <w:webHidden/>
          </w:rPr>
          <w:t>38</w:t>
        </w:r>
        <w:r w:rsidR="00472557">
          <w:rPr>
            <w:webHidden/>
          </w:rPr>
          <w:fldChar w:fldCharType="end"/>
        </w:r>
      </w:hyperlink>
    </w:p>
    <w:p w:rsidR="00472557" w:rsidRDefault="00466BB5">
      <w:pPr>
        <w:pStyle w:val="TOC3"/>
        <w:rPr>
          <w:rFonts w:asciiTheme="minorHAnsi" w:eastAsiaTheme="minorEastAsia" w:hAnsiTheme="minorHAnsi" w:cstheme="minorBidi"/>
        </w:rPr>
      </w:pPr>
      <w:hyperlink w:anchor="_Toc439255265" w:history="1">
        <w:r w:rsidR="00472557" w:rsidRPr="008D5762">
          <w:rPr>
            <w:rStyle w:val="Hyperlink"/>
          </w:rPr>
          <w:t>7.7.1</w:t>
        </w:r>
        <w:r w:rsidR="00472557">
          <w:rPr>
            <w:rFonts w:asciiTheme="minorHAnsi" w:eastAsiaTheme="minorEastAsia" w:hAnsiTheme="minorHAnsi" w:cstheme="minorBidi"/>
          </w:rPr>
          <w:tab/>
        </w:r>
        <w:r w:rsidR="00472557" w:rsidRPr="008D5762">
          <w:rPr>
            <w:rStyle w:val="Hyperlink"/>
          </w:rPr>
          <w:t>Process</w:t>
        </w:r>
        <w:r w:rsidR="00472557">
          <w:rPr>
            <w:webHidden/>
          </w:rPr>
          <w:tab/>
        </w:r>
        <w:r w:rsidR="00472557">
          <w:rPr>
            <w:webHidden/>
          </w:rPr>
          <w:fldChar w:fldCharType="begin"/>
        </w:r>
        <w:r w:rsidR="00472557">
          <w:rPr>
            <w:webHidden/>
          </w:rPr>
          <w:instrText xml:space="preserve"> PAGEREF _Toc439255265 \h </w:instrText>
        </w:r>
        <w:r w:rsidR="00472557">
          <w:rPr>
            <w:webHidden/>
          </w:rPr>
        </w:r>
        <w:r w:rsidR="00472557">
          <w:rPr>
            <w:webHidden/>
          </w:rPr>
          <w:fldChar w:fldCharType="separate"/>
        </w:r>
        <w:r w:rsidR="00472557">
          <w:rPr>
            <w:webHidden/>
          </w:rPr>
          <w:t>38</w:t>
        </w:r>
        <w:r w:rsidR="00472557">
          <w:rPr>
            <w:webHidden/>
          </w:rPr>
          <w:fldChar w:fldCharType="end"/>
        </w:r>
      </w:hyperlink>
    </w:p>
    <w:p w:rsidR="00362AA8" w:rsidRDefault="00D14A8D" w:rsidP="00B4165B">
      <w:pPr>
        <w:pStyle w:val="BodyText"/>
        <w:spacing w:after="0" w:line="0" w:lineRule="atLeast"/>
        <w:rPr>
          <w:rFonts w:ascii="Arial" w:hAnsi="Arial" w:cs="Arial"/>
          <w:caps/>
          <w:noProof/>
          <w:szCs w:val="28"/>
        </w:rPr>
      </w:pPr>
      <w:r>
        <w:rPr>
          <w:rFonts w:ascii="Arial" w:hAnsi="Arial" w:cs="Arial"/>
          <w:b/>
          <w:bCs/>
        </w:rPr>
        <w:fldChar w:fldCharType="end"/>
      </w:r>
    </w:p>
    <w:p w:rsidR="00594876" w:rsidRPr="009A54B7" w:rsidRDefault="00362AA8" w:rsidP="00080DD8">
      <w:pPr>
        <w:jc w:val="center"/>
        <w:rPr>
          <w:b/>
          <w:noProof/>
          <w:sz w:val="28"/>
          <w:szCs w:val="28"/>
        </w:rPr>
      </w:pPr>
      <w:r>
        <w:rPr>
          <w:noProof/>
        </w:rPr>
        <w:br w:type="page"/>
      </w:r>
      <w:r w:rsidRPr="009A54B7">
        <w:rPr>
          <w:b/>
          <w:noProof/>
          <w:sz w:val="28"/>
          <w:szCs w:val="28"/>
        </w:rPr>
        <w:lastRenderedPageBreak/>
        <w:t>Table of Figures</w:t>
      </w:r>
    </w:p>
    <w:p w:rsidR="00472557" w:rsidRDefault="00362AA8">
      <w:pPr>
        <w:pStyle w:val="TableofFigures"/>
        <w:tabs>
          <w:tab w:val="right" w:leader="dot" w:pos="9350"/>
        </w:tabs>
        <w:rPr>
          <w:rFonts w:asciiTheme="minorHAnsi" w:eastAsiaTheme="minorEastAsia" w:hAnsiTheme="minorHAnsi" w:cstheme="minorBidi"/>
          <w:noProof/>
        </w:rPr>
      </w:pPr>
      <w:r>
        <w:rPr>
          <w:noProof/>
        </w:rPr>
        <w:fldChar w:fldCharType="begin"/>
      </w:r>
      <w:r>
        <w:rPr>
          <w:noProof/>
        </w:rPr>
        <w:instrText xml:space="preserve"> TOC \h \z \c "Figure" </w:instrText>
      </w:r>
      <w:r>
        <w:rPr>
          <w:noProof/>
        </w:rPr>
        <w:fldChar w:fldCharType="separate"/>
      </w:r>
      <w:hyperlink w:anchor="_Toc439255266" w:history="1">
        <w:r w:rsidR="00472557" w:rsidRPr="00DD756F">
          <w:rPr>
            <w:rStyle w:val="Hyperlink"/>
            <w:noProof/>
          </w:rPr>
          <w:t>Figure 1- The CDR in Context of the GTEx Study</w:t>
        </w:r>
        <w:r w:rsidR="00472557">
          <w:rPr>
            <w:noProof/>
            <w:webHidden/>
          </w:rPr>
          <w:tab/>
        </w:r>
        <w:r w:rsidR="00472557">
          <w:rPr>
            <w:noProof/>
            <w:webHidden/>
          </w:rPr>
          <w:fldChar w:fldCharType="begin"/>
        </w:r>
        <w:r w:rsidR="00472557">
          <w:rPr>
            <w:noProof/>
            <w:webHidden/>
          </w:rPr>
          <w:instrText xml:space="preserve"> PAGEREF _Toc439255266 \h </w:instrText>
        </w:r>
        <w:r w:rsidR="00472557">
          <w:rPr>
            <w:noProof/>
            <w:webHidden/>
          </w:rPr>
        </w:r>
        <w:r w:rsidR="00472557">
          <w:rPr>
            <w:noProof/>
            <w:webHidden/>
          </w:rPr>
          <w:fldChar w:fldCharType="separate"/>
        </w:r>
        <w:r w:rsidR="00472557">
          <w:rPr>
            <w:noProof/>
            <w:webHidden/>
          </w:rPr>
          <w:t>9</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67" w:history="1">
        <w:r w:rsidR="00472557" w:rsidRPr="00DD756F">
          <w:rPr>
            <w:rStyle w:val="Hyperlink"/>
            <w:noProof/>
          </w:rPr>
          <w:t>Figure 2 - CDR Login</w:t>
        </w:r>
        <w:r w:rsidR="00472557">
          <w:rPr>
            <w:noProof/>
            <w:webHidden/>
          </w:rPr>
          <w:tab/>
        </w:r>
        <w:r w:rsidR="00472557">
          <w:rPr>
            <w:noProof/>
            <w:webHidden/>
          </w:rPr>
          <w:fldChar w:fldCharType="begin"/>
        </w:r>
        <w:r w:rsidR="00472557">
          <w:rPr>
            <w:noProof/>
            <w:webHidden/>
          </w:rPr>
          <w:instrText xml:space="preserve"> PAGEREF _Toc439255267 \h </w:instrText>
        </w:r>
        <w:r w:rsidR="00472557">
          <w:rPr>
            <w:noProof/>
            <w:webHidden/>
          </w:rPr>
        </w:r>
        <w:r w:rsidR="00472557">
          <w:rPr>
            <w:noProof/>
            <w:webHidden/>
          </w:rPr>
          <w:fldChar w:fldCharType="separate"/>
        </w:r>
        <w:r w:rsidR="00472557">
          <w:rPr>
            <w:noProof/>
            <w:webHidden/>
          </w:rPr>
          <w:t>10</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68" w:history="1">
        <w:r w:rsidR="00472557" w:rsidRPr="00DD756F">
          <w:rPr>
            <w:rStyle w:val="Hyperlink"/>
            <w:noProof/>
          </w:rPr>
          <w:t>Figure 3 - Basic Data Entry Page Flow</w:t>
        </w:r>
        <w:r w:rsidR="00472557">
          <w:rPr>
            <w:noProof/>
            <w:webHidden/>
          </w:rPr>
          <w:tab/>
        </w:r>
        <w:r w:rsidR="00472557">
          <w:rPr>
            <w:noProof/>
            <w:webHidden/>
          </w:rPr>
          <w:fldChar w:fldCharType="begin"/>
        </w:r>
        <w:r w:rsidR="00472557">
          <w:rPr>
            <w:noProof/>
            <w:webHidden/>
          </w:rPr>
          <w:instrText xml:space="preserve"> PAGEREF _Toc439255268 \h </w:instrText>
        </w:r>
        <w:r w:rsidR="00472557">
          <w:rPr>
            <w:noProof/>
            <w:webHidden/>
          </w:rPr>
        </w:r>
        <w:r w:rsidR="00472557">
          <w:rPr>
            <w:noProof/>
            <w:webHidden/>
          </w:rPr>
          <w:fldChar w:fldCharType="separate"/>
        </w:r>
        <w:r w:rsidR="00472557">
          <w:rPr>
            <w:noProof/>
            <w:webHidden/>
          </w:rPr>
          <w:t>11</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69" w:history="1">
        <w:r w:rsidR="00472557" w:rsidRPr="00DD756F">
          <w:rPr>
            <w:rStyle w:val="Hyperlink"/>
            <w:noProof/>
          </w:rPr>
          <w:t>Figure 4  - Search Home Screen</w:t>
        </w:r>
        <w:r w:rsidR="00472557">
          <w:rPr>
            <w:noProof/>
            <w:webHidden/>
          </w:rPr>
          <w:tab/>
        </w:r>
        <w:r w:rsidR="00472557">
          <w:rPr>
            <w:noProof/>
            <w:webHidden/>
          </w:rPr>
          <w:fldChar w:fldCharType="begin"/>
        </w:r>
        <w:r w:rsidR="00472557">
          <w:rPr>
            <w:noProof/>
            <w:webHidden/>
          </w:rPr>
          <w:instrText xml:space="preserve"> PAGEREF _Toc439255269 \h </w:instrText>
        </w:r>
        <w:r w:rsidR="00472557">
          <w:rPr>
            <w:noProof/>
            <w:webHidden/>
          </w:rPr>
        </w:r>
        <w:r w:rsidR="00472557">
          <w:rPr>
            <w:noProof/>
            <w:webHidden/>
          </w:rPr>
          <w:fldChar w:fldCharType="separate"/>
        </w:r>
        <w:r w:rsidR="00472557">
          <w:rPr>
            <w:noProof/>
            <w:webHidden/>
          </w:rPr>
          <w:t>12</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0" w:history="1">
        <w:r w:rsidR="00472557" w:rsidRPr="00DD756F">
          <w:rPr>
            <w:rStyle w:val="Hyperlink"/>
            <w:noProof/>
          </w:rPr>
          <w:t>Figure 5 - Uploaded Files Line of Case Record Details Screen</w:t>
        </w:r>
        <w:r w:rsidR="00472557">
          <w:rPr>
            <w:noProof/>
            <w:webHidden/>
          </w:rPr>
          <w:tab/>
        </w:r>
        <w:r w:rsidR="00472557">
          <w:rPr>
            <w:noProof/>
            <w:webHidden/>
          </w:rPr>
          <w:fldChar w:fldCharType="begin"/>
        </w:r>
        <w:r w:rsidR="00472557">
          <w:rPr>
            <w:noProof/>
            <w:webHidden/>
          </w:rPr>
          <w:instrText xml:space="preserve"> PAGEREF _Toc439255270 \h </w:instrText>
        </w:r>
        <w:r w:rsidR="00472557">
          <w:rPr>
            <w:noProof/>
            <w:webHidden/>
          </w:rPr>
        </w:r>
        <w:r w:rsidR="00472557">
          <w:rPr>
            <w:noProof/>
            <w:webHidden/>
          </w:rPr>
          <w:fldChar w:fldCharType="separate"/>
        </w:r>
        <w:r w:rsidR="00472557">
          <w:rPr>
            <w:noProof/>
            <w:webHidden/>
          </w:rPr>
          <w:t>16</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1" w:history="1">
        <w:r w:rsidR="00472557" w:rsidRPr="00DD756F">
          <w:rPr>
            <w:rStyle w:val="Hyperlink"/>
            <w:noProof/>
          </w:rPr>
          <w:t>Figure 6 - Screen for Upload PDF or ZIP File Selection</w:t>
        </w:r>
        <w:r w:rsidR="00472557">
          <w:rPr>
            <w:noProof/>
            <w:webHidden/>
          </w:rPr>
          <w:tab/>
        </w:r>
        <w:r w:rsidR="00472557">
          <w:rPr>
            <w:noProof/>
            <w:webHidden/>
          </w:rPr>
          <w:fldChar w:fldCharType="begin"/>
        </w:r>
        <w:r w:rsidR="00472557">
          <w:rPr>
            <w:noProof/>
            <w:webHidden/>
          </w:rPr>
          <w:instrText xml:space="preserve"> PAGEREF _Toc439255271 \h </w:instrText>
        </w:r>
        <w:r w:rsidR="00472557">
          <w:rPr>
            <w:noProof/>
            <w:webHidden/>
          </w:rPr>
        </w:r>
        <w:r w:rsidR="00472557">
          <w:rPr>
            <w:noProof/>
            <w:webHidden/>
          </w:rPr>
          <w:fldChar w:fldCharType="separate"/>
        </w:r>
        <w:r w:rsidR="00472557">
          <w:rPr>
            <w:noProof/>
            <w:webHidden/>
          </w:rPr>
          <w:t>16</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2" w:history="1">
        <w:r w:rsidR="00472557" w:rsidRPr="00DD756F">
          <w:rPr>
            <w:rStyle w:val="Hyperlink"/>
            <w:noProof/>
          </w:rPr>
          <w:t>Figure 7 - Upload Files List Row on the Case Record Details Screen</w:t>
        </w:r>
        <w:r w:rsidR="00472557">
          <w:rPr>
            <w:noProof/>
            <w:webHidden/>
          </w:rPr>
          <w:tab/>
        </w:r>
        <w:r w:rsidR="00472557">
          <w:rPr>
            <w:noProof/>
            <w:webHidden/>
          </w:rPr>
          <w:fldChar w:fldCharType="begin"/>
        </w:r>
        <w:r w:rsidR="00472557">
          <w:rPr>
            <w:noProof/>
            <w:webHidden/>
          </w:rPr>
          <w:instrText xml:space="preserve"> PAGEREF _Toc439255272 \h </w:instrText>
        </w:r>
        <w:r w:rsidR="00472557">
          <w:rPr>
            <w:noProof/>
            <w:webHidden/>
          </w:rPr>
        </w:r>
        <w:r w:rsidR="00472557">
          <w:rPr>
            <w:noProof/>
            <w:webHidden/>
          </w:rPr>
          <w:fldChar w:fldCharType="separate"/>
        </w:r>
        <w:r w:rsidR="00472557">
          <w:rPr>
            <w:noProof/>
            <w:webHidden/>
          </w:rPr>
          <w:t>17</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3" w:history="1">
        <w:r w:rsidR="00472557" w:rsidRPr="00DD756F">
          <w:rPr>
            <w:rStyle w:val="Hyperlink"/>
            <w:noProof/>
          </w:rPr>
          <w:t>Figure 9  - Example of an Attempt to Submit a Form with Missing Required Fields</w:t>
        </w:r>
        <w:r w:rsidR="00472557">
          <w:rPr>
            <w:noProof/>
            <w:webHidden/>
          </w:rPr>
          <w:tab/>
        </w:r>
        <w:r w:rsidR="00472557">
          <w:rPr>
            <w:noProof/>
            <w:webHidden/>
          </w:rPr>
          <w:fldChar w:fldCharType="begin"/>
        </w:r>
        <w:r w:rsidR="00472557">
          <w:rPr>
            <w:noProof/>
            <w:webHidden/>
          </w:rPr>
          <w:instrText xml:space="preserve"> PAGEREF _Toc439255273 \h </w:instrText>
        </w:r>
        <w:r w:rsidR="00472557">
          <w:rPr>
            <w:noProof/>
            <w:webHidden/>
          </w:rPr>
        </w:r>
        <w:r w:rsidR="00472557">
          <w:rPr>
            <w:noProof/>
            <w:webHidden/>
          </w:rPr>
          <w:fldChar w:fldCharType="separate"/>
        </w:r>
        <w:r w:rsidR="00472557">
          <w:rPr>
            <w:noProof/>
            <w:webHidden/>
          </w:rPr>
          <w:t>18</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4" w:history="1">
        <w:r w:rsidR="00472557" w:rsidRPr="00DD756F">
          <w:rPr>
            <w:rStyle w:val="Hyperlink"/>
            <w:noProof/>
          </w:rPr>
          <w:t>Figure 10 - Query Tracker</w:t>
        </w:r>
        <w:r w:rsidR="00472557">
          <w:rPr>
            <w:noProof/>
            <w:webHidden/>
          </w:rPr>
          <w:tab/>
        </w:r>
        <w:r w:rsidR="00472557">
          <w:rPr>
            <w:noProof/>
            <w:webHidden/>
          </w:rPr>
          <w:fldChar w:fldCharType="begin"/>
        </w:r>
        <w:r w:rsidR="00472557">
          <w:rPr>
            <w:noProof/>
            <w:webHidden/>
          </w:rPr>
          <w:instrText xml:space="preserve"> PAGEREF _Toc439255274 \h </w:instrText>
        </w:r>
        <w:r w:rsidR="00472557">
          <w:rPr>
            <w:noProof/>
            <w:webHidden/>
          </w:rPr>
        </w:r>
        <w:r w:rsidR="00472557">
          <w:rPr>
            <w:noProof/>
            <w:webHidden/>
          </w:rPr>
          <w:fldChar w:fldCharType="separate"/>
        </w:r>
        <w:r w:rsidR="00472557">
          <w:rPr>
            <w:noProof/>
            <w:webHidden/>
          </w:rPr>
          <w:t>18</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5" w:history="1">
        <w:r w:rsidR="00472557" w:rsidRPr="00DD756F">
          <w:rPr>
            <w:rStyle w:val="Hyperlink"/>
            <w:noProof/>
          </w:rPr>
          <w:t>Figure 11 - Deviation list</w:t>
        </w:r>
        <w:r w:rsidR="00472557">
          <w:rPr>
            <w:noProof/>
            <w:webHidden/>
          </w:rPr>
          <w:tab/>
        </w:r>
        <w:r w:rsidR="00472557">
          <w:rPr>
            <w:noProof/>
            <w:webHidden/>
          </w:rPr>
          <w:fldChar w:fldCharType="begin"/>
        </w:r>
        <w:r w:rsidR="00472557">
          <w:rPr>
            <w:noProof/>
            <w:webHidden/>
          </w:rPr>
          <w:instrText xml:space="preserve"> PAGEREF _Toc439255275 \h </w:instrText>
        </w:r>
        <w:r w:rsidR="00472557">
          <w:rPr>
            <w:noProof/>
            <w:webHidden/>
          </w:rPr>
        </w:r>
        <w:r w:rsidR="00472557">
          <w:rPr>
            <w:noProof/>
            <w:webHidden/>
          </w:rPr>
          <w:fldChar w:fldCharType="separate"/>
        </w:r>
        <w:r w:rsidR="00472557">
          <w:rPr>
            <w:noProof/>
            <w:webHidden/>
          </w:rPr>
          <w:t>19</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6" w:history="1">
        <w:r w:rsidR="00472557" w:rsidRPr="00DD756F">
          <w:rPr>
            <w:rStyle w:val="Hyperlink"/>
            <w:noProof/>
          </w:rPr>
          <w:t>Figure 12 - Adding a Candidate from the Study Home Page</w:t>
        </w:r>
        <w:r w:rsidR="00472557">
          <w:rPr>
            <w:noProof/>
            <w:webHidden/>
          </w:rPr>
          <w:tab/>
        </w:r>
        <w:r w:rsidR="00472557">
          <w:rPr>
            <w:noProof/>
            <w:webHidden/>
          </w:rPr>
          <w:fldChar w:fldCharType="begin"/>
        </w:r>
        <w:r w:rsidR="00472557">
          <w:rPr>
            <w:noProof/>
            <w:webHidden/>
          </w:rPr>
          <w:instrText xml:space="preserve"> PAGEREF _Toc439255276 \h </w:instrText>
        </w:r>
        <w:r w:rsidR="00472557">
          <w:rPr>
            <w:noProof/>
            <w:webHidden/>
          </w:rPr>
        </w:r>
        <w:r w:rsidR="00472557">
          <w:rPr>
            <w:noProof/>
            <w:webHidden/>
          </w:rPr>
          <w:fldChar w:fldCharType="separate"/>
        </w:r>
        <w:r w:rsidR="00472557">
          <w:rPr>
            <w:noProof/>
            <w:webHidden/>
          </w:rPr>
          <w:t>20</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7" w:history="1">
        <w:r w:rsidR="00472557" w:rsidRPr="00DD756F">
          <w:rPr>
            <w:rStyle w:val="Hyperlink"/>
            <w:noProof/>
          </w:rPr>
          <w:t>Figure 13 - Create New Candidate Record Form</w:t>
        </w:r>
        <w:r w:rsidR="00472557">
          <w:rPr>
            <w:noProof/>
            <w:webHidden/>
          </w:rPr>
          <w:tab/>
        </w:r>
        <w:r w:rsidR="00472557">
          <w:rPr>
            <w:noProof/>
            <w:webHidden/>
          </w:rPr>
          <w:fldChar w:fldCharType="begin"/>
        </w:r>
        <w:r w:rsidR="00472557">
          <w:rPr>
            <w:noProof/>
            <w:webHidden/>
          </w:rPr>
          <w:instrText xml:space="preserve"> PAGEREF _Toc439255277 \h </w:instrText>
        </w:r>
        <w:r w:rsidR="00472557">
          <w:rPr>
            <w:noProof/>
            <w:webHidden/>
          </w:rPr>
        </w:r>
        <w:r w:rsidR="00472557">
          <w:rPr>
            <w:noProof/>
            <w:webHidden/>
          </w:rPr>
          <w:fldChar w:fldCharType="separate"/>
        </w:r>
        <w:r w:rsidR="00472557">
          <w:rPr>
            <w:noProof/>
            <w:webHidden/>
          </w:rPr>
          <w:t>20</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8" w:history="1">
        <w:r w:rsidR="00472557" w:rsidRPr="00DD756F">
          <w:rPr>
            <w:rStyle w:val="Hyperlink"/>
            <w:noProof/>
          </w:rPr>
          <w:t>Figure 14 - Example View Candidate Record Details</w:t>
        </w:r>
        <w:r w:rsidR="00472557">
          <w:rPr>
            <w:noProof/>
            <w:webHidden/>
          </w:rPr>
          <w:tab/>
        </w:r>
        <w:r w:rsidR="00472557">
          <w:rPr>
            <w:noProof/>
            <w:webHidden/>
          </w:rPr>
          <w:fldChar w:fldCharType="begin"/>
        </w:r>
        <w:r w:rsidR="00472557">
          <w:rPr>
            <w:noProof/>
            <w:webHidden/>
          </w:rPr>
          <w:instrText xml:space="preserve"> PAGEREF _Toc439255278 \h </w:instrText>
        </w:r>
        <w:r w:rsidR="00472557">
          <w:rPr>
            <w:noProof/>
            <w:webHidden/>
          </w:rPr>
        </w:r>
        <w:r w:rsidR="00472557">
          <w:rPr>
            <w:noProof/>
            <w:webHidden/>
          </w:rPr>
          <w:fldChar w:fldCharType="separate"/>
        </w:r>
        <w:r w:rsidR="00472557">
          <w:rPr>
            <w:noProof/>
            <w:webHidden/>
          </w:rPr>
          <w:t>21</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79" w:history="1">
        <w:r w:rsidR="00472557" w:rsidRPr="00DD756F">
          <w:rPr>
            <w:rStyle w:val="Hyperlink"/>
            <w:noProof/>
          </w:rPr>
          <w:t>Figure 15 - Study Home Page With One Candidate in List</w:t>
        </w:r>
        <w:r w:rsidR="00472557">
          <w:rPr>
            <w:noProof/>
            <w:webHidden/>
          </w:rPr>
          <w:tab/>
        </w:r>
        <w:r w:rsidR="00472557">
          <w:rPr>
            <w:noProof/>
            <w:webHidden/>
          </w:rPr>
          <w:fldChar w:fldCharType="begin"/>
        </w:r>
        <w:r w:rsidR="00472557">
          <w:rPr>
            <w:noProof/>
            <w:webHidden/>
          </w:rPr>
          <w:instrText xml:space="preserve"> PAGEREF _Toc439255279 \h </w:instrText>
        </w:r>
        <w:r w:rsidR="00472557">
          <w:rPr>
            <w:noProof/>
            <w:webHidden/>
          </w:rPr>
        </w:r>
        <w:r w:rsidR="00472557">
          <w:rPr>
            <w:noProof/>
            <w:webHidden/>
          </w:rPr>
          <w:fldChar w:fldCharType="separate"/>
        </w:r>
        <w:r w:rsidR="00472557">
          <w:rPr>
            <w:noProof/>
            <w:webHidden/>
          </w:rPr>
          <w:t>22</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0" w:history="1">
        <w:r w:rsidR="00472557" w:rsidRPr="00DD756F">
          <w:rPr>
            <w:rStyle w:val="Hyperlink"/>
            <w:noProof/>
          </w:rPr>
          <w:t>Figure 16 - Create Candidate Screening Enrollment Form</w:t>
        </w:r>
        <w:r w:rsidR="00472557">
          <w:rPr>
            <w:noProof/>
            <w:webHidden/>
          </w:rPr>
          <w:tab/>
        </w:r>
        <w:r w:rsidR="00472557">
          <w:rPr>
            <w:noProof/>
            <w:webHidden/>
          </w:rPr>
          <w:fldChar w:fldCharType="begin"/>
        </w:r>
        <w:r w:rsidR="00472557">
          <w:rPr>
            <w:noProof/>
            <w:webHidden/>
          </w:rPr>
          <w:instrText xml:space="preserve"> PAGEREF _Toc439255280 \h </w:instrText>
        </w:r>
        <w:r w:rsidR="00472557">
          <w:rPr>
            <w:noProof/>
            <w:webHidden/>
          </w:rPr>
        </w:r>
        <w:r w:rsidR="00472557">
          <w:rPr>
            <w:noProof/>
            <w:webHidden/>
          </w:rPr>
          <w:fldChar w:fldCharType="separate"/>
        </w:r>
        <w:r w:rsidR="00472557">
          <w:rPr>
            <w:noProof/>
            <w:webHidden/>
          </w:rPr>
          <w:t>22</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1" w:history="1">
        <w:r w:rsidR="00472557" w:rsidRPr="00DD756F">
          <w:rPr>
            <w:rStyle w:val="Hyperlink"/>
            <w:noProof/>
          </w:rPr>
          <w:t>Figure 17 - Example Edit Candidate Screening Enrollment Form</w:t>
        </w:r>
        <w:r w:rsidR="00472557">
          <w:rPr>
            <w:noProof/>
            <w:webHidden/>
          </w:rPr>
          <w:tab/>
        </w:r>
        <w:r w:rsidR="00472557">
          <w:rPr>
            <w:noProof/>
            <w:webHidden/>
          </w:rPr>
          <w:fldChar w:fldCharType="begin"/>
        </w:r>
        <w:r w:rsidR="00472557">
          <w:rPr>
            <w:noProof/>
            <w:webHidden/>
          </w:rPr>
          <w:instrText xml:space="preserve"> PAGEREF _Toc439255281 \h </w:instrText>
        </w:r>
        <w:r w:rsidR="00472557">
          <w:rPr>
            <w:noProof/>
            <w:webHidden/>
          </w:rPr>
        </w:r>
        <w:r w:rsidR="00472557">
          <w:rPr>
            <w:noProof/>
            <w:webHidden/>
          </w:rPr>
          <w:fldChar w:fldCharType="separate"/>
        </w:r>
        <w:r w:rsidR="00472557">
          <w:rPr>
            <w:noProof/>
            <w:webHidden/>
          </w:rPr>
          <w:t>23</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2" w:history="1">
        <w:r w:rsidR="00472557" w:rsidRPr="00DD756F">
          <w:rPr>
            <w:rStyle w:val="Hyperlink"/>
            <w:noProof/>
          </w:rPr>
          <w:t>Figure 18 - Updated View Candidate Record Details</w:t>
        </w:r>
        <w:r w:rsidR="00472557">
          <w:rPr>
            <w:noProof/>
            <w:webHidden/>
          </w:rPr>
          <w:tab/>
        </w:r>
        <w:r w:rsidR="00472557">
          <w:rPr>
            <w:noProof/>
            <w:webHidden/>
          </w:rPr>
          <w:fldChar w:fldCharType="begin"/>
        </w:r>
        <w:r w:rsidR="00472557">
          <w:rPr>
            <w:noProof/>
            <w:webHidden/>
          </w:rPr>
          <w:instrText xml:space="preserve"> PAGEREF _Toc439255282 \h </w:instrText>
        </w:r>
        <w:r w:rsidR="00472557">
          <w:rPr>
            <w:noProof/>
            <w:webHidden/>
          </w:rPr>
        </w:r>
        <w:r w:rsidR="00472557">
          <w:rPr>
            <w:noProof/>
            <w:webHidden/>
          </w:rPr>
          <w:fldChar w:fldCharType="separate"/>
        </w:r>
        <w:r w:rsidR="00472557">
          <w:rPr>
            <w:noProof/>
            <w:webHidden/>
          </w:rPr>
          <w:t>23</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3" w:history="1">
        <w:r w:rsidR="00472557" w:rsidRPr="00DD756F">
          <w:rPr>
            <w:rStyle w:val="Hyperlink"/>
            <w:noProof/>
          </w:rPr>
          <w:t>Figure 19 - Study Home Page, Where Candidate Needs Consent Added</w:t>
        </w:r>
        <w:r w:rsidR="00472557">
          <w:rPr>
            <w:noProof/>
            <w:webHidden/>
          </w:rPr>
          <w:tab/>
        </w:r>
        <w:r w:rsidR="00472557">
          <w:rPr>
            <w:noProof/>
            <w:webHidden/>
          </w:rPr>
          <w:fldChar w:fldCharType="begin"/>
        </w:r>
        <w:r w:rsidR="00472557">
          <w:rPr>
            <w:noProof/>
            <w:webHidden/>
          </w:rPr>
          <w:instrText xml:space="preserve"> PAGEREF _Toc439255283 \h </w:instrText>
        </w:r>
        <w:r w:rsidR="00472557">
          <w:rPr>
            <w:noProof/>
            <w:webHidden/>
          </w:rPr>
        </w:r>
        <w:r w:rsidR="00472557">
          <w:rPr>
            <w:noProof/>
            <w:webHidden/>
          </w:rPr>
          <w:fldChar w:fldCharType="separate"/>
        </w:r>
        <w:r w:rsidR="00472557">
          <w:rPr>
            <w:noProof/>
            <w:webHidden/>
          </w:rPr>
          <w:t>24</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4" w:history="1">
        <w:r w:rsidR="00472557" w:rsidRPr="00DD756F">
          <w:rPr>
            <w:rStyle w:val="Hyperlink"/>
            <w:noProof/>
          </w:rPr>
          <w:t>Figure 20 - View Candidate Record Details where Consent Verification Needed</w:t>
        </w:r>
        <w:r w:rsidR="00472557">
          <w:rPr>
            <w:noProof/>
            <w:webHidden/>
          </w:rPr>
          <w:tab/>
        </w:r>
        <w:r w:rsidR="00472557">
          <w:rPr>
            <w:noProof/>
            <w:webHidden/>
          </w:rPr>
          <w:fldChar w:fldCharType="begin"/>
        </w:r>
        <w:r w:rsidR="00472557">
          <w:rPr>
            <w:noProof/>
            <w:webHidden/>
          </w:rPr>
          <w:instrText xml:space="preserve"> PAGEREF _Toc439255284 \h </w:instrText>
        </w:r>
        <w:r w:rsidR="00472557">
          <w:rPr>
            <w:noProof/>
            <w:webHidden/>
          </w:rPr>
        </w:r>
        <w:r w:rsidR="00472557">
          <w:rPr>
            <w:noProof/>
            <w:webHidden/>
          </w:rPr>
          <w:fldChar w:fldCharType="separate"/>
        </w:r>
        <w:r w:rsidR="00472557">
          <w:rPr>
            <w:noProof/>
            <w:webHidden/>
          </w:rPr>
          <w:t>25</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5" w:history="1">
        <w:r w:rsidR="00472557" w:rsidRPr="00DD756F">
          <w:rPr>
            <w:rStyle w:val="Hyperlink"/>
            <w:noProof/>
          </w:rPr>
          <w:t>Figure 21 - Create Candidate Consent Validation Form</w:t>
        </w:r>
        <w:r w:rsidR="00472557">
          <w:rPr>
            <w:noProof/>
            <w:webHidden/>
          </w:rPr>
          <w:tab/>
        </w:r>
        <w:r w:rsidR="00472557">
          <w:rPr>
            <w:noProof/>
            <w:webHidden/>
          </w:rPr>
          <w:fldChar w:fldCharType="begin"/>
        </w:r>
        <w:r w:rsidR="00472557">
          <w:rPr>
            <w:noProof/>
            <w:webHidden/>
          </w:rPr>
          <w:instrText xml:space="preserve"> PAGEREF _Toc439255285 \h </w:instrText>
        </w:r>
        <w:r w:rsidR="00472557">
          <w:rPr>
            <w:noProof/>
            <w:webHidden/>
          </w:rPr>
        </w:r>
        <w:r w:rsidR="00472557">
          <w:rPr>
            <w:noProof/>
            <w:webHidden/>
          </w:rPr>
          <w:fldChar w:fldCharType="separate"/>
        </w:r>
        <w:r w:rsidR="00472557">
          <w:rPr>
            <w:noProof/>
            <w:webHidden/>
          </w:rPr>
          <w:t>26</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6" w:history="1">
        <w:r w:rsidR="00472557" w:rsidRPr="00DD756F">
          <w:rPr>
            <w:rStyle w:val="Hyperlink"/>
            <w:noProof/>
          </w:rPr>
          <w:t>Figure 22 - Expanded View Candidate Record Details Form</w:t>
        </w:r>
        <w:r w:rsidR="00472557">
          <w:rPr>
            <w:noProof/>
            <w:webHidden/>
          </w:rPr>
          <w:tab/>
        </w:r>
        <w:r w:rsidR="00472557">
          <w:rPr>
            <w:noProof/>
            <w:webHidden/>
          </w:rPr>
          <w:fldChar w:fldCharType="begin"/>
        </w:r>
        <w:r w:rsidR="00472557">
          <w:rPr>
            <w:noProof/>
            <w:webHidden/>
          </w:rPr>
          <w:instrText xml:space="preserve"> PAGEREF _Toc439255286 \h </w:instrText>
        </w:r>
        <w:r w:rsidR="00472557">
          <w:rPr>
            <w:noProof/>
            <w:webHidden/>
          </w:rPr>
        </w:r>
        <w:r w:rsidR="00472557">
          <w:rPr>
            <w:noProof/>
            <w:webHidden/>
          </w:rPr>
          <w:fldChar w:fldCharType="separate"/>
        </w:r>
        <w:r w:rsidR="00472557">
          <w:rPr>
            <w:noProof/>
            <w:webHidden/>
          </w:rPr>
          <w:t>27</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7" w:history="1">
        <w:r w:rsidR="00472557" w:rsidRPr="00DD756F">
          <w:rPr>
            <w:rStyle w:val="Hyperlink"/>
            <w:noProof/>
          </w:rPr>
          <w:t>Figure 23 - Creating a Case Record for a Candidate</w:t>
        </w:r>
        <w:r w:rsidR="00472557">
          <w:rPr>
            <w:noProof/>
            <w:webHidden/>
          </w:rPr>
          <w:tab/>
        </w:r>
        <w:r w:rsidR="00472557">
          <w:rPr>
            <w:noProof/>
            <w:webHidden/>
          </w:rPr>
          <w:fldChar w:fldCharType="begin"/>
        </w:r>
        <w:r w:rsidR="00472557">
          <w:rPr>
            <w:noProof/>
            <w:webHidden/>
          </w:rPr>
          <w:instrText xml:space="preserve"> PAGEREF _Toc439255287 \h </w:instrText>
        </w:r>
        <w:r w:rsidR="00472557">
          <w:rPr>
            <w:noProof/>
            <w:webHidden/>
          </w:rPr>
        </w:r>
        <w:r w:rsidR="00472557">
          <w:rPr>
            <w:noProof/>
            <w:webHidden/>
          </w:rPr>
          <w:fldChar w:fldCharType="separate"/>
        </w:r>
        <w:r w:rsidR="00472557">
          <w:rPr>
            <w:noProof/>
            <w:webHidden/>
          </w:rPr>
          <w:t>28</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8" w:history="1">
        <w:r w:rsidR="00472557" w:rsidRPr="00DD756F">
          <w:rPr>
            <w:rStyle w:val="Hyperlink"/>
            <w:noProof/>
          </w:rPr>
          <w:t>Figure 25 - Study List Screen with Two Example Studies</w:t>
        </w:r>
        <w:r w:rsidR="00472557">
          <w:rPr>
            <w:noProof/>
            <w:webHidden/>
          </w:rPr>
          <w:tab/>
        </w:r>
        <w:r w:rsidR="00472557">
          <w:rPr>
            <w:noProof/>
            <w:webHidden/>
          </w:rPr>
          <w:fldChar w:fldCharType="begin"/>
        </w:r>
        <w:r w:rsidR="00472557">
          <w:rPr>
            <w:noProof/>
            <w:webHidden/>
          </w:rPr>
          <w:instrText xml:space="preserve"> PAGEREF _Toc439255288 \h </w:instrText>
        </w:r>
        <w:r w:rsidR="00472557">
          <w:rPr>
            <w:noProof/>
            <w:webHidden/>
          </w:rPr>
        </w:r>
        <w:r w:rsidR="00472557">
          <w:rPr>
            <w:noProof/>
            <w:webHidden/>
          </w:rPr>
          <w:fldChar w:fldCharType="separate"/>
        </w:r>
        <w:r w:rsidR="00472557">
          <w:rPr>
            <w:noProof/>
            <w:webHidden/>
          </w:rPr>
          <w:t>30</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89" w:history="1">
        <w:r w:rsidR="00472557" w:rsidRPr="00DD756F">
          <w:rPr>
            <w:rStyle w:val="Hyperlink"/>
            <w:noProof/>
          </w:rPr>
          <w:t>Figure 26 - Create Study Window</w:t>
        </w:r>
        <w:r w:rsidR="00472557">
          <w:rPr>
            <w:noProof/>
            <w:webHidden/>
          </w:rPr>
          <w:tab/>
        </w:r>
        <w:r w:rsidR="00472557">
          <w:rPr>
            <w:noProof/>
            <w:webHidden/>
          </w:rPr>
          <w:fldChar w:fldCharType="begin"/>
        </w:r>
        <w:r w:rsidR="00472557">
          <w:rPr>
            <w:noProof/>
            <w:webHidden/>
          </w:rPr>
          <w:instrText xml:space="preserve"> PAGEREF _Toc439255289 \h </w:instrText>
        </w:r>
        <w:r w:rsidR="00472557">
          <w:rPr>
            <w:noProof/>
            <w:webHidden/>
          </w:rPr>
        </w:r>
        <w:r w:rsidR="00472557">
          <w:rPr>
            <w:noProof/>
            <w:webHidden/>
          </w:rPr>
          <w:fldChar w:fldCharType="separate"/>
        </w:r>
        <w:r w:rsidR="00472557">
          <w:rPr>
            <w:noProof/>
            <w:webHidden/>
          </w:rPr>
          <w:t>30</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90" w:history="1">
        <w:r w:rsidR="00472557" w:rsidRPr="00DD756F">
          <w:rPr>
            <w:rStyle w:val="Hyperlink"/>
            <w:noProof/>
          </w:rPr>
          <w:t>Figure 27 – Show An Individual Study Screen</w:t>
        </w:r>
        <w:r w:rsidR="00472557">
          <w:rPr>
            <w:noProof/>
            <w:webHidden/>
          </w:rPr>
          <w:tab/>
        </w:r>
        <w:r w:rsidR="00472557">
          <w:rPr>
            <w:noProof/>
            <w:webHidden/>
          </w:rPr>
          <w:fldChar w:fldCharType="begin"/>
        </w:r>
        <w:r w:rsidR="00472557">
          <w:rPr>
            <w:noProof/>
            <w:webHidden/>
          </w:rPr>
          <w:instrText xml:space="preserve"> PAGEREF _Toc439255290 \h </w:instrText>
        </w:r>
        <w:r w:rsidR="00472557">
          <w:rPr>
            <w:noProof/>
            <w:webHidden/>
          </w:rPr>
        </w:r>
        <w:r w:rsidR="00472557">
          <w:rPr>
            <w:noProof/>
            <w:webHidden/>
          </w:rPr>
          <w:fldChar w:fldCharType="separate"/>
        </w:r>
        <w:r w:rsidR="00472557">
          <w:rPr>
            <w:noProof/>
            <w:webHidden/>
          </w:rPr>
          <w:t>31</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91" w:history="1">
        <w:r w:rsidR="00472557" w:rsidRPr="00DD756F">
          <w:rPr>
            <w:rStyle w:val="Hyperlink"/>
            <w:noProof/>
          </w:rPr>
          <w:t>Figure 28 - Edit Study Screen</w:t>
        </w:r>
        <w:r w:rsidR="00472557">
          <w:rPr>
            <w:noProof/>
            <w:webHidden/>
          </w:rPr>
          <w:tab/>
        </w:r>
        <w:r w:rsidR="00472557">
          <w:rPr>
            <w:noProof/>
            <w:webHidden/>
          </w:rPr>
          <w:fldChar w:fldCharType="begin"/>
        </w:r>
        <w:r w:rsidR="00472557">
          <w:rPr>
            <w:noProof/>
            <w:webHidden/>
          </w:rPr>
          <w:instrText xml:space="preserve"> PAGEREF _Toc439255291 \h </w:instrText>
        </w:r>
        <w:r w:rsidR="00472557">
          <w:rPr>
            <w:noProof/>
            <w:webHidden/>
          </w:rPr>
        </w:r>
        <w:r w:rsidR="00472557">
          <w:rPr>
            <w:noProof/>
            <w:webHidden/>
          </w:rPr>
          <w:fldChar w:fldCharType="separate"/>
        </w:r>
        <w:r w:rsidR="00472557">
          <w:rPr>
            <w:noProof/>
            <w:webHidden/>
          </w:rPr>
          <w:t>31</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92" w:history="1">
        <w:r w:rsidR="00472557" w:rsidRPr="00DD756F">
          <w:rPr>
            <w:rStyle w:val="Hyperlink"/>
            <w:noProof/>
          </w:rPr>
          <w:t>Figure 29 - CDR Project Home Destination Page</w:t>
        </w:r>
        <w:r w:rsidR="00472557">
          <w:rPr>
            <w:noProof/>
            <w:webHidden/>
          </w:rPr>
          <w:tab/>
        </w:r>
        <w:r w:rsidR="00472557">
          <w:rPr>
            <w:noProof/>
            <w:webHidden/>
          </w:rPr>
          <w:fldChar w:fldCharType="begin"/>
        </w:r>
        <w:r w:rsidR="00472557">
          <w:rPr>
            <w:noProof/>
            <w:webHidden/>
          </w:rPr>
          <w:instrText xml:space="preserve"> PAGEREF _Toc439255292 \h </w:instrText>
        </w:r>
        <w:r w:rsidR="00472557">
          <w:rPr>
            <w:noProof/>
            <w:webHidden/>
          </w:rPr>
        </w:r>
        <w:r w:rsidR="00472557">
          <w:rPr>
            <w:noProof/>
            <w:webHidden/>
          </w:rPr>
          <w:fldChar w:fldCharType="separate"/>
        </w:r>
        <w:r w:rsidR="00472557">
          <w:rPr>
            <w:noProof/>
            <w:webHidden/>
          </w:rPr>
          <w:t>32</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r:id="rId14" w:anchor="_Toc439255293" w:history="1">
        <w:r w:rsidR="00472557" w:rsidRPr="00DD756F">
          <w:rPr>
            <w:rStyle w:val="Hyperlink"/>
            <w:noProof/>
          </w:rPr>
          <w:t>Figure 36 - CDR Back Office</w:t>
        </w:r>
        <w:r w:rsidR="00472557">
          <w:rPr>
            <w:noProof/>
            <w:webHidden/>
          </w:rPr>
          <w:tab/>
        </w:r>
        <w:r w:rsidR="00472557">
          <w:rPr>
            <w:noProof/>
            <w:webHidden/>
          </w:rPr>
          <w:fldChar w:fldCharType="begin"/>
        </w:r>
        <w:r w:rsidR="00472557">
          <w:rPr>
            <w:noProof/>
            <w:webHidden/>
          </w:rPr>
          <w:instrText xml:space="preserve"> PAGEREF _Toc439255293 \h </w:instrText>
        </w:r>
        <w:r w:rsidR="00472557">
          <w:rPr>
            <w:noProof/>
            <w:webHidden/>
          </w:rPr>
        </w:r>
        <w:r w:rsidR="00472557">
          <w:rPr>
            <w:noProof/>
            <w:webHidden/>
          </w:rPr>
          <w:fldChar w:fldCharType="separate"/>
        </w:r>
        <w:r w:rsidR="00472557">
          <w:rPr>
            <w:noProof/>
            <w:webHidden/>
          </w:rPr>
          <w:t>33</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r:id="rId15" w:anchor="_Toc439255294" w:history="1">
        <w:r w:rsidR="00472557" w:rsidRPr="00DD756F">
          <w:rPr>
            <w:rStyle w:val="Hyperlink"/>
            <w:noProof/>
          </w:rPr>
          <w:t>Figure 37 - Spring Security Management Console</w:t>
        </w:r>
        <w:r w:rsidR="00472557">
          <w:rPr>
            <w:noProof/>
            <w:webHidden/>
          </w:rPr>
          <w:tab/>
        </w:r>
        <w:r w:rsidR="00472557">
          <w:rPr>
            <w:noProof/>
            <w:webHidden/>
          </w:rPr>
          <w:fldChar w:fldCharType="begin"/>
        </w:r>
        <w:r w:rsidR="00472557">
          <w:rPr>
            <w:noProof/>
            <w:webHidden/>
          </w:rPr>
          <w:instrText xml:space="preserve"> PAGEREF _Toc439255294 \h </w:instrText>
        </w:r>
        <w:r w:rsidR="00472557">
          <w:rPr>
            <w:noProof/>
            <w:webHidden/>
          </w:rPr>
        </w:r>
        <w:r w:rsidR="00472557">
          <w:rPr>
            <w:noProof/>
            <w:webHidden/>
          </w:rPr>
          <w:fldChar w:fldCharType="separate"/>
        </w:r>
        <w:r w:rsidR="00472557">
          <w:rPr>
            <w:noProof/>
            <w:webHidden/>
          </w:rPr>
          <w:t>33</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95" w:history="1">
        <w:r w:rsidR="00472557" w:rsidRPr="00DD756F">
          <w:rPr>
            <w:rStyle w:val="Hyperlink"/>
            <w:noProof/>
          </w:rPr>
          <w:t>Figure 32 - Create User, User Detail</w:t>
        </w:r>
        <w:r w:rsidR="00472557">
          <w:rPr>
            <w:noProof/>
            <w:webHidden/>
          </w:rPr>
          <w:tab/>
        </w:r>
        <w:r w:rsidR="00472557">
          <w:rPr>
            <w:noProof/>
            <w:webHidden/>
          </w:rPr>
          <w:fldChar w:fldCharType="begin"/>
        </w:r>
        <w:r w:rsidR="00472557">
          <w:rPr>
            <w:noProof/>
            <w:webHidden/>
          </w:rPr>
          <w:instrText xml:space="preserve"> PAGEREF _Toc439255295 \h </w:instrText>
        </w:r>
        <w:r w:rsidR="00472557">
          <w:rPr>
            <w:noProof/>
            <w:webHidden/>
          </w:rPr>
        </w:r>
        <w:r w:rsidR="00472557">
          <w:rPr>
            <w:noProof/>
            <w:webHidden/>
          </w:rPr>
          <w:fldChar w:fldCharType="separate"/>
        </w:r>
        <w:r w:rsidR="00472557">
          <w:rPr>
            <w:noProof/>
            <w:webHidden/>
          </w:rPr>
          <w:t>34</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96" w:history="1">
        <w:r w:rsidR="00472557" w:rsidRPr="00DD756F">
          <w:rPr>
            <w:rStyle w:val="Hyperlink"/>
            <w:noProof/>
          </w:rPr>
          <w:t>Figure 33 - Create User - Roles</w:t>
        </w:r>
        <w:r w:rsidR="00472557">
          <w:rPr>
            <w:noProof/>
            <w:webHidden/>
          </w:rPr>
          <w:tab/>
        </w:r>
        <w:r w:rsidR="00472557">
          <w:rPr>
            <w:noProof/>
            <w:webHidden/>
          </w:rPr>
          <w:fldChar w:fldCharType="begin"/>
        </w:r>
        <w:r w:rsidR="00472557">
          <w:rPr>
            <w:noProof/>
            <w:webHidden/>
          </w:rPr>
          <w:instrText xml:space="preserve"> PAGEREF _Toc439255296 \h </w:instrText>
        </w:r>
        <w:r w:rsidR="00472557">
          <w:rPr>
            <w:noProof/>
            <w:webHidden/>
          </w:rPr>
        </w:r>
        <w:r w:rsidR="00472557">
          <w:rPr>
            <w:noProof/>
            <w:webHidden/>
          </w:rPr>
          <w:fldChar w:fldCharType="separate"/>
        </w:r>
        <w:r w:rsidR="00472557">
          <w:rPr>
            <w:noProof/>
            <w:webHidden/>
          </w:rPr>
          <w:t>35</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97" w:history="1">
        <w:r w:rsidR="00472557" w:rsidRPr="00DD756F">
          <w:rPr>
            <w:rStyle w:val="Hyperlink"/>
            <w:noProof/>
          </w:rPr>
          <w:t>Figure 34 - Determining Which Users have a specifie Role</w:t>
        </w:r>
        <w:r w:rsidR="00472557">
          <w:rPr>
            <w:noProof/>
            <w:webHidden/>
          </w:rPr>
          <w:tab/>
        </w:r>
        <w:r w:rsidR="00472557">
          <w:rPr>
            <w:noProof/>
            <w:webHidden/>
          </w:rPr>
          <w:fldChar w:fldCharType="begin"/>
        </w:r>
        <w:r w:rsidR="00472557">
          <w:rPr>
            <w:noProof/>
            <w:webHidden/>
          </w:rPr>
          <w:instrText xml:space="preserve"> PAGEREF _Toc439255297 \h </w:instrText>
        </w:r>
        <w:r w:rsidR="00472557">
          <w:rPr>
            <w:noProof/>
            <w:webHidden/>
          </w:rPr>
        </w:r>
        <w:r w:rsidR="00472557">
          <w:rPr>
            <w:noProof/>
            <w:webHidden/>
          </w:rPr>
          <w:fldChar w:fldCharType="separate"/>
        </w:r>
        <w:r w:rsidR="00472557">
          <w:rPr>
            <w:noProof/>
            <w:webHidden/>
          </w:rPr>
          <w:t>36</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298" w:history="1">
        <w:r w:rsidR="00472557" w:rsidRPr="00DD756F">
          <w:rPr>
            <w:rStyle w:val="Hyperlink"/>
            <w:noProof/>
          </w:rPr>
          <w:t>Figure 35 - CDR Applications Setting List</w:t>
        </w:r>
        <w:r w:rsidR="00472557">
          <w:rPr>
            <w:noProof/>
            <w:webHidden/>
          </w:rPr>
          <w:tab/>
        </w:r>
        <w:r w:rsidR="00472557">
          <w:rPr>
            <w:noProof/>
            <w:webHidden/>
          </w:rPr>
          <w:fldChar w:fldCharType="begin"/>
        </w:r>
        <w:r w:rsidR="00472557">
          <w:rPr>
            <w:noProof/>
            <w:webHidden/>
          </w:rPr>
          <w:instrText xml:space="preserve"> PAGEREF _Toc439255298 \h </w:instrText>
        </w:r>
        <w:r w:rsidR="00472557">
          <w:rPr>
            <w:noProof/>
            <w:webHidden/>
          </w:rPr>
        </w:r>
        <w:r w:rsidR="00472557">
          <w:rPr>
            <w:noProof/>
            <w:webHidden/>
          </w:rPr>
          <w:fldChar w:fldCharType="separate"/>
        </w:r>
        <w:r w:rsidR="00472557">
          <w:rPr>
            <w:noProof/>
            <w:webHidden/>
          </w:rPr>
          <w:t>37</w:t>
        </w:r>
        <w:r w:rsidR="00472557">
          <w:rPr>
            <w:noProof/>
            <w:webHidden/>
          </w:rPr>
          <w:fldChar w:fldCharType="end"/>
        </w:r>
      </w:hyperlink>
    </w:p>
    <w:p w:rsidR="00F57970" w:rsidRDefault="00362AA8" w:rsidP="00080DD8">
      <w:pPr>
        <w:rPr>
          <w:noProof/>
        </w:rPr>
      </w:pPr>
      <w:r>
        <w:rPr>
          <w:noProof/>
        </w:rPr>
        <w:fldChar w:fldCharType="end"/>
      </w:r>
    </w:p>
    <w:p w:rsidR="009A54B7" w:rsidRDefault="009A54B7" w:rsidP="009A54B7">
      <w:pPr>
        <w:jc w:val="center"/>
        <w:rPr>
          <w:b/>
          <w:noProof/>
          <w:sz w:val="28"/>
          <w:szCs w:val="28"/>
        </w:rPr>
      </w:pPr>
      <w:r w:rsidRPr="009A54B7">
        <w:rPr>
          <w:b/>
          <w:noProof/>
          <w:sz w:val="28"/>
          <w:szCs w:val="28"/>
        </w:rPr>
        <w:t>Table of Tables</w:t>
      </w:r>
    </w:p>
    <w:p w:rsidR="009A54B7" w:rsidRDefault="009A54B7" w:rsidP="009A54B7">
      <w:pPr>
        <w:jc w:val="center"/>
        <w:rPr>
          <w:b/>
          <w:noProof/>
          <w:sz w:val="28"/>
          <w:szCs w:val="28"/>
        </w:rPr>
      </w:pPr>
    </w:p>
    <w:p w:rsidR="00472557" w:rsidRDefault="009A54B7">
      <w:pPr>
        <w:pStyle w:val="TableofFigures"/>
        <w:tabs>
          <w:tab w:val="right" w:leader="dot" w:pos="9350"/>
        </w:tabs>
        <w:rPr>
          <w:rFonts w:asciiTheme="minorHAnsi" w:eastAsiaTheme="minorEastAsia" w:hAnsiTheme="minorHAnsi" w:cstheme="minorBidi"/>
          <w:noProof/>
        </w:rPr>
      </w:pPr>
      <w:r>
        <w:rPr>
          <w:b/>
          <w:noProof/>
          <w:sz w:val="28"/>
          <w:szCs w:val="28"/>
        </w:rPr>
        <w:fldChar w:fldCharType="begin"/>
      </w:r>
      <w:r>
        <w:rPr>
          <w:b/>
          <w:noProof/>
          <w:sz w:val="28"/>
          <w:szCs w:val="28"/>
        </w:rPr>
        <w:instrText xml:space="preserve"> TOC \h \z \c "Table" </w:instrText>
      </w:r>
      <w:r>
        <w:rPr>
          <w:b/>
          <w:noProof/>
          <w:sz w:val="28"/>
          <w:szCs w:val="28"/>
        </w:rPr>
        <w:fldChar w:fldCharType="separate"/>
      </w:r>
      <w:hyperlink w:anchor="_Toc439255299" w:history="1">
        <w:r w:rsidR="00472557" w:rsidRPr="00480C89">
          <w:rPr>
            <w:rStyle w:val="Hyperlink"/>
            <w:noProof/>
          </w:rPr>
          <w:t>Table 1 - Login Screen Important Information</w:t>
        </w:r>
        <w:r w:rsidR="00472557">
          <w:rPr>
            <w:noProof/>
            <w:webHidden/>
          </w:rPr>
          <w:tab/>
        </w:r>
        <w:r w:rsidR="00472557">
          <w:rPr>
            <w:noProof/>
            <w:webHidden/>
          </w:rPr>
          <w:fldChar w:fldCharType="begin"/>
        </w:r>
        <w:r w:rsidR="00472557">
          <w:rPr>
            <w:noProof/>
            <w:webHidden/>
          </w:rPr>
          <w:instrText xml:space="preserve"> PAGEREF _Toc439255299 \h </w:instrText>
        </w:r>
        <w:r w:rsidR="00472557">
          <w:rPr>
            <w:noProof/>
            <w:webHidden/>
          </w:rPr>
        </w:r>
        <w:r w:rsidR="00472557">
          <w:rPr>
            <w:noProof/>
            <w:webHidden/>
          </w:rPr>
          <w:fldChar w:fldCharType="separate"/>
        </w:r>
        <w:r w:rsidR="00472557">
          <w:rPr>
            <w:noProof/>
            <w:webHidden/>
          </w:rPr>
          <w:t>10</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300" w:history="1">
        <w:r w:rsidR="00472557" w:rsidRPr="00480C89">
          <w:rPr>
            <w:rStyle w:val="Hyperlink"/>
            <w:noProof/>
          </w:rPr>
          <w:t>Table 2 - Upper Right Corrner Screen Links</w:t>
        </w:r>
        <w:r w:rsidR="00472557">
          <w:rPr>
            <w:noProof/>
            <w:webHidden/>
          </w:rPr>
          <w:tab/>
        </w:r>
        <w:r w:rsidR="00472557">
          <w:rPr>
            <w:noProof/>
            <w:webHidden/>
          </w:rPr>
          <w:fldChar w:fldCharType="begin"/>
        </w:r>
        <w:r w:rsidR="00472557">
          <w:rPr>
            <w:noProof/>
            <w:webHidden/>
          </w:rPr>
          <w:instrText xml:space="preserve"> PAGEREF _Toc439255300 \h </w:instrText>
        </w:r>
        <w:r w:rsidR="00472557">
          <w:rPr>
            <w:noProof/>
            <w:webHidden/>
          </w:rPr>
        </w:r>
        <w:r w:rsidR="00472557">
          <w:rPr>
            <w:noProof/>
            <w:webHidden/>
          </w:rPr>
          <w:fldChar w:fldCharType="separate"/>
        </w:r>
        <w:r w:rsidR="00472557">
          <w:rPr>
            <w:noProof/>
            <w:webHidden/>
          </w:rPr>
          <w:t>11</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301" w:history="1">
        <w:r w:rsidR="00472557" w:rsidRPr="00480C89">
          <w:rPr>
            <w:rStyle w:val="Hyperlink"/>
            <w:noProof/>
          </w:rPr>
          <w:t>Table 3  - Definition of fields in Case List</w:t>
        </w:r>
        <w:r w:rsidR="00472557">
          <w:rPr>
            <w:noProof/>
            <w:webHidden/>
          </w:rPr>
          <w:tab/>
        </w:r>
        <w:r w:rsidR="00472557">
          <w:rPr>
            <w:noProof/>
            <w:webHidden/>
          </w:rPr>
          <w:fldChar w:fldCharType="begin"/>
        </w:r>
        <w:r w:rsidR="00472557">
          <w:rPr>
            <w:noProof/>
            <w:webHidden/>
          </w:rPr>
          <w:instrText xml:space="preserve"> PAGEREF _Toc439255301 \h </w:instrText>
        </w:r>
        <w:r w:rsidR="00472557">
          <w:rPr>
            <w:noProof/>
            <w:webHidden/>
          </w:rPr>
        </w:r>
        <w:r w:rsidR="00472557">
          <w:rPr>
            <w:noProof/>
            <w:webHidden/>
          </w:rPr>
          <w:fldChar w:fldCharType="separate"/>
        </w:r>
        <w:r w:rsidR="00472557">
          <w:rPr>
            <w:noProof/>
            <w:webHidden/>
          </w:rPr>
          <w:t>15</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302" w:history="1">
        <w:r w:rsidR="00472557" w:rsidRPr="00480C89">
          <w:rPr>
            <w:rStyle w:val="Hyperlink"/>
            <w:noProof/>
          </w:rPr>
          <w:t>Table 4  - Definition of FIelds in Candidate List</w:t>
        </w:r>
        <w:r w:rsidR="00472557">
          <w:rPr>
            <w:noProof/>
            <w:webHidden/>
          </w:rPr>
          <w:tab/>
        </w:r>
        <w:r w:rsidR="00472557">
          <w:rPr>
            <w:noProof/>
            <w:webHidden/>
          </w:rPr>
          <w:fldChar w:fldCharType="begin"/>
        </w:r>
        <w:r w:rsidR="00472557">
          <w:rPr>
            <w:noProof/>
            <w:webHidden/>
          </w:rPr>
          <w:instrText xml:space="preserve"> PAGEREF _Toc439255302 \h </w:instrText>
        </w:r>
        <w:r w:rsidR="00472557">
          <w:rPr>
            <w:noProof/>
            <w:webHidden/>
          </w:rPr>
        </w:r>
        <w:r w:rsidR="00472557">
          <w:rPr>
            <w:noProof/>
            <w:webHidden/>
          </w:rPr>
          <w:fldChar w:fldCharType="separate"/>
        </w:r>
        <w:r w:rsidR="00472557">
          <w:rPr>
            <w:noProof/>
            <w:webHidden/>
          </w:rPr>
          <w:t>15</w:t>
        </w:r>
        <w:r w:rsidR="00472557">
          <w:rPr>
            <w:noProof/>
            <w:webHidden/>
          </w:rPr>
          <w:fldChar w:fldCharType="end"/>
        </w:r>
      </w:hyperlink>
    </w:p>
    <w:p w:rsidR="00472557" w:rsidRDefault="00466BB5">
      <w:pPr>
        <w:pStyle w:val="TableofFigures"/>
        <w:tabs>
          <w:tab w:val="right" w:leader="dot" w:pos="9350"/>
        </w:tabs>
        <w:rPr>
          <w:rFonts w:asciiTheme="minorHAnsi" w:eastAsiaTheme="minorEastAsia" w:hAnsiTheme="minorHAnsi" w:cstheme="minorBidi"/>
          <w:noProof/>
        </w:rPr>
      </w:pPr>
      <w:hyperlink w:anchor="_Toc439255303" w:history="1">
        <w:r w:rsidR="00472557" w:rsidRPr="00480C89">
          <w:rPr>
            <w:rStyle w:val="Hyperlink"/>
            <w:noProof/>
          </w:rPr>
          <w:t>Table 5 - CDR Basic Applications Settings</w:t>
        </w:r>
        <w:r w:rsidR="00472557">
          <w:rPr>
            <w:noProof/>
            <w:webHidden/>
          </w:rPr>
          <w:tab/>
        </w:r>
        <w:r w:rsidR="00472557">
          <w:rPr>
            <w:noProof/>
            <w:webHidden/>
          </w:rPr>
          <w:fldChar w:fldCharType="begin"/>
        </w:r>
        <w:r w:rsidR="00472557">
          <w:rPr>
            <w:noProof/>
            <w:webHidden/>
          </w:rPr>
          <w:instrText xml:space="preserve"> PAGEREF _Toc439255303 \h </w:instrText>
        </w:r>
        <w:r w:rsidR="00472557">
          <w:rPr>
            <w:noProof/>
            <w:webHidden/>
          </w:rPr>
        </w:r>
        <w:r w:rsidR="00472557">
          <w:rPr>
            <w:noProof/>
            <w:webHidden/>
          </w:rPr>
          <w:fldChar w:fldCharType="separate"/>
        </w:r>
        <w:r w:rsidR="00472557">
          <w:rPr>
            <w:noProof/>
            <w:webHidden/>
          </w:rPr>
          <w:t>36</w:t>
        </w:r>
        <w:r w:rsidR="00472557">
          <w:rPr>
            <w:noProof/>
            <w:webHidden/>
          </w:rPr>
          <w:fldChar w:fldCharType="end"/>
        </w:r>
      </w:hyperlink>
    </w:p>
    <w:p w:rsidR="009A54B7" w:rsidRPr="009A54B7" w:rsidRDefault="009A54B7" w:rsidP="009A54B7">
      <w:pPr>
        <w:rPr>
          <w:b/>
          <w:noProof/>
          <w:sz w:val="28"/>
          <w:szCs w:val="28"/>
        </w:rPr>
        <w:sectPr w:rsidR="009A54B7" w:rsidRPr="009A54B7" w:rsidSect="00353AD7">
          <w:headerReference w:type="default" r:id="rId16"/>
          <w:footerReference w:type="default" r:id="rId17"/>
          <w:type w:val="continuous"/>
          <w:pgSz w:w="12240" w:h="15840" w:code="1"/>
          <w:pgMar w:top="720" w:right="1440" w:bottom="720" w:left="1440" w:header="432" w:footer="432" w:gutter="0"/>
          <w:pgNumType w:fmt="lowerRoman"/>
          <w:cols w:space="720"/>
          <w:docGrid w:linePitch="360"/>
        </w:sectPr>
      </w:pPr>
      <w:r>
        <w:rPr>
          <w:b/>
          <w:noProof/>
          <w:sz w:val="28"/>
          <w:szCs w:val="28"/>
        </w:rPr>
        <w:fldChar w:fldCharType="end"/>
      </w:r>
    </w:p>
    <w:p w:rsidR="00362AA8" w:rsidRPr="00FF14DD" w:rsidRDefault="00362AA8" w:rsidP="003E2FB5">
      <w:pPr>
        <w:spacing w:after="0"/>
        <w:rPr>
          <w:noProof/>
        </w:rPr>
      </w:pPr>
    </w:p>
    <w:p w:rsidR="001E06D6" w:rsidRPr="00080DD8" w:rsidRDefault="001E06D6" w:rsidP="00080DD8">
      <w:pPr>
        <w:rPr>
          <w:sz w:val="2"/>
          <w:szCs w:val="2"/>
        </w:rPr>
      </w:pPr>
      <w:bookmarkStart w:id="6" w:name="_Toc180482593"/>
      <w:bookmarkStart w:id="7" w:name="_Toc197060746"/>
      <w:bookmarkStart w:id="8" w:name="_Toc237402953"/>
      <w:bookmarkStart w:id="9" w:name="_Toc106079533"/>
      <w:bookmarkEnd w:id="0"/>
      <w:bookmarkEnd w:id="1"/>
    </w:p>
    <w:p w:rsidR="00786E9C" w:rsidRPr="00B26A9E" w:rsidRDefault="00786E9C" w:rsidP="003E2FB5">
      <w:pPr>
        <w:pStyle w:val="Heading1"/>
        <w:spacing w:before="120"/>
      </w:pPr>
      <w:bookmarkStart w:id="10" w:name="_Toc422236923"/>
      <w:bookmarkStart w:id="11" w:name="_Toc439255207"/>
      <w:r w:rsidRPr="00B26A9E">
        <w:t>Introduction</w:t>
      </w:r>
      <w:bookmarkEnd w:id="6"/>
      <w:bookmarkEnd w:id="7"/>
      <w:bookmarkEnd w:id="8"/>
      <w:bookmarkEnd w:id="10"/>
      <w:bookmarkEnd w:id="11"/>
    </w:p>
    <w:p w:rsidR="006F7ACA" w:rsidRDefault="00F10EC7" w:rsidP="00232257">
      <w:r>
        <w:t>T</w:t>
      </w:r>
      <w:r w:rsidR="00626472" w:rsidRPr="00FD02FA">
        <w:t>he Comprehensive Data Resource (CDR) was developed</w:t>
      </w:r>
      <w:r>
        <w:t xml:space="preserve"> t</w:t>
      </w:r>
      <w:r w:rsidRPr="00FD02FA">
        <w:t>o meet the challenge</w:t>
      </w:r>
      <w:r>
        <w:t>s</w:t>
      </w:r>
      <w:r w:rsidRPr="00FD02FA">
        <w:t xml:space="preserve"> of</w:t>
      </w:r>
      <w:r w:rsidR="00BA0966">
        <w:t xml:space="preserve"> real-world data collection of information about tissues gathered in the early stages of the Biospecimen Lifecycle</w:t>
      </w:r>
      <w:r w:rsidR="00BA0966">
        <w:rPr>
          <w:rStyle w:val="FootnoteReference"/>
        </w:rPr>
        <w:footnoteReference w:id="2"/>
      </w:r>
      <w:r w:rsidRPr="00FD02FA">
        <w:t xml:space="preserve"> </w:t>
      </w:r>
      <w:r w:rsidR="00BA0966">
        <w:t>.  This includes collection</w:t>
      </w:r>
      <w:r w:rsidR="00E83B58">
        <w:t xml:space="preserve"> </w:t>
      </w:r>
      <w:ins w:id="12" w:author="Author">
        <w:r w:rsidR="00466BB5">
          <w:t xml:space="preserve">of </w:t>
        </w:r>
      </w:ins>
      <w:r w:rsidR="00E83B58">
        <w:t>information</w:t>
      </w:r>
      <w:r w:rsidR="00BA0966">
        <w:t xml:space="preserve"> about </w:t>
      </w:r>
      <w:r w:rsidR="00E83B58">
        <w:t xml:space="preserve">potential candidates, their </w:t>
      </w:r>
      <w:r w:rsidR="001C3CB6">
        <w:t>eligibility</w:t>
      </w:r>
      <w:r w:rsidR="00E83B58">
        <w:t xml:space="preserve"> criteria and consent, medical</w:t>
      </w:r>
      <w:del w:id="13" w:author="Author">
        <w:r w:rsidR="00E83B58" w:rsidDel="00466BB5">
          <w:delText>/</w:delText>
        </w:r>
      </w:del>
      <w:ins w:id="14" w:author="Author">
        <w:r w:rsidR="00466BB5">
          <w:t xml:space="preserve"> history and </w:t>
        </w:r>
      </w:ins>
      <w:r w:rsidR="00E83B58">
        <w:t xml:space="preserve">surgical procedures </w:t>
      </w:r>
      <w:proofErr w:type="gramStart"/>
      <w:r w:rsidR="00E83B58">
        <w:t>used,</w:t>
      </w:r>
      <w:proofErr w:type="gramEnd"/>
      <w:r w:rsidR="00E83B58">
        <w:t xml:space="preserve"> acquisition</w:t>
      </w:r>
      <w:ins w:id="15" w:author="Author">
        <w:r w:rsidR="00466BB5">
          <w:t>,</w:t>
        </w:r>
      </w:ins>
      <w:r w:rsidR="00E83B58">
        <w:t xml:space="preserve"> processing, handling, and storage.  As the focus for biospecimen-based studies for cancer have turned to the molecular level, it is more important than ever that more </w:t>
      </w:r>
      <w:del w:id="16" w:author="Author">
        <w:r w:rsidR="00E83B58" w:rsidDel="00571056">
          <w:delText xml:space="preserve">stringent laboratory techniques </w:delText>
        </w:r>
        <w:r w:rsidR="006F7ACA" w:rsidDel="00571056">
          <w:delText>are applied in the lifecycle</w:delText>
        </w:r>
      </w:del>
      <w:ins w:id="17" w:author="Author">
        <w:r w:rsidR="00571056">
          <w:t>comprehensive biospecimen annotation is collected during biospecimen collection, handling and processing</w:t>
        </w:r>
      </w:ins>
      <w:r w:rsidR="006F7ACA">
        <w:t xml:space="preserve">.  </w:t>
      </w:r>
    </w:p>
    <w:p w:rsidR="000516D2" w:rsidRDefault="000516D2" w:rsidP="000516D2">
      <w:pPr>
        <w:pStyle w:val="Heading1"/>
        <w:spacing w:before="240" w:after="60"/>
      </w:pPr>
      <w:bookmarkStart w:id="18" w:name="_Toc422236925"/>
      <w:bookmarkStart w:id="19" w:name="_Toc439255208"/>
      <w:bookmarkStart w:id="20" w:name="_Toc494193645"/>
      <w:bookmarkStart w:id="21" w:name="_Toc180482595"/>
      <w:bookmarkStart w:id="22" w:name="_Toc197060748"/>
      <w:bookmarkStart w:id="23" w:name="_Toc237402955"/>
      <w:r>
        <w:t>CDR</w:t>
      </w:r>
      <w:bookmarkEnd w:id="18"/>
      <w:r w:rsidR="00A32A39">
        <w:t xml:space="preserve"> Basics</w:t>
      </w:r>
      <w:bookmarkEnd w:id="19"/>
    </w:p>
    <w:p w:rsidR="000516D2" w:rsidRPr="004D1A8E" w:rsidRDefault="000516D2" w:rsidP="00814501">
      <w:pPr>
        <w:pStyle w:val="Heading2"/>
      </w:pPr>
      <w:bookmarkStart w:id="24" w:name="_Toc422236926"/>
      <w:bookmarkStart w:id="25" w:name="_Toc439255209"/>
      <w:r w:rsidRPr="004D1A8E">
        <w:t>CDR Capabilities</w:t>
      </w:r>
      <w:bookmarkEnd w:id="24"/>
      <w:bookmarkEnd w:id="25"/>
    </w:p>
    <w:p w:rsidR="000516D2" w:rsidRDefault="000516D2" w:rsidP="000516D2">
      <w:r w:rsidRPr="00991965">
        <w:t xml:space="preserve">The CDR is a </w:t>
      </w:r>
      <w:del w:id="26" w:author="Author">
        <w:r w:rsidRPr="00991965" w:rsidDel="008F50ED">
          <w:delText xml:space="preserve">distributed multi-tenant </w:delText>
        </w:r>
        <w:r w:rsidDel="008F50ED">
          <w:delText>bio</w:delText>
        </w:r>
        <w:r w:rsidRPr="00991965" w:rsidDel="008F50ED">
          <w:delText>informatics platform</w:delText>
        </w:r>
      </w:del>
      <w:ins w:id="27" w:author="Author">
        <w:r w:rsidR="008F50ED">
          <w:t xml:space="preserve"> web-based application</w:t>
        </w:r>
      </w:ins>
      <w:r w:rsidR="00F978F1">
        <w:t>,</w:t>
      </w:r>
      <w:r w:rsidRPr="00991965">
        <w:t xml:space="preserve"> custom built to support specimen collection, clinical data entry and specimen logistics as well as curation and aggregation of study data.</w:t>
      </w:r>
      <w:r>
        <w:t xml:space="preserve"> The capabilities </w:t>
      </w:r>
      <w:r w:rsidR="0071260B">
        <w:t xml:space="preserve">reflect the needs of the supported projects, and </w:t>
      </w:r>
      <w:r>
        <w:t>include:</w:t>
      </w:r>
    </w:p>
    <w:p w:rsidR="00475004" w:rsidRDefault="00475004" w:rsidP="0062579E">
      <w:pPr>
        <w:numPr>
          <w:ilvl w:val="0"/>
          <w:numId w:val="1"/>
        </w:numPr>
        <w:spacing w:after="0"/>
      </w:pPr>
      <w:r>
        <w:t xml:space="preserve">Allowing remote users (e.g., researchers, and support staff) to </w:t>
      </w:r>
      <w:r w:rsidR="00880CD9">
        <w:t>securely</w:t>
      </w:r>
      <w:r>
        <w:t xml:space="preserve"> enter, revise, and review data about biospecimen collection through a standard (HTTPS) web interface via a series of electronic forms with a sophisticated role-driven workflow.</w:t>
      </w:r>
    </w:p>
    <w:p w:rsidR="000516D2" w:rsidRPr="00991965" w:rsidRDefault="00C50AC6" w:rsidP="0062579E">
      <w:pPr>
        <w:numPr>
          <w:ilvl w:val="0"/>
          <w:numId w:val="1"/>
        </w:numPr>
        <w:spacing w:after="0"/>
      </w:pPr>
      <w:r>
        <w:t>Connecting to remote</w:t>
      </w:r>
      <w:r w:rsidR="00F978F1">
        <w:t xml:space="preserve"> systems via </w:t>
      </w:r>
      <w:r w:rsidR="000516D2">
        <w:t>Web service API</w:t>
      </w:r>
      <w:r w:rsidR="000516D2" w:rsidRPr="00991965">
        <w:t>s</w:t>
      </w:r>
      <w:r w:rsidR="00AD0FB0">
        <w:t>; such as</w:t>
      </w:r>
      <w:r w:rsidR="003B4E69">
        <w:t xml:space="preserve"> </w:t>
      </w:r>
      <w:r>
        <w:t xml:space="preserve">LIMS, </w:t>
      </w:r>
      <w:r w:rsidR="000516D2" w:rsidRPr="00991965">
        <w:t>whole-slide imaging systems, and molecular analysis</w:t>
      </w:r>
      <w:r w:rsidR="00DD1F8B">
        <w:t xml:space="preserve"> systems</w:t>
      </w:r>
      <w:r>
        <w:t xml:space="preserve">. </w:t>
      </w:r>
      <w:del w:id="28" w:author="Author">
        <w:r w:rsidDel="00466BB5">
          <w:delText>The</w:delText>
        </w:r>
        <w:r w:rsidR="000516D2" w:rsidRPr="00991965" w:rsidDel="00466BB5">
          <w:delText xml:space="preserve"> </w:delText>
        </w:r>
      </w:del>
      <w:ins w:id="29" w:author="Author">
        <w:r w:rsidR="00466BB5">
          <w:t xml:space="preserve">There </w:t>
        </w:r>
        <w:proofErr w:type="gramStart"/>
        <w:r w:rsidR="00466BB5">
          <w:t xml:space="preserve">are </w:t>
        </w:r>
        <w:r w:rsidR="00466BB5" w:rsidRPr="00991965">
          <w:t xml:space="preserve"> </w:t>
        </w:r>
      </w:ins>
      <w:r w:rsidR="000516D2" w:rsidRPr="00991965">
        <w:t>APIs</w:t>
      </w:r>
      <w:proofErr w:type="gramEnd"/>
      <w:r w:rsidR="000516D2" w:rsidRPr="00991965">
        <w:t xml:space="preserve"> for </w:t>
      </w:r>
      <w:r w:rsidR="00475004">
        <w:t>authenticated (RESTful interfaces</w:t>
      </w:r>
      <w:r w:rsidR="00100A17">
        <w:t>)</w:t>
      </w:r>
      <w:r w:rsidR="00100A17" w:rsidRPr="00991965">
        <w:t xml:space="preserve"> </w:t>
      </w:r>
      <w:ins w:id="30" w:author="Author">
        <w:r w:rsidR="00466BB5">
          <w:t xml:space="preserve">to support </w:t>
        </w:r>
      </w:ins>
      <w:r w:rsidR="00100A17" w:rsidRPr="00991965">
        <w:t>real</w:t>
      </w:r>
      <w:r w:rsidR="000516D2" w:rsidRPr="00991965">
        <w:t>-time, two-way data transfers across a variety of data types</w:t>
      </w:r>
      <w:r>
        <w:t>.</w:t>
      </w:r>
      <w:r w:rsidR="004D1A8E">
        <w:t xml:space="preserve">  </w:t>
      </w:r>
      <w:del w:id="31" w:author="Author">
        <w:r w:rsidR="004D1A8E" w:rsidDel="00A05C5C">
          <w:delText>There is no capability for using a database-to-</w:delText>
        </w:r>
        <w:r w:rsidR="00880CD9" w:rsidDel="00A05C5C">
          <w:delText>database</w:delText>
        </w:r>
        <w:r w:rsidR="004D1A8E" w:rsidDel="00A05C5C">
          <w:delText xml:space="preserve"> direct connection to other database servers.</w:delText>
        </w:r>
      </w:del>
    </w:p>
    <w:p w:rsidR="000516D2" w:rsidRDefault="000516D2" w:rsidP="0062579E">
      <w:pPr>
        <w:numPr>
          <w:ilvl w:val="0"/>
          <w:numId w:val="1"/>
        </w:numPr>
        <w:spacing w:after="0"/>
      </w:pPr>
      <w:del w:id="32" w:author="Author">
        <w:r w:rsidDel="00A05C5C">
          <w:delText>Triggering responses,</w:delText>
        </w:r>
      </w:del>
      <w:ins w:id="33" w:author="Author">
        <w:r w:rsidR="00A05C5C">
          <w:t>E-mail alerts</w:t>
        </w:r>
      </w:ins>
      <w:r>
        <w:t xml:space="preserve"> automatically </w:t>
      </w:r>
      <w:del w:id="34" w:author="Author">
        <w:r w:rsidDel="00A05C5C">
          <w:delText xml:space="preserve">communicating </w:delText>
        </w:r>
      </w:del>
      <w:ins w:id="35" w:author="Author">
        <w:r w:rsidR="00A05C5C">
          <w:t xml:space="preserve">communicate </w:t>
        </w:r>
      </w:ins>
      <w:r>
        <w:t>timely information to project managers and data analysts</w:t>
      </w:r>
      <w:ins w:id="36" w:author="Author">
        <w:r w:rsidR="00A05C5C">
          <w:t>, letting them know when to start working on something.</w:t>
        </w:r>
      </w:ins>
    </w:p>
    <w:p w:rsidR="000516D2" w:rsidRDefault="000516D2" w:rsidP="0062579E">
      <w:pPr>
        <w:numPr>
          <w:ilvl w:val="0"/>
          <w:numId w:val="1"/>
        </w:numPr>
        <w:spacing w:after="0"/>
      </w:pPr>
      <w:r>
        <w:t>Assisting Quality Assurance by auditing process flows through Data Management and Pathology teams</w:t>
      </w:r>
    </w:p>
    <w:p w:rsidR="000516D2" w:rsidRDefault="000516D2" w:rsidP="0062579E">
      <w:pPr>
        <w:numPr>
          <w:ilvl w:val="0"/>
          <w:numId w:val="1"/>
        </w:numPr>
        <w:spacing w:after="0"/>
      </w:pPr>
      <w:r>
        <w:t>Display</w:t>
      </w:r>
      <w:r w:rsidR="002E25E3">
        <w:t>ing</w:t>
      </w:r>
      <w:r>
        <w:t xml:space="preserve"> control of </w:t>
      </w:r>
      <w:del w:id="37" w:author="Author">
        <w:r w:rsidDel="00466BB5">
          <w:delText xml:space="preserve">PII </w:delText>
        </w:r>
      </w:del>
      <w:ins w:id="38" w:author="Author">
        <w:r w:rsidR="00466BB5">
          <w:t xml:space="preserve">PHI </w:t>
        </w:r>
      </w:ins>
      <w:r>
        <w:t>based on user entitlements and roles</w:t>
      </w:r>
    </w:p>
    <w:p w:rsidR="000516D2" w:rsidRDefault="000516D2" w:rsidP="0062579E">
      <w:pPr>
        <w:numPr>
          <w:ilvl w:val="0"/>
          <w:numId w:val="1"/>
        </w:numPr>
        <w:spacing w:after="0"/>
      </w:pPr>
      <w:r>
        <w:t>Reporting and analytics module for real-time data analysis, aggregation and report generation</w:t>
      </w:r>
    </w:p>
    <w:p w:rsidR="000516D2" w:rsidRDefault="000516D2" w:rsidP="000516D2">
      <w:pPr>
        <w:spacing w:after="0"/>
      </w:pPr>
    </w:p>
    <w:p w:rsidR="000516D2" w:rsidRPr="00C1302E" w:rsidRDefault="00656724" w:rsidP="000516D2">
      <w:proofErr w:type="gramStart"/>
      <w:r>
        <w:t xml:space="preserve">In </w:t>
      </w:r>
      <w:r>
        <w:fldChar w:fldCharType="begin"/>
      </w:r>
      <w:r>
        <w:instrText xml:space="preserve"> REF _Ref422234699 \h </w:instrText>
      </w:r>
      <w:r>
        <w:fldChar w:fldCharType="separate"/>
      </w:r>
      <w:r w:rsidR="00472557" w:rsidRPr="003E2FB5">
        <w:t xml:space="preserve">Figure </w:t>
      </w:r>
      <w:r w:rsidR="00472557">
        <w:rPr>
          <w:noProof/>
        </w:rPr>
        <w:t>1</w:t>
      </w:r>
      <w:r>
        <w:fldChar w:fldCharType="end"/>
      </w:r>
      <w:r>
        <w:t xml:space="preserve">, taken from </w:t>
      </w:r>
      <w:proofErr w:type="spellStart"/>
      <w:r>
        <w:t>GTEx</w:t>
      </w:r>
      <w:proofErr w:type="spellEnd"/>
      <w:r>
        <w:t xml:space="preserve"> source materials, the CDR acts as the data hub, storing information about the collections from the BSS, transferring and processing through the CBR, and handing off information on biospecimens to the Brain Bank and LDACC.</w:t>
      </w:r>
      <w:proofErr w:type="gramEnd"/>
      <w:r>
        <w:t xml:space="preserve">  Detailed description of the components can be found in </w:t>
      </w:r>
      <w:r>
        <w:fldChar w:fldCharType="begin"/>
      </w:r>
      <w:r>
        <w:instrText xml:space="preserve"> REF _Ref435107544 \r \h </w:instrText>
      </w:r>
      <w:r>
        <w:fldChar w:fldCharType="separate"/>
      </w:r>
      <w:r w:rsidR="00A05C5C">
        <w:rPr>
          <w:b/>
          <w:bCs/>
        </w:rPr>
        <w:t>Error! Reference source not found.</w:t>
      </w:r>
      <w:r>
        <w:fldChar w:fldCharType="end"/>
      </w:r>
      <w:r>
        <w:t xml:space="preserve">. The flow of tissue is shown in red; the flow of information about those tissues is shown in blue. When tissues are collected by the BSSs, they use the forms hosted by the CDR in describing the case, biospecimens, and other clinical information.  As the biospecimens transfer to the CBR, the CDR receives inventory information on those collected biospecimens (through web service messages) from the informatics system at the CBR.  This instantiates workflows and creates </w:t>
      </w:r>
      <w:r>
        <w:lastRenderedPageBreak/>
        <w:t xml:space="preserve">triggers for </w:t>
      </w:r>
      <w:del w:id="39" w:author="Author">
        <w:r w:rsidDel="00466BB5">
          <w:delText xml:space="preserve">human </w:delText>
        </w:r>
      </w:del>
      <w:r>
        <w:t xml:space="preserve">data managers and pathologists to review cases.  Once the tissues are processed, </w:t>
      </w:r>
      <w:ins w:id="40" w:author="Author">
        <w:r w:rsidR="00A05C5C">
          <w:t xml:space="preserve">the </w:t>
        </w:r>
      </w:ins>
      <w:r>
        <w:t xml:space="preserve">CBR records subsequent transfer of materials to other </w:t>
      </w:r>
      <w:proofErr w:type="gramStart"/>
      <w:r>
        <w:t>specialized</w:t>
      </w:r>
      <w:proofErr w:type="gramEnd"/>
      <w:r>
        <w:t xml:space="preserve"> labs, including the LDACC for molecular studies.  Results of various tests at these specialized labs also enter into the CDR via web services or user input, providing comprehensive study information.  In the original document, the roles of “Honest Broker” included the capabilities of DM and PRC.</w:t>
      </w:r>
    </w:p>
    <w:p w:rsidR="000516D2" w:rsidRDefault="000516D2" w:rsidP="008B4263">
      <w:pPr>
        <w:pStyle w:val="Caption"/>
      </w:pPr>
    </w:p>
    <w:p w:rsidR="00E6582C" w:rsidRDefault="000516D2" w:rsidP="008B4263">
      <w:pPr>
        <w:pStyle w:val="Caption"/>
      </w:pPr>
      <w:r>
        <w:drawing>
          <wp:inline distT="0" distB="0" distL="0" distR="0" wp14:anchorId="5E3541C9" wp14:editId="3C29A1FF">
            <wp:extent cx="5936615" cy="4646930"/>
            <wp:effectExtent l="0" t="0" r="6985" b="1270"/>
            <wp:docPr id="26" name="Picture 26" descr="C:\Users\shivece\Desktop\OP-9009 GTEx Biospecimen and Data FlowCDR_highl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ivece\Desktop\OP-9009 GTEx Biospecimen and Data FlowCDR_highligh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4646930"/>
                    </a:xfrm>
                    <a:prstGeom prst="rect">
                      <a:avLst/>
                    </a:prstGeom>
                    <a:noFill/>
                    <a:ln>
                      <a:noFill/>
                    </a:ln>
                  </pic:spPr>
                </pic:pic>
              </a:graphicData>
            </a:graphic>
          </wp:inline>
        </w:drawing>
      </w:r>
    </w:p>
    <w:p w:rsidR="000516D2" w:rsidRPr="003E2FB5" w:rsidRDefault="00E6582C" w:rsidP="008B4263">
      <w:pPr>
        <w:pStyle w:val="Caption"/>
      </w:pPr>
      <w:bookmarkStart w:id="41" w:name="_Ref422234699"/>
      <w:bookmarkStart w:id="42" w:name="_Toc439255266"/>
      <w:r w:rsidRPr="003E2FB5">
        <w:t xml:space="preserve">Figure </w:t>
      </w:r>
      <w:r w:rsidRPr="003E2FB5">
        <w:fldChar w:fldCharType="begin"/>
      </w:r>
      <w:r w:rsidRPr="003E2FB5">
        <w:instrText xml:space="preserve"> SEQ Figure \* ARABIC </w:instrText>
      </w:r>
      <w:r w:rsidRPr="003E2FB5">
        <w:fldChar w:fldCharType="separate"/>
      </w:r>
      <w:r w:rsidR="00472557">
        <w:t>1</w:t>
      </w:r>
      <w:r w:rsidRPr="003E2FB5">
        <w:fldChar w:fldCharType="end"/>
      </w:r>
      <w:bookmarkEnd w:id="41"/>
      <w:r w:rsidRPr="003E2FB5">
        <w:t xml:space="preserve">- </w:t>
      </w:r>
      <w:r w:rsidR="007D6250">
        <w:t>T</w:t>
      </w:r>
      <w:r w:rsidRPr="003E2FB5">
        <w:t xml:space="preserve">he CDR in </w:t>
      </w:r>
      <w:r w:rsidR="00C50AC6">
        <w:t>C</w:t>
      </w:r>
      <w:r w:rsidRPr="003E2FB5">
        <w:t xml:space="preserve">ontext of the GTEx </w:t>
      </w:r>
      <w:r w:rsidR="00C50AC6">
        <w:t>S</w:t>
      </w:r>
      <w:r w:rsidRPr="003E2FB5">
        <w:t>tudy</w:t>
      </w:r>
      <w:bookmarkEnd w:id="42"/>
    </w:p>
    <w:p w:rsidR="000516D2" w:rsidRDefault="000516D2" w:rsidP="000516D2">
      <w:pPr>
        <w:jc w:val="center"/>
      </w:pPr>
    </w:p>
    <w:p w:rsidR="00A32A39" w:rsidRDefault="00A32A39" w:rsidP="00814501">
      <w:pPr>
        <w:pStyle w:val="Heading2"/>
      </w:pPr>
      <w:bookmarkStart w:id="43" w:name="_Toc439255210"/>
      <w:bookmarkStart w:id="44" w:name="_Toc362179667"/>
      <w:bookmarkEnd w:id="20"/>
      <w:bookmarkEnd w:id="21"/>
      <w:bookmarkEnd w:id="22"/>
      <w:bookmarkEnd w:id="23"/>
      <w:r>
        <w:t>CDR Accounts, Roles and Responsibilities</w:t>
      </w:r>
      <w:bookmarkEnd w:id="43"/>
    </w:p>
    <w:p w:rsidR="00A32A39" w:rsidRDefault="00A32A39" w:rsidP="00A32A39"/>
    <w:p w:rsidR="00A32A39" w:rsidRPr="00A32A39" w:rsidRDefault="00A32A39" w:rsidP="00A32A39"/>
    <w:p w:rsidR="00A32A39" w:rsidRDefault="00A32A39" w:rsidP="00814501">
      <w:pPr>
        <w:pStyle w:val="Heading2"/>
        <w:rPr>
          <w:ins w:id="45" w:author="Author"/>
        </w:rPr>
      </w:pPr>
      <w:bookmarkStart w:id="46" w:name="_Toc439255211"/>
      <w:r>
        <w:t>Getting Started</w:t>
      </w:r>
      <w:bookmarkEnd w:id="46"/>
    </w:p>
    <w:p w:rsidR="00466BB5" w:rsidRPr="00466BB5" w:rsidRDefault="00466BB5" w:rsidP="00466BB5"/>
    <w:p w:rsidR="0058616E" w:rsidRDefault="0058616E" w:rsidP="00814501">
      <w:pPr>
        <w:pStyle w:val="Heading2"/>
      </w:pPr>
      <w:bookmarkStart w:id="47" w:name="_Toc439255212"/>
      <w:r>
        <w:t>Key Consideration</w:t>
      </w:r>
      <w:bookmarkEnd w:id="47"/>
    </w:p>
    <w:p w:rsidR="0058616E" w:rsidRDefault="0058616E" w:rsidP="0058616E">
      <w:pPr>
        <w:pStyle w:val="Default"/>
        <w:rPr>
          <w:sz w:val="22"/>
          <w:szCs w:val="22"/>
        </w:rPr>
      </w:pPr>
      <w:r>
        <w:rPr>
          <w:sz w:val="22"/>
          <w:szCs w:val="22"/>
        </w:rPr>
        <w:lastRenderedPageBreak/>
        <w:t xml:space="preserve">If your CDR </w:t>
      </w:r>
      <w:del w:id="48" w:author="Author">
        <w:r w:rsidDel="006A01C4">
          <w:rPr>
            <w:sz w:val="22"/>
            <w:szCs w:val="22"/>
          </w:rPr>
          <w:delText>DS screens are</w:delText>
        </w:r>
      </w:del>
      <w:ins w:id="49" w:author="Author">
        <w:r w:rsidR="006A01C4">
          <w:rPr>
            <w:sz w:val="22"/>
            <w:szCs w:val="22"/>
          </w:rPr>
          <w:t>web session is</w:t>
        </w:r>
      </w:ins>
      <w:r>
        <w:rPr>
          <w:sz w:val="22"/>
          <w:szCs w:val="22"/>
        </w:rPr>
        <w:t xml:space="preserve"> inactive for 30 minutes, you will be automatically logged out. If you have completed but not saved the form on which you have entered data, that data will be lost. </w:t>
      </w:r>
    </w:p>
    <w:p w:rsidR="00A32A39" w:rsidRDefault="00A32A39" w:rsidP="00A32A39"/>
    <w:p w:rsidR="0058616E" w:rsidRDefault="0058616E" w:rsidP="00814501">
      <w:pPr>
        <w:pStyle w:val="Heading2"/>
        <w:rPr>
          <w:ins w:id="50" w:author="Author"/>
        </w:rPr>
      </w:pPr>
      <w:bookmarkStart w:id="51" w:name="_Toc439255213"/>
      <w:r>
        <w:t>Logging Into and Out of CDR Data Services</w:t>
      </w:r>
      <w:bookmarkEnd w:id="51"/>
      <w:r>
        <w:t xml:space="preserve"> </w:t>
      </w:r>
    </w:p>
    <w:p w:rsidR="00466BB5" w:rsidRPr="00466BB5" w:rsidRDefault="00466BB5" w:rsidP="00466BB5"/>
    <w:p w:rsidR="0058616E" w:rsidRDefault="0058616E" w:rsidP="0058616E">
      <w:pPr>
        <w:pStyle w:val="Default"/>
        <w:rPr>
          <w:bCs/>
          <w:sz w:val="22"/>
          <w:szCs w:val="22"/>
        </w:rPr>
      </w:pPr>
      <w:r w:rsidRPr="00CA754C">
        <w:rPr>
          <w:bCs/>
          <w:sz w:val="22"/>
          <w:szCs w:val="22"/>
        </w:rPr>
        <w:t>When going to the CDR web site, the first page is always the login page.</w:t>
      </w:r>
    </w:p>
    <w:p w:rsidR="00CA754C" w:rsidRDefault="00CA754C" w:rsidP="00CA754C">
      <w:pPr>
        <w:pStyle w:val="Default"/>
        <w:keepNext/>
        <w:tabs>
          <w:tab w:val="left" w:pos="7290"/>
        </w:tabs>
      </w:pPr>
      <w:r>
        <w:rPr>
          <w:bCs/>
          <w:noProof/>
          <w:sz w:val="22"/>
          <w:szCs w:val="22"/>
        </w:rPr>
        <w:drawing>
          <wp:inline distT="0" distB="0" distL="0" distR="0" wp14:anchorId="243895A5" wp14:editId="29D1A4E6">
            <wp:extent cx="5486400" cy="3543300"/>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543300"/>
                    </a:xfrm>
                    <a:prstGeom prst="rect">
                      <a:avLst/>
                    </a:prstGeom>
                    <a:noFill/>
                    <a:ln w="19050">
                      <a:solidFill>
                        <a:schemeClr val="accent4">
                          <a:lumMod val="75000"/>
                        </a:schemeClr>
                      </a:solidFill>
                    </a:ln>
                  </pic:spPr>
                </pic:pic>
              </a:graphicData>
            </a:graphic>
          </wp:inline>
        </w:drawing>
      </w:r>
    </w:p>
    <w:p w:rsidR="00CA754C" w:rsidRPr="00CA754C" w:rsidRDefault="00CA754C" w:rsidP="00CA754C">
      <w:pPr>
        <w:pStyle w:val="Caption"/>
        <w:rPr>
          <w:bCs w:val="0"/>
          <w:sz w:val="22"/>
          <w:szCs w:val="22"/>
        </w:rPr>
      </w:pPr>
      <w:bookmarkStart w:id="52" w:name="_Toc439255267"/>
      <w:r>
        <w:t xml:space="preserve">Figure </w:t>
      </w:r>
      <w:r>
        <w:fldChar w:fldCharType="begin"/>
      </w:r>
      <w:r>
        <w:instrText xml:space="preserve"> SEQ Figure \* ARABIC </w:instrText>
      </w:r>
      <w:r>
        <w:fldChar w:fldCharType="separate"/>
      </w:r>
      <w:r w:rsidR="00472557">
        <w:t>2</w:t>
      </w:r>
      <w:r>
        <w:fldChar w:fldCharType="end"/>
      </w:r>
      <w:r>
        <w:t xml:space="preserve"> - CDR Login</w:t>
      </w:r>
      <w:bookmarkEnd w:id="52"/>
    </w:p>
    <w:p w:rsidR="0058616E" w:rsidRDefault="0058616E" w:rsidP="0058616E">
      <w:pPr>
        <w:pStyle w:val="Default"/>
        <w:rPr>
          <w:b/>
          <w:bCs/>
          <w:sz w:val="22"/>
          <w:szCs w:val="22"/>
        </w:rPr>
      </w:pPr>
    </w:p>
    <w:p w:rsidR="0058616E" w:rsidRDefault="0058616E" w:rsidP="0058616E">
      <w:pPr>
        <w:pStyle w:val="Default"/>
        <w:rPr>
          <w:sz w:val="22"/>
          <w:szCs w:val="22"/>
        </w:rPr>
      </w:pPr>
      <w:r>
        <w:rPr>
          <w:b/>
          <w:bCs/>
          <w:sz w:val="22"/>
          <w:szCs w:val="22"/>
        </w:rPr>
        <w:t xml:space="preserve">Note: On your initial login to the production site, </w:t>
      </w:r>
      <w:r w:rsidR="00CA754C">
        <w:rPr>
          <w:b/>
          <w:bCs/>
          <w:sz w:val="22"/>
          <w:szCs w:val="22"/>
        </w:rPr>
        <w:t>the</w:t>
      </w:r>
      <w:r>
        <w:rPr>
          <w:b/>
          <w:bCs/>
          <w:sz w:val="22"/>
          <w:szCs w:val="22"/>
        </w:rPr>
        <w:t xml:space="preserve"> password</w:t>
      </w:r>
      <w:r w:rsidR="00CA754C">
        <w:rPr>
          <w:b/>
          <w:bCs/>
          <w:sz w:val="22"/>
          <w:szCs w:val="22"/>
        </w:rPr>
        <w:t xml:space="preserve"> must be changed</w:t>
      </w:r>
      <w:r>
        <w:rPr>
          <w:b/>
          <w:bCs/>
          <w:sz w:val="22"/>
          <w:szCs w:val="22"/>
        </w:rPr>
        <w:t xml:space="preserve">. </w:t>
      </w:r>
    </w:p>
    <w:p w:rsidR="0058616E" w:rsidRDefault="0058616E" w:rsidP="0058616E">
      <w:pPr>
        <w:pStyle w:val="Default"/>
        <w:rPr>
          <w:sz w:val="22"/>
          <w:szCs w:val="22"/>
        </w:rPr>
      </w:pPr>
      <w:r>
        <w:rPr>
          <w:sz w:val="22"/>
          <w:szCs w:val="22"/>
        </w:rPr>
        <w:t xml:space="preserve">Both </w:t>
      </w:r>
      <w:r>
        <w:rPr>
          <w:b/>
          <w:bCs/>
          <w:sz w:val="22"/>
          <w:szCs w:val="22"/>
        </w:rPr>
        <w:t xml:space="preserve">Login ID </w:t>
      </w:r>
      <w:r>
        <w:rPr>
          <w:sz w:val="22"/>
          <w:szCs w:val="22"/>
        </w:rPr>
        <w:t xml:space="preserve">and </w:t>
      </w:r>
      <w:r>
        <w:rPr>
          <w:b/>
          <w:bCs/>
          <w:sz w:val="22"/>
          <w:szCs w:val="22"/>
        </w:rPr>
        <w:t xml:space="preserve">Password </w:t>
      </w:r>
      <w:r>
        <w:rPr>
          <w:sz w:val="22"/>
          <w:szCs w:val="22"/>
        </w:rPr>
        <w:t xml:space="preserve">are case sensitive. After a number of unsuccessful tries, your account will be locked. In this case, contact the CDR </w:t>
      </w:r>
      <w:proofErr w:type="gramStart"/>
      <w:r>
        <w:rPr>
          <w:sz w:val="22"/>
          <w:szCs w:val="22"/>
        </w:rPr>
        <w:t>administrator  and</w:t>
      </w:r>
      <w:proofErr w:type="gramEnd"/>
      <w:r>
        <w:rPr>
          <w:sz w:val="22"/>
          <w:szCs w:val="22"/>
        </w:rPr>
        <w:t xml:space="preserve"> </w:t>
      </w:r>
      <w:proofErr w:type="spellStart"/>
      <w:r>
        <w:rPr>
          <w:sz w:val="22"/>
          <w:szCs w:val="22"/>
        </w:rPr>
        <w:t>reqest</w:t>
      </w:r>
      <w:proofErr w:type="spellEnd"/>
      <w:r>
        <w:rPr>
          <w:sz w:val="22"/>
          <w:szCs w:val="22"/>
        </w:rPr>
        <w:t xml:space="preserve"> help regarding the Password Change and Recovery process. </w:t>
      </w:r>
    </w:p>
    <w:p w:rsidR="0058616E" w:rsidRDefault="0058616E" w:rsidP="0058616E">
      <w:proofErr w:type="gramStart"/>
      <w:r>
        <w:t xml:space="preserve">To logout, click on </w:t>
      </w:r>
      <w:r>
        <w:rPr>
          <w:b/>
          <w:bCs/>
        </w:rPr>
        <w:t xml:space="preserve">Logout </w:t>
      </w:r>
      <w:r>
        <w:t xml:space="preserve">at the upper </w:t>
      </w:r>
      <w:r w:rsidR="00D036E1">
        <w:t>right corner of any CDR screen</w:t>
      </w:r>
      <w:r>
        <w:t>.</w:t>
      </w:r>
      <w:proofErr w:type="gramEnd"/>
      <w:r>
        <w:t xml:space="preserve"> Upon logout, whether automatic or intentional, the </w:t>
      </w:r>
      <w:r w:rsidR="00D036E1">
        <w:t>CDR Login</w:t>
      </w:r>
      <w:r>
        <w:t xml:space="preserve"> </w:t>
      </w:r>
      <w:ins w:id="53" w:author="Author">
        <w:r w:rsidR="00466BB5">
          <w:t xml:space="preserve">screen </w:t>
        </w:r>
      </w:ins>
      <w:r>
        <w:t>appears.</w:t>
      </w:r>
    </w:p>
    <w:p w:rsidR="00D036E1" w:rsidRDefault="00D036E1" w:rsidP="00D93E44">
      <w:pPr>
        <w:pStyle w:val="Heading3"/>
      </w:pPr>
      <w:bookmarkStart w:id="54" w:name="_Toc439255214"/>
      <w:r>
        <w:t>Important Login Screen Links</w:t>
      </w:r>
      <w:bookmarkEnd w:id="54"/>
      <w:r>
        <w:t xml:space="preserve"> </w:t>
      </w:r>
    </w:p>
    <w:p w:rsidR="00D036E1" w:rsidRDefault="00D036E1" w:rsidP="00D036E1">
      <w:pPr>
        <w:pStyle w:val="Default"/>
        <w:rPr>
          <w:sz w:val="22"/>
          <w:szCs w:val="22"/>
        </w:rPr>
      </w:pPr>
      <w:r>
        <w:rPr>
          <w:sz w:val="22"/>
          <w:szCs w:val="22"/>
        </w:rPr>
        <w:t xml:space="preserve">At the bottom of the screen are various links for going to auxiliary sites such as recovery of passwords and an email link for requesting help. </w:t>
      </w:r>
    </w:p>
    <w:p w:rsidR="00833B68" w:rsidRDefault="00833B68" w:rsidP="00833B68">
      <w:pPr>
        <w:pStyle w:val="Caption"/>
      </w:pPr>
      <w:bookmarkStart w:id="55" w:name="_Toc439255299"/>
      <w:r>
        <w:t xml:space="preserve">Table </w:t>
      </w:r>
      <w:r>
        <w:fldChar w:fldCharType="begin"/>
      </w:r>
      <w:r>
        <w:instrText xml:space="preserve"> SEQ Table \* ARABIC </w:instrText>
      </w:r>
      <w:r>
        <w:fldChar w:fldCharType="separate"/>
      </w:r>
      <w:r w:rsidR="00472557">
        <w:t>1</w:t>
      </w:r>
      <w:r>
        <w:fldChar w:fldCharType="end"/>
      </w:r>
      <w:r>
        <w:t xml:space="preserve"> - Login Screen Important Information</w:t>
      </w:r>
      <w:bookmarkEnd w:id="55"/>
    </w:p>
    <w:tbl>
      <w:tblPr>
        <w:tblStyle w:val="TableGri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2685"/>
        <w:gridCol w:w="6891"/>
      </w:tblGrid>
      <w:tr w:rsidR="00D036E1" w:rsidRPr="00D036E1" w:rsidTr="00833B68">
        <w:trPr>
          <w:tblHeader/>
        </w:trPr>
        <w:tc>
          <w:tcPr>
            <w:tcW w:w="0" w:type="auto"/>
            <w:shd w:val="clear" w:color="auto" w:fill="B2A1C7" w:themeFill="accent4" w:themeFillTint="99"/>
          </w:tcPr>
          <w:p w:rsidR="00D036E1" w:rsidRPr="00D036E1" w:rsidRDefault="00D036E1" w:rsidP="00D036E1">
            <w:pPr>
              <w:pStyle w:val="Default"/>
              <w:keepNext/>
              <w:keepLines/>
              <w:rPr>
                <w:b/>
                <w:bCs/>
                <w:sz w:val="22"/>
                <w:szCs w:val="22"/>
              </w:rPr>
            </w:pPr>
            <w:r w:rsidRPr="00D036E1">
              <w:rPr>
                <w:b/>
                <w:bCs/>
                <w:sz w:val="22"/>
                <w:szCs w:val="22"/>
              </w:rPr>
              <w:t>Link/Information</w:t>
            </w:r>
          </w:p>
        </w:tc>
        <w:tc>
          <w:tcPr>
            <w:tcW w:w="0" w:type="auto"/>
            <w:shd w:val="clear" w:color="auto" w:fill="B2A1C7" w:themeFill="accent4" w:themeFillTint="99"/>
          </w:tcPr>
          <w:p w:rsidR="00D036E1" w:rsidRPr="00D036E1" w:rsidRDefault="00D036E1" w:rsidP="00D036E1">
            <w:pPr>
              <w:pStyle w:val="Default"/>
              <w:keepNext/>
              <w:keepLines/>
              <w:rPr>
                <w:b/>
                <w:bCs/>
                <w:sz w:val="22"/>
                <w:szCs w:val="22"/>
              </w:rPr>
            </w:pPr>
            <w:r w:rsidRPr="00D036E1">
              <w:rPr>
                <w:b/>
                <w:bCs/>
                <w:sz w:val="22"/>
                <w:szCs w:val="22"/>
              </w:rPr>
              <w:t>Description</w:t>
            </w:r>
          </w:p>
        </w:tc>
      </w:tr>
      <w:tr w:rsidR="00D036E1" w:rsidRPr="00D036E1" w:rsidTr="00D25FFA">
        <w:tc>
          <w:tcPr>
            <w:tcW w:w="0" w:type="auto"/>
          </w:tcPr>
          <w:p w:rsidR="00D036E1" w:rsidRPr="00D036E1" w:rsidRDefault="00D036E1" w:rsidP="001D6A80">
            <w:pPr>
              <w:pStyle w:val="Default"/>
              <w:rPr>
                <w:sz w:val="22"/>
                <w:szCs w:val="22"/>
              </w:rPr>
            </w:pPr>
            <w:r w:rsidRPr="00D036E1">
              <w:rPr>
                <w:b/>
                <w:bCs/>
                <w:sz w:val="22"/>
                <w:szCs w:val="22"/>
              </w:rPr>
              <w:t xml:space="preserve">Forgot Password? </w:t>
            </w:r>
          </w:p>
        </w:tc>
        <w:tc>
          <w:tcPr>
            <w:tcW w:w="0" w:type="auto"/>
          </w:tcPr>
          <w:p w:rsidR="00D036E1" w:rsidRPr="00D036E1" w:rsidRDefault="00D036E1" w:rsidP="001D6A80">
            <w:pPr>
              <w:pStyle w:val="Default"/>
              <w:rPr>
                <w:sz w:val="22"/>
                <w:szCs w:val="22"/>
              </w:rPr>
            </w:pPr>
            <w:proofErr w:type="gramStart"/>
            <w:r w:rsidRPr="00D036E1">
              <w:rPr>
                <w:sz w:val="22"/>
                <w:szCs w:val="22"/>
              </w:rPr>
              <w:t xml:space="preserve">The </w:t>
            </w:r>
            <w:r w:rsidRPr="00D036E1">
              <w:rPr>
                <w:b/>
                <w:bCs/>
                <w:sz w:val="22"/>
                <w:szCs w:val="22"/>
              </w:rPr>
              <w:t>Forgot</w:t>
            </w:r>
            <w:proofErr w:type="gramEnd"/>
            <w:r w:rsidRPr="00D036E1">
              <w:rPr>
                <w:b/>
                <w:bCs/>
                <w:sz w:val="22"/>
                <w:szCs w:val="22"/>
              </w:rPr>
              <w:t xml:space="preserve"> Password? </w:t>
            </w:r>
            <w:proofErr w:type="gramStart"/>
            <w:r w:rsidRPr="00D036E1">
              <w:rPr>
                <w:sz w:val="22"/>
                <w:szCs w:val="22"/>
              </w:rPr>
              <w:t>link</w:t>
            </w:r>
            <w:proofErr w:type="gramEnd"/>
            <w:r w:rsidRPr="00D036E1">
              <w:rPr>
                <w:sz w:val="22"/>
                <w:szCs w:val="22"/>
              </w:rPr>
              <w:t xml:space="preserve"> on the Home screen brings up a small window into which you can enter your user name. An email will be sent to your email address on record so you can complete the password change or recovery process. </w:t>
            </w:r>
          </w:p>
        </w:tc>
      </w:tr>
      <w:tr w:rsidR="00D036E1" w:rsidRPr="00D036E1" w:rsidTr="00D25FFA">
        <w:tc>
          <w:tcPr>
            <w:tcW w:w="0" w:type="auto"/>
          </w:tcPr>
          <w:p w:rsidR="00D036E1" w:rsidRPr="00D036E1" w:rsidRDefault="00D036E1" w:rsidP="001D6A80">
            <w:pPr>
              <w:pStyle w:val="Default"/>
              <w:rPr>
                <w:sz w:val="22"/>
                <w:szCs w:val="22"/>
              </w:rPr>
            </w:pPr>
            <w:r w:rsidRPr="00D036E1">
              <w:rPr>
                <w:b/>
                <w:bCs/>
                <w:sz w:val="22"/>
                <w:szCs w:val="22"/>
              </w:rPr>
              <w:lastRenderedPageBreak/>
              <w:t xml:space="preserve">Request Help via Email </w:t>
            </w:r>
          </w:p>
        </w:tc>
        <w:tc>
          <w:tcPr>
            <w:tcW w:w="0" w:type="auto"/>
          </w:tcPr>
          <w:p w:rsidR="00D036E1" w:rsidRPr="00D036E1" w:rsidRDefault="00D036E1" w:rsidP="001D6A80">
            <w:pPr>
              <w:pStyle w:val="Default"/>
              <w:rPr>
                <w:sz w:val="22"/>
                <w:szCs w:val="22"/>
              </w:rPr>
            </w:pPr>
            <w:r w:rsidRPr="00D036E1">
              <w:rPr>
                <w:sz w:val="22"/>
                <w:szCs w:val="22"/>
              </w:rPr>
              <w:t xml:space="preserve">This link opens your email client for sending a request for help to ncicahub_help@mail.nih.gov. </w:t>
            </w:r>
          </w:p>
        </w:tc>
      </w:tr>
      <w:tr w:rsidR="00D036E1" w:rsidRPr="00D036E1" w:rsidTr="00D25FFA">
        <w:tc>
          <w:tcPr>
            <w:tcW w:w="0" w:type="auto"/>
          </w:tcPr>
          <w:p w:rsidR="00D036E1" w:rsidRPr="00D036E1" w:rsidRDefault="00D036E1" w:rsidP="001D6A80">
            <w:pPr>
              <w:pStyle w:val="Default"/>
              <w:rPr>
                <w:b/>
                <w:bCs/>
                <w:sz w:val="22"/>
                <w:szCs w:val="22"/>
              </w:rPr>
            </w:pPr>
            <w:r w:rsidRPr="00D036E1">
              <w:rPr>
                <w:b/>
                <w:bCs/>
                <w:sz w:val="22"/>
                <w:szCs w:val="22"/>
              </w:rPr>
              <w:t xml:space="preserve">Getting the CDR DS Version Number </w:t>
            </w:r>
          </w:p>
        </w:tc>
        <w:tc>
          <w:tcPr>
            <w:tcW w:w="0" w:type="auto"/>
          </w:tcPr>
          <w:p w:rsidR="00D036E1" w:rsidRPr="00D036E1" w:rsidRDefault="00D036E1" w:rsidP="001D6A80">
            <w:pPr>
              <w:pStyle w:val="Default"/>
              <w:rPr>
                <w:sz w:val="22"/>
                <w:szCs w:val="22"/>
              </w:rPr>
            </w:pPr>
            <w:r w:rsidRPr="00D036E1">
              <w:rPr>
                <w:sz w:val="22"/>
                <w:szCs w:val="22"/>
              </w:rPr>
              <w:t>At the bottom of the Login screen (and every screen) is the CDR DS version number. When describing any problems, it is very important that you include this number.</w:t>
            </w:r>
          </w:p>
        </w:tc>
      </w:tr>
    </w:tbl>
    <w:p w:rsidR="00A32A39" w:rsidRDefault="00A32A39" w:rsidP="00A32A39">
      <w:pPr>
        <w:pStyle w:val="Heading1"/>
      </w:pPr>
      <w:bookmarkStart w:id="56" w:name="_Toc439255215"/>
      <w:r>
        <w:t>Basic Data Entry</w:t>
      </w:r>
      <w:bookmarkEnd w:id="56"/>
    </w:p>
    <w:p w:rsidR="00823BAA" w:rsidRDefault="00823BAA" w:rsidP="00814501">
      <w:pPr>
        <w:pStyle w:val="Heading2"/>
      </w:pPr>
      <w:bookmarkStart w:id="57" w:name="_Toc439255216"/>
      <w:r>
        <w:t>Process Overview</w:t>
      </w:r>
      <w:bookmarkEnd w:id="44"/>
      <w:bookmarkEnd w:id="57"/>
      <w:r>
        <w:t xml:space="preserve"> </w:t>
      </w:r>
    </w:p>
    <w:p w:rsidR="00823BAA" w:rsidRDefault="00D25FFA" w:rsidP="00823BAA">
      <w:pPr>
        <w:pStyle w:val="TemplateInstructions-DeleteBeforePublishing"/>
        <w:rPr>
          <w:rFonts w:ascii="Cambria" w:hAnsi="Cambria"/>
          <w:color w:val="000000"/>
          <w:highlight w:val="yellow"/>
        </w:rPr>
      </w:pPr>
      <w:del w:id="58" w:author="Author">
        <w:r w:rsidDel="00466BB5">
          <w:rPr>
            <w:rFonts w:ascii="Cambria" w:hAnsi="Cambria"/>
            <w:color w:val="000000"/>
            <w:highlight w:val="yellow"/>
          </w:rPr>
          <w:delText>T</w:delText>
        </w:r>
      </w:del>
    </w:p>
    <w:p w:rsidR="00530DC1" w:rsidRDefault="00530DC1" w:rsidP="00530DC1">
      <w:pPr>
        <w:keepNext/>
        <w:pBdr>
          <w:top w:val="single" w:sz="12" w:space="1" w:color="auto"/>
          <w:left w:val="single" w:sz="12" w:space="4" w:color="auto"/>
          <w:bottom w:val="single" w:sz="12" w:space="1" w:color="auto"/>
          <w:right w:val="single" w:sz="12" w:space="4" w:color="auto"/>
        </w:pBdr>
        <w:spacing w:after="0" w:line="240" w:lineRule="auto"/>
        <w:jc w:val="center"/>
      </w:pPr>
      <w:r w:rsidRPr="00530DC1">
        <w:rPr>
          <w:noProof/>
        </w:rPr>
        <w:lastRenderedPageBreak/>
        <w:drawing>
          <wp:inline distT="0" distB="0" distL="0" distR="0" wp14:anchorId="6AAFC9BE" wp14:editId="74DB7515">
            <wp:extent cx="3248025" cy="21336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8025" cy="2133600"/>
                    </a:xfrm>
                    <a:prstGeom prst="rect">
                      <a:avLst/>
                    </a:prstGeom>
                    <a:noFill/>
                    <a:ln>
                      <a:noFill/>
                    </a:ln>
                  </pic:spPr>
                </pic:pic>
              </a:graphicData>
            </a:graphic>
          </wp:inline>
        </w:drawing>
      </w:r>
      <w:r w:rsidRPr="00530DC1">
        <w:t xml:space="preserve"> </w:t>
      </w:r>
    </w:p>
    <w:p w:rsidR="00530DC1" w:rsidRDefault="00530DC1" w:rsidP="00530DC1">
      <w:pPr>
        <w:pStyle w:val="Caption"/>
      </w:pPr>
      <w:bookmarkStart w:id="59" w:name="_Toc439255268"/>
      <w:r>
        <w:t xml:space="preserve">Figure </w:t>
      </w:r>
      <w:r>
        <w:fldChar w:fldCharType="begin"/>
      </w:r>
      <w:r>
        <w:instrText xml:space="preserve"> SEQ Figure \* ARABIC </w:instrText>
      </w:r>
      <w:r>
        <w:fldChar w:fldCharType="separate"/>
      </w:r>
      <w:r w:rsidR="00472557">
        <w:t>3</w:t>
      </w:r>
      <w:r>
        <w:fldChar w:fldCharType="end"/>
      </w:r>
      <w:r>
        <w:t xml:space="preserve"> - Basic Data Entry Page Flow</w:t>
      </w:r>
      <w:bookmarkEnd w:id="59"/>
    </w:p>
    <w:p w:rsidR="00D25FFA" w:rsidRDefault="00D25FFA" w:rsidP="00D93E44">
      <w:pPr>
        <w:pStyle w:val="Heading3"/>
        <w:rPr>
          <w:ins w:id="60" w:author="Author"/>
        </w:rPr>
      </w:pPr>
      <w:bookmarkStart w:id="61" w:name="_Toc439255217"/>
      <w:r>
        <w:t xml:space="preserve">The Project Home </w:t>
      </w:r>
      <w:r w:rsidR="00530DC1">
        <w:t>Page</w:t>
      </w:r>
      <w:bookmarkEnd w:id="61"/>
      <w:r>
        <w:t xml:space="preserve"> </w:t>
      </w:r>
    </w:p>
    <w:p w:rsidR="00697873" w:rsidRPr="00697873" w:rsidRDefault="00F60F4C" w:rsidP="00697873">
      <w:bookmarkStart w:id="62" w:name="_GoBack"/>
      <w:ins w:id="63" w:author="Author">
        <w:r>
          <w:rPr>
            <w:noProof/>
          </w:rPr>
          <w:drawing>
            <wp:inline distT="0" distB="0" distL="0" distR="0">
              <wp:extent cx="5934075" cy="4848225"/>
              <wp:effectExtent l="0" t="0" r="9525" b="9525"/>
              <wp:docPr id="5" name="Picture 5" descr="M:\Informatics\CDR Lite\Documentation\Screen shots\home scree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nformatics\CDR Lite\Documentation\Screen shots\home screen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848225"/>
                      </a:xfrm>
                      <a:prstGeom prst="rect">
                        <a:avLst/>
                      </a:prstGeom>
                      <a:noFill/>
                      <a:ln>
                        <a:noFill/>
                      </a:ln>
                    </pic:spPr>
                  </pic:pic>
                </a:graphicData>
              </a:graphic>
            </wp:inline>
          </w:drawing>
        </w:r>
      </w:ins>
      <w:bookmarkEnd w:id="62"/>
    </w:p>
    <w:p w:rsidR="00D25FFA" w:rsidRDefault="00D25FFA" w:rsidP="00530DC1">
      <w:pPr>
        <w:pStyle w:val="Default"/>
        <w:rPr>
          <w:b/>
          <w:bCs/>
          <w:sz w:val="22"/>
          <w:szCs w:val="22"/>
        </w:rPr>
      </w:pPr>
      <w:r>
        <w:rPr>
          <w:sz w:val="22"/>
          <w:szCs w:val="22"/>
        </w:rPr>
        <w:t xml:space="preserve">This is the first </w:t>
      </w:r>
      <w:r w:rsidR="00530DC1">
        <w:rPr>
          <w:sz w:val="22"/>
          <w:szCs w:val="22"/>
        </w:rPr>
        <w:t>page</w:t>
      </w:r>
      <w:r>
        <w:rPr>
          <w:sz w:val="22"/>
          <w:szCs w:val="22"/>
        </w:rPr>
        <w:t xml:space="preserve"> you see after</w:t>
      </w:r>
      <w:r w:rsidR="00530DC1">
        <w:rPr>
          <w:sz w:val="22"/>
          <w:szCs w:val="22"/>
        </w:rPr>
        <w:t xml:space="preserve"> logging into CDR. You ca</w:t>
      </w:r>
      <w:r>
        <w:rPr>
          <w:sz w:val="22"/>
          <w:szCs w:val="22"/>
        </w:rPr>
        <w:t xml:space="preserve">n also go to this screen at any time by clicking </w:t>
      </w:r>
      <w:r>
        <w:rPr>
          <w:b/>
          <w:bCs/>
          <w:sz w:val="22"/>
          <w:szCs w:val="22"/>
        </w:rPr>
        <w:t>Home</w:t>
      </w:r>
      <w:r>
        <w:rPr>
          <w:sz w:val="22"/>
          <w:szCs w:val="22"/>
        </w:rPr>
        <w:t xml:space="preserve">. The home screen displays a wealth of information for </w:t>
      </w:r>
      <w:del w:id="64" w:author="Author">
        <w:r w:rsidDel="006A01C4">
          <w:rPr>
            <w:sz w:val="22"/>
            <w:szCs w:val="22"/>
          </w:rPr>
          <w:delText>a few</w:delText>
        </w:r>
      </w:del>
      <w:ins w:id="65" w:author="Author">
        <w:r w:rsidR="006A01C4">
          <w:rPr>
            <w:sz w:val="22"/>
            <w:szCs w:val="22"/>
          </w:rPr>
          <w:t>the most recent 10</w:t>
        </w:r>
      </w:ins>
      <w:r>
        <w:rPr>
          <w:sz w:val="22"/>
          <w:szCs w:val="22"/>
        </w:rPr>
        <w:t xml:space="preserve"> candidates</w:t>
      </w:r>
      <w:ins w:id="66" w:author="Author">
        <w:r w:rsidR="006A01C4">
          <w:rPr>
            <w:sz w:val="22"/>
            <w:szCs w:val="22"/>
          </w:rPr>
          <w:t xml:space="preserve"> (this is configurable by the administrator)</w:t>
        </w:r>
      </w:ins>
      <w:r>
        <w:rPr>
          <w:sz w:val="22"/>
          <w:szCs w:val="22"/>
        </w:rPr>
        <w:t xml:space="preserve">, and you can use the View All Candidates or View All Cases links to browse the full list of candidates and cases (see discussion in subsequent section). From this single </w:t>
      </w:r>
      <w:r>
        <w:rPr>
          <w:sz w:val="22"/>
          <w:szCs w:val="22"/>
        </w:rPr>
        <w:lastRenderedPageBreak/>
        <w:t xml:space="preserve">dashboard screen, you can determine the progress made through the system by a given candidate in the system: consent, eligibility and linked cases. </w:t>
      </w:r>
    </w:p>
    <w:p w:rsidR="00530DC1" w:rsidRDefault="00530DC1" w:rsidP="00530DC1">
      <w:pPr>
        <w:pStyle w:val="Default"/>
        <w:rPr>
          <w:sz w:val="22"/>
          <w:szCs w:val="22"/>
        </w:rPr>
      </w:pPr>
    </w:p>
    <w:p w:rsidR="00D25FFA" w:rsidRDefault="00D25FFA" w:rsidP="00D25FFA">
      <w:pPr>
        <w:pStyle w:val="Default"/>
        <w:rPr>
          <w:sz w:val="22"/>
          <w:szCs w:val="22"/>
        </w:rPr>
      </w:pPr>
      <w:r>
        <w:rPr>
          <w:b/>
          <w:bCs/>
          <w:sz w:val="22"/>
          <w:szCs w:val="22"/>
        </w:rPr>
        <w:t xml:space="preserve">Important Home Screen Links </w:t>
      </w:r>
    </w:p>
    <w:p w:rsidR="00D25FFA" w:rsidRDefault="00D25FFA" w:rsidP="00D25FFA">
      <w:pPr>
        <w:pStyle w:val="Default"/>
        <w:rPr>
          <w:sz w:val="22"/>
          <w:szCs w:val="22"/>
        </w:rPr>
      </w:pPr>
      <w:r>
        <w:rPr>
          <w:sz w:val="22"/>
          <w:szCs w:val="22"/>
        </w:rPr>
        <w:t>Several links are available at the top of the</w:t>
      </w:r>
      <w:r w:rsidR="00530DC1">
        <w:rPr>
          <w:sz w:val="22"/>
          <w:szCs w:val="22"/>
        </w:rPr>
        <w:t xml:space="preserve"> </w:t>
      </w:r>
      <w:proofErr w:type="spellStart"/>
      <w:r w:rsidR="00530DC1">
        <w:rPr>
          <w:sz w:val="22"/>
          <w:szCs w:val="22"/>
        </w:rPr>
        <w:t>Project</w:t>
      </w:r>
      <w:r>
        <w:rPr>
          <w:sz w:val="22"/>
          <w:szCs w:val="22"/>
        </w:rPr>
        <w:t>Home</w:t>
      </w:r>
      <w:proofErr w:type="spellEnd"/>
      <w:r>
        <w:rPr>
          <w:sz w:val="22"/>
          <w:szCs w:val="22"/>
        </w:rPr>
        <w:t xml:space="preserve"> Page. Each link is discussed elsewhere in this guide. They are: </w:t>
      </w:r>
    </w:p>
    <w:p w:rsidR="00D25FFA" w:rsidRDefault="00D25FFA" w:rsidP="00530DC1">
      <w:pPr>
        <w:pStyle w:val="Default"/>
        <w:numPr>
          <w:ilvl w:val="0"/>
          <w:numId w:val="14"/>
        </w:numPr>
        <w:spacing w:after="30"/>
        <w:rPr>
          <w:sz w:val="22"/>
          <w:szCs w:val="22"/>
        </w:rPr>
      </w:pPr>
      <w:r>
        <w:rPr>
          <w:sz w:val="22"/>
          <w:szCs w:val="22"/>
        </w:rPr>
        <w:t xml:space="preserve">Home </w:t>
      </w:r>
    </w:p>
    <w:p w:rsidR="00D25FFA" w:rsidRDefault="00D25FFA" w:rsidP="00530DC1">
      <w:pPr>
        <w:pStyle w:val="Default"/>
        <w:numPr>
          <w:ilvl w:val="0"/>
          <w:numId w:val="14"/>
        </w:numPr>
        <w:spacing w:after="30"/>
        <w:rPr>
          <w:sz w:val="22"/>
          <w:szCs w:val="22"/>
        </w:rPr>
      </w:pPr>
      <w:r>
        <w:rPr>
          <w:sz w:val="22"/>
          <w:szCs w:val="22"/>
        </w:rPr>
        <w:t xml:space="preserve">Add New Candidate </w:t>
      </w:r>
    </w:p>
    <w:p w:rsidR="00D25FFA" w:rsidRDefault="00D25FFA" w:rsidP="00530DC1">
      <w:pPr>
        <w:pStyle w:val="Default"/>
        <w:numPr>
          <w:ilvl w:val="0"/>
          <w:numId w:val="14"/>
        </w:numPr>
        <w:rPr>
          <w:sz w:val="22"/>
          <w:szCs w:val="22"/>
        </w:rPr>
      </w:pPr>
      <w:r>
        <w:rPr>
          <w:sz w:val="22"/>
          <w:szCs w:val="22"/>
        </w:rPr>
        <w:t xml:space="preserve">Search </w:t>
      </w:r>
    </w:p>
    <w:p w:rsidR="00D25FFA" w:rsidRDefault="00D25FFA" w:rsidP="00D25FFA">
      <w:pPr>
        <w:pStyle w:val="Default"/>
        <w:rPr>
          <w:sz w:val="22"/>
          <w:szCs w:val="22"/>
        </w:rPr>
      </w:pPr>
    </w:p>
    <w:p w:rsidR="00530DC1" w:rsidRDefault="00D25FFA" w:rsidP="00D25FFA">
      <w:pPr>
        <w:pStyle w:val="Default"/>
        <w:rPr>
          <w:b/>
          <w:bCs/>
          <w:sz w:val="22"/>
          <w:szCs w:val="22"/>
        </w:rPr>
      </w:pPr>
      <w:r>
        <w:rPr>
          <w:b/>
          <w:bCs/>
          <w:sz w:val="22"/>
          <w:szCs w:val="22"/>
        </w:rPr>
        <w:t>Upper Right Screen Links</w:t>
      </w:r>
    </w:p>
    <w:p w:rsidR="00D25FFA" w:rsidRDefault="00D25FFA" w:rsidP="00D25FFA">
      <w:pPr>
        <w:pStyle w:val="Default"/>
        <w:rPr>
          <w:sz w:val="22"/>
          <w:szCs w:val="22"/>
        </w:rPr>
      </w:pPr>
      <w:r>
        <w:rPr>
          <w:sz w:val="22"/>
          <w:szCs w:val="22"/>
        </w:rPr>
        <w:t xml:space="preserve">In the upper right corner of the home screen and all CDR DS screens a number of useful information items and links appear. </w:t>
      </w:r>
    </w:p>
    <w:p w:rsidR="00BB2C4B" w:rsidRDefault="00BB2C4B" w:rsidP="00BB2C4B">
      <w:pPr>
        <w:pStyle w:val="Caption"/>
        <w:keepLines/>
      </w:pPr>
      <w:bookmarkStart w:id="67" w:name="_Toc439255300"/>
      <w:r>
        <w:t xml:space="preserve">Table </w:t>
      </w:r>
      <w:r>
        <w:fldChar w:fldCharType="begin"/>
      </w:r>
      <w:r>
        <w:instrText xml:space="preserve"> SEQ Table \* ARABIC </w:instrText>
      </w:r>
      <w:r>
        <w:fldChar w:fldCharType="separate"/>
      </w:r>
      <w:r w:rsidR="00472557">
        <w:t>2</w:t>
      </w:r>
      <w:r>
        <w:fldChar w:fldCharType="end"/>
      </w:r>
      <w:r>
        <w:t xml:space="preserve"> - Upper Right Corrner Screen Links</w:t>
      </w:r>
      <w:bookmarkEnd w:id="67"/>
    </w:p>
    <w:tbl>
      <w:tblPr>
        <w:tblStyle w:val="TableGrid"/>
        <w:tblW w:w="9288"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088"/>
        <w:gridCol w:w="7200"/>
      </w:tblGrid>
      <w:tr w:rsidR="00BB2C4B" w:rsidRPr="00BB2C4B" w:rsidTr="00833B68">
        <w:trPr>
          <w:tblHeader/>
        </w:trPr>
        <w:tc>
          <w:tcPr>
            <w:tcW w:w="2088" w:type="dxa"/>
            <w:shd w:val="clear" w:color="auto" w:fill="B2A1C7" w:themeFill="accent4" w:themeFillTint="99"/>
          </w:tcPr>
          <w:p w:rsidR="00BB2C4B" w:rsidRPr="00BB2C4B" w:rsidRDefault="00BB2C4B" w:rsidP="00BB2C4B">
            <w:pPr>
              <w:pStyle w:val="Default"/>
              <w:keepNext/>
              <w:keepLines/>
              <w:ind w:left="0"/>
              <w:jc w:val="left"/>
              <w:rPr>
                <w:b/>
                <w:bCs/>
                <w:sz w:val="22"/>
                <w:szCs w:val="22"/>
              </w:rPr>
            </w:pPr>
            <w:r w:rsidRPr="00BB2C4B">
              <w:rPr>
                <w:b/>
                <w:bCs/>
                <w:sz w:val="22"/>
                <w:szCs w:val="22"/>
              </w:rPr>
              <w:t>Information Item</w:t>
            </w:r>
          </w:p>
        </w:tc>
        <w:tc>
          <w:tcPr>
            <w:tcW w:w="0" w:type="auto"/>
            <w:shd w:val="clear" w:color="auto" w:fill="B2A1C7" w:themeFill="accent4" w:themeFillTint="99"/>
          </w:tcPr>
          <w:p w:rsidR="00BB2C4B" w:rsidRPr="00BB2C4B" w:rsidRDefault="00BB2C4B" w:rsidP="00BB2C4B">
            <w:pPr>
              <w:pStyle w:val="Default"/>
              <w:keepNext/>
              <w:keepLines/>
              <w:ind w:left="72"/>
              <w:rPr>
                <w:b/>
                <w:bCs/>
                <w:sz w:val="22"/>
                <w:szCs w:val="22"/>
              </w:rPr>
            </w:pPr>
            <w:r w:rsidRPr="00BB2C4B">
              <w:rPr>
                <w:b/>
                <w:bCs/>
                <w:sz w:val="22"/>
                <w:szCs w:val="22"/>
              </w:rPr>
              <w:t>Description</w:t>
            </w:r>
          </w:p>
        </w:tc>
      </w:tr>
      <w:tr w:rsidR="00BB2C4B" w:rsidRPr="00BB2C4B" w:rsidTr="00833B68">
        <w:tc>
          <w:tcPr>
            <w:tcW w:w="2088" w:type="dxa"/>
          </w:tcPr>
          <w:p w:rsidR="00BB2C4B" w:rsidRPr="00BB2C4B" w:rsidRDefault="00BB2C4B" w:rsidP="00BB2C4B">
            <w:pPr>
              <w:pStyle w:val="Default"/>
              <w:spacing w:after="30"/>
              <w:ind w:left="0"/>
              <w:jc w:val="left"/>
              <w:rPr>
                <w:sz w:val="22"/>
                <w:szCs w:val="22"/>
              </w:rPr>
            </w:pPr>
            <w:r w:rsidRPr="00BB2C4B">
              <w:rPr>
                <w:b/>
                <w:bCs/>
                <w:sz w:val="22"/>
                <w:szCs w:val="22"/>
              </w:rPr>
              <w:t xml:space="preserve">Login Name and Organization </w:t>
            </w:r>
          </w:p>
        </w:tc>
        <w:tc>
          <w:tcPr>
            <w:tcW w:w="0" w:type="auto"/>
          </w:tcPr>
          <w:p w:rsidR="00BB2C4B" w:rsidRPr="00BB2C4B" w:rsidRDefault="00BB2C4B" w:rsidP="00BB2C4B">
            <w:pPr>
              <w:pStyle w:val="Default"/>
              <w:spacing w:after="30"/>
              <w:ind w:left="72"/>
              <w:rPr>
                <w:sz w:val="22"/>
                <w:szCs w:val="22"/>
              </w:rPr>
            </w:pPr>
            <w:r w:rsidRPr="00BB2C4B">
              <w:rPr>
                <w:sz w:val="22"/>
                <w:szCs w:val="22"/>
              </w:rPr>
              <w:t xml:space="preserve">Note that your individual Login ID and organization name appear there. As a BSS user, you only see cases and candidates from your organization. If the account is for a Biospecimen Source Site (BSS), only candidates and cases associated with that BSS are visible. </w:t>
            </w:r>
          </w:p>
        </w:tc>
      </w:tr>
      <w:tr w:rsidR="00BB2C4B" w:rsidRPr="00BB2C4B" w:rsidTr="00833B68">
        <w:tc>
          <w:tcPr>
            <w:tcW w:w="2088" w:type="dxa"/>
          </w:tcPr>
          <w:p w:rsidR="00BB2C4B" w:rsidRPr="00BB2C4B" w:rsidRDefault="00BB2C4B" w:rsidP="00BB2C4B">
            <w:pPr>
              <w:pStyle w:val="Default"/>
              <w:ind w:left="0"/>
              <w:jc w:val="left"/>
              <w:rPr>
                <w:sz w:val="22"/>
                <w:szCs w:val="22"/>
              </w:rPr>
            </w:pPr>
            <w:r w:rsidRPr="00BB2C4B">
              <w:rPr>
                <w:b/>
                <w:bCs/>
                <w:sz w:val="22"/>
                <w:szCs w:val="22"/>
              </w:rPr>
              <w:t xml:space="preserve">Help (Email) </w:t>
            </w:r>
          </w:p>
        </w:tc>
        <w:tc>
          <w:tcPr>
            <w:tcW w:w="0" w:type="auto"/>
          </w:tcPr>
          <w:p w:rsidR="00BB2C4B" w:rsidRPr="00BB2C4B" w:rsidRDefault="00BB2C4B" w:rsidP="00BB2C4B">
            <w:pPr>
              <w:pStyle w:val="Default"/>
              <w:ind w:left="72"/>
              <w:rPr>
                <w:sz w:val="22"/>
                <w:szCs w:val="22"/>
              </w:rPr>
            </w:pPr>
            <w:r w:rsidRPr="00BB2C4B">
              <w:rPr>
                <w:sz w:val="22"/>
                <w:szCs w:val="22"/>
              </w:rPr>
              <w:t>The help link takes you to a page for creating an email to send to the CDR Admin.</w:t>
            </w:r>
          </w:p>
        </w:tc>
      </w:tr>
      <w:tr w:rsidR="00BB2C4B" w:rsidRPr="00BB2C4B" w:rsidTr="00833B68">
        <w:tc>
          <w:tcPr>
            <w:tcW w:w="2088" w:type="dxa"/>
          </w:tcPr>
          <w:p w:rsidR="00BB2C4B" w:rsidRPr="00BB2C4B" w:rsidRDefault="00BB2C4B" w:rsidP="00BB2C4B">
            <w:pPr>
              <w:pStyle w:val="Default"/>
              <w:ind w:left="0"/>
              <w:jc w:val="left"/>
              <w:rPr>
                <w:b/>
                <w:bCs/>
                <w:sz w:val="22"/>
                <w:szCs w:val="22"/>
              </w:rPr>
            </w:pPr>
            <w:r w:rsidRPr="00BB2C4B">
              <w:rPr>
                <w:b/>
                <w:bCs/>
                <w:sz w:val="22"/>
                <w:szCs w:val="22"/>
              </w:rPr>
              <w:t>“Session expires” Time</w:t>
            </w:r>
          </w:p>
        </w:tc>
        <w:tc>
          <w:tcPr>
            <w:tcW w:w="0" w:type="auto"/>
          </w:tcPr>
          <w:p w:rsidR="00BB2C4B" w:rsidRPr="00BB2C4B" w:rsidRDefault="00BB2C4B" w:rsidP="00BB2C4B">
            <w:pPr>
              <w:pStyle w:val="Default"/>
              <w:ind w:left="72"/>
              <w:rPr>
                <w:sz w:val="22"/>
                <w:szCs w:val="22"/>
              </w:rPr>
            </w:pPr>
            <w:r w:rsidRPr="00BB2C4B">
              <w:rPr>
                <w:sz w:val="22"/>
                <w:szCs w:val="22"/>
              </w:rPr>
              <w:t xml:space="preserve">Because NCI mandates automatic logout for sessions with 30 minutes of inactivity, this feature is extremely useful, indicating the number of minutes and seconds until logout. To reset the time available, simply save any form or change from one CDR page to another. This text field turns red when less than 5 minutes are left before automatic logout. </w:t>
            </w:r>
          </w:p>
        </w:tc>
      </w:tr>
      <w:tr w:rsidR="00BB2C4B" w:rsidRPr="00BB2C4B" w:rsidTr="00833B68">
        <w:tc>
          <w:tcPr>
            <w:tcW w:w="2088" w:type="dxa"/>
          </w:tcPr>
          <w:p w:rsidR="00BB2C4B" w:rsidRPr="00BB2C4B" w:rsidRDefault="00BB2C4B" w:rsidP="00BB2C4B">
            <w:pPr>
              <w:pStyle w:val="Default"/>
              <w:ind w:left="0"/>
              <w:jc w:val="left"/>
              <w:rPr>
                <w:b/>
                <w:bCs/>
                <w:sz w:val="22"/>
                <w:szCs w:val="22"/>
              </w:rPr>
            </w:pPr>
            <w:r w:rsidRPr="00BB2C4B">
              <w:rPr>
                <w:b/>
                <w:bCs/>
                <w:sz w:val="22"/>
                <w:szCs w:val="22"/>
              </w:rPr>
              <w:t>Search</w:t>
            </w:r>
          </w:p>
        </w:tc>
        <w:tc>
          <w:tcPr>
            <w:tcW w:w="0" w:type="auto"/>
          </w:tcPr>
          <w:p w:rsidR="00BB2C4B" w:rsidRPr="00BB2C4B" w:rsidRDefault="00BB2C4B" w:rsidP="00BB2C4B">
            <w:pPr>
              <w:pStyle w:val="Default"/>
              <w:ind w:left="72"/>
              <w:rPr>
                <w:sz w:val="22"/>
                <w:szCs w:val="22"/>
              </w:rPr>
            </w:pPr>
            <w:r w:rsidRPr="00BB2C4B">
              <w:rPr>
                <w:sz w:val="22"/>
                <w:szCs w:val="22"/>
              </w:rPr>
              <w:t>Search is discussed in detail in XXXXXXXXXXX</w:t>
            </w:r>
          </w:p>
        </w:tc>
      </w:tr>
    </w:tbl>
    <w:p w:rsidR="00BB2C4B" w:rsidRDefault="00BB2C4B" w:rsidP="00BB2C4B"/>
    <w:p w:rsidR="00BB2C4B" w:rsidRPr="00D93E44" w:rsidRDefault="00BB2C4B" w:rsidP="00D93E44">
      <w:pPr>
        <w:pStyle w:val="Heading3"/>
      </w:pPr>
      <w:bookmarkStart w:id="68" w:name="_Toc439255218"/>
      <w:r w:rsidRPr="00D93E44">
        <w:t>Search</w:t>
      </w:r>
      <w:bookmarkEnd w:id="68"/>
      <w:r w:rsidRPr="00D93E44">
        <w:t xml:space="preserve"> </w:t>
      </w:r>
    </w:p>
    <w:p w:rsidR="00BB2C4B" w:rsidRDefault="00FF67D4" w:rsidP="00BB2C4B">
      <w:pPr>
        <w:pStyle w:val="Default"/>
        <w:rPr>
          <w:sz w:val="22"/>
          <w:szCs w:val="22"/>
        </w:rPr>
      </w:pPr>
      <w:r>
        <w:rPr>
          <w:sz w:val="22"/>
          <w:szCs w:val="22"/>
        </w:rPr>
        <w:t xml:space="preserve">The </w:t>
      </w:r>
      <w:proofErr w:type="gramStart"/>
      <w:r>
        <w:rPr>
          <w:sz w:val="22"/>
          <w:szCs w:val="22"/>
        </w:rPr>
        <w:t xml:space="preserve">CDR </w:t>
      </w:r>
      <w:r w:rsidR="00BB2C4B">
        <w:rPr>
          <w:sz w:val="22"/>
          <w:szCs w:val="22"/>
        </w:rPr>
        <w:t xml:space="preserve"> has</w:t>
      </w:r>
      <w:proofErr w:type="gramEnd"/>
      <w:r w:rsidR="00BB2C4B">
        <w:rPr>
          <w:sz w:val="22"/>
          <w:szCs w:val="22"/>
        </w:rPr>
        <w:t xml:space="preserve"> a powerful search capability. Clicking the </w:t>
      </w:r>
      <w:r w:rsidR="00BB2C4B">
        <w:rPr>
          <w:b/>
          <w:bCs/>
          <w:sz w:val="22"/>
          <w:szCs w:val="22"/>
        </w:rPr>
        <w:t xml:space="preserve">Search </w:t>
      </w:r>
      <w:r w:rsidR="00BB2C4B">
        <w:rPr>
          <w:sz w:val="22"/>
          <w:szCs w:val="22"/>
        </w:rPr>
        <w:t>link in the upper right corner of any screen br</w:t>
      </w:r>
      <w:r>
        <w:rPr>
          <w:sz w:val="22"/>
          <w:szCs w:val="22"/>
        </w:rPr>
        <w:t xml:space="preserve">ings up the Search Home </w:t>
      </w:r>
      <w:proofErr w:type="spellStart"/>
      <w:r>
        <w:rPr>
          <w:sz w:val="22"/>
          <w:szCs w:val="22"/>
        </w:rPr>
        <w:t>screen</w:t>
      </w:r>
      <w:proofErr w:type="gramStart"/>
      <w:r>
        <w:rPr>
          <w:sz w:val="22"/>
          <w:szCs w:val="22"/>
        </w:rPr>
        <w:t>,</w:t>
      </w:r>
      <w:r w:rsidR="00BB2C4B">
        <w:rPr>
          <w:sz w:val="22"/>
          <w:szCs w:val="22"/>
        </w:rPr>
        <w:t>for</w:t>
      </w:r>
      <w:proofErr w:type="spellEnd"/>
      <w:proofErr w:type="gramEnd"/>
      <w:r w:rsidR="00BB2C4B">
        <w:rPr>
          <w:sz w:val="22"/>
          <w:szCs w:val="22"/>
        </w:rPr>
        <w:t xml:space="preserve"> setting up your search. </w:t>
      </w:r>
    </w:p>
    <w:p w:rsidR="00FF67D4" w:rsidRDefault="00FF67D4" w:rsidP="00FF67D4">
      <w:pPr>
        <w:pStyle w:val="Default"/>
        <w:keepNext/>
      </w:pPr>
      <w:r w:rsidRPr="00FF67D4">
        <w:rPr>
          <w:noProof/>
          <w:sz w:val="22"/>
          <w:szCs w:val="22"/>
          <w:shd w:val="clear" w:color="auto" w:fill="B2A1C7" w:themeFill="accent4" w:themeFillTint="99"/>
        </w:rPr>
        <w:lastRenderedPageBreak/>
        <w:drawing>
          <wp:inline distT="0" distB="0" distL="0" distR="0" wp14:anchorId="22279886" wp14:editId="641303C0">
            <wp:extent cx="5476875" cy="29527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875" cy="2952750"/>
                    </a:xfrm>
                    <a:prstGeom prst="rect">
                      <a:avLst/>
                    </a:prstGeom>
                    <a:noFill/>
                    <a:ln w="19050">
                      <a:solidFill>
                        <a:schemeClr val="accent4">
                          <a:lumMod val="75000"/>
                        </a:schemeClr>
                      </a:solidFill>
                    </a:ln>
                  </pic:spPr>
                </pic:pic>
              </a:graphicData>
            </a:graphic>
          </wp:inline>
        </w:drawing>
      </w:r>
    </w:p>
    <w:p w:rsidR="00FF67D4" w:rsidRDefault="00FF67D4" w:rsidP="00FF67D4">
      <w:pPr>
        <w:pStyle w:val="Caption"/>
        <w:rPr>
          <w:sz w:val="22"/>
          <w:szCs w:val="22"/>
        </w:rPr>
      </w:pPr>
      <w:bookmarkStart w:id="69" w:name="_Toc439255269"/>
      <w:r>
        <w:t xml:space="preserve">Figure </w:t>
      </w:r>
      <w:r>
        <w:fldChar w:fldCharType="begin"/>
      </w:r>
      <w:r>
        <w:instrText xml:space="preserve"> SEQ Figure \* ARABIC </w:instrText>
      </w:r>
      <w:r>
        <w:fldChar w:fldCharType="separate"/>
      </w:r>
      <w:r w:rsidR="00472557">
        <w:t>4</w:t>
      </w:r>
      <w:r>
        <w:fldChar w:fldCharType="end"/>
      </w:r>
      <w:r>
        <w:t xml:space="preserve">  - </w:t>
      </w:r>
      <w:r w:rsidRPr="00174812">
        <w:t>Search Home Screen</w:t>
      </w:r>
      <w:bookmarkEnd w:id="69"/>
    </w:p>
    <w:p w:rsidR="00BB2C4B" w:rsidRDefault="00BB2C4B" w:rsidP="00BB2C4B">
      <w:pPr>
        <w:pStyle w:val="Default"/>
        <w:rPr>
          <w:sz w:val="22"/>
          <w:szCs w:val="22"/>
        </w:rPr>
      </w:pPr>
    </w:p>
    <w:p w:rsidR="001D6A80" w:rsidRPr="007E4802" w:rsidRDefault="00BB2C4B" w:rsidP="001D6A80">
      <w:pPr>
        <w:pStyle w:val="Default"/>
        <w:rPr>
          <w:rFonts w:asciiTheme="minorHAnsi" w:hAnsiTheme="minorHAnsi"/>
          <w:sz w:val="22"/>
          <w:szCs w:val="22"/>
        </w:rPr>
      </w:pPr>
      <w:r w:rsidRPr="007E4802">
        <w:rPr>
          <w:rFonts w:asciiTheme="minorHAnsi" w:hAnsiTheme="minorHAnsi"/>
          <w:sz w:val="22"/>
          <w:szCs w:val="22"/>
        </w:rPr>
        <w:t xml:space="preserve">You can search for any character string in any candidate or case information and of course any of the text strings appearing on the Home Screen and the View All views. For example, to find case BPV-000004, simply enter that text and click on </w:t>
      </w:r>
      <w:r w:rsidRPr="007E4802">
        <w:rPr>
          <w:rFonts w:asciiTheme="minorHAnsi" w:hAnsiTheme="minorHAnsi"/>
          <w:b/>
          <w:bCs/>
          <w:sz w:val="22"/>
          <w:szCs w:val="22"/>
        </w:rPr>
        <w:t>Go</w:t>
      </w:r>
      <w:r w:rsidR="001D6A80" w:rsidRPr="007E4802">
        <w:rPr>
          <w:rFonts w:asciiTheme="minorHAnsi" w:hAnsiTheme="minorHAnsi"/>
          <w:sz w:val="22"/>
          <w:szCs w:val="22"/>
        </w:rPr>
        <w:t>.</w:t>
      </w:r>
    </w:p>
    <w:p w:rsidR="00FF2675" w:rsidRPr="007E4802" w:rsidRDefault="00FF2675" w:rsidP="00FF2675">
      <w:pPr>
        <w:spacing w:before="150" w:after="0" w:line="240" w:lineRule="auto"/>
        <w:rPr>
          <w:rFonts w:asciiTheme="minorHAnsi" w:eastAsia="Times New Roman" w:hAnsiTheme="minorHAnsi" w:cs="Arial"/>
          <w:color w:val="333333"/>
        </w:rPr>
      </w:pPr>
      <w:r w:rsidRPr="007E4802">
        <w:rPr>
          <w:rFonts w:asciiTheme="minorHAnsi" w:eastAsia="Times New Roman" w:hAnsiTheme="minorHAnsi" w:cs="Arial"/>
          <w:color w:val="444444"/>
        </w:rPr>
        <w:t xml:space="preserve">Search operators that are supported by Simple Search, example queries, and their anticipated results are summarized in the table below. </w:t>
      </w:r>
    </w:p>
    <w:tbl>
      <w:tblPr>
        <w:tblW w:w="0" w:type="auto"/>
        <w:tblLook w:val="04A0" w:firstRow="1" w:lastRow="0" w:firstColumn="1" w:lastColumn="0" w:noHBand="0" w:noVBand="1"/>
      </w:tblPr>
      <w:tblGrid>
        <w:gridCol w:w="3008"/>
        <w:gridCol w:w="3008"/>
        <w:gridCol w:w="2924"/>
      </w:tblGrid>
      <w:tr w:rsidR="00FF2675" w:rsidRPr="002D528B" w:rsidTr="00FF2675">
        <w:trPr>
          <w:tblHeader/>
        </w:trPr>
        <w:tc>
          <w:tcPr>
            <w:tcW w:w="3008" w:type="dxa"/>
            <w:tcBorders>
              <w:top w:val="single" w:sz="6" w:space="0" w:color="DDDDDD"/>
              <w:left w:val="single" w:sz="6" w:space="0" w:color="DDDDDD"/>
              <w:bottom w:val="single" w:sz="6" w:space="0" w:color="DDDDDD"/>
              <w:right w:val="single" w:sz="6" w:space="0" w:color="DDDDDD"/>
            </w:tcBorders>
            <w:shd w:val="clear" w:color="auto" w:fill="B2A1C7" w:themeFill="accent4" w:themeFillTint="99"/>
            <w:tcMar>
              <w:top w:w="105" w:type="dxa"/>
              <w:left w:w="150" w:type="dxa"/>
              <w:bottom w:w="105" w:type="dxa"/>
              <w:right w:w="150" w:type="dxa"/>
            </w:tcMar>
            <w:vAlign w:val="center"/>
            <w:hideMark/>
          </w:tcPr>
          <w:p w:rsidR="00FF2675" w:rsidRPr="002D528B" w:rsidRDefault="00FF2675">
            <w:pPr>
              <w:keepNext/>
              <w:keepLines/>
              <w:spacing w:before="150" w:after="0" w:line="240" w:lineRule="auto"/>
              <w:jc w:val="center"/>
              <w:rPr>
                <w:rFonts w:asciiTheme="minorHAnsi" w:eastAsia="Times New Roman" w:hAnsiTheme="minorHAnsi" w:cs="Arial"/>
                <w:b/>
                <w:bCs/>
                <w:color w:val="333333"/>
              </w:rPr>
            </w:pPr>
            <w:r w:rsidRPr="002D528B">
              <w:rPr>
                <w:rFonts w:asciiTheme="minorHAnsi" w:eastAsia="Times New Roman" w:hAnsiTheme="minorHAnsi" w:cs="Arial"/>
                <w:b/>
                <w:bCs/>
                <w:color w:val="333333"/>
              </w:rPr>
              <w:t>Simple Search Operators</w:t>
            </w:r>
          </w:p>
        </w:tc>
        <w:tc>
          <w:tcPr>
            <w:tcW w:w="3008" w:type="dxa"/>
            <w:tcBorders>
              <w:top w:val="single" w:sz="6" w:space="0" w:color="DDDDDD"/>
              <w:left w:val="single" w:sz="6" w:space="0" w:color="DDDDDD"/>
              <w:bottom w:val="single" w:sz="6" w:space="0" w:color="DDDDDD"/>
              <w:right w:val="single" w:sz="6" w:space="0" w:color="DDDDDD"/>
            </w:tcBorders>
            <w:shd w:val="clear" w:color="auto" w:fill="B2A1C7" w:themeFill="accent4" w:themeFillTint="99"/>
            <w:tcMar>
              <w:top w:w="105" w:type="dxa"/>
              <w:left w:w="150" w:type="dxa"/>
              <w:bottom w:w="105" w:type="dxa"/>
              <w:right w:w="150" w:type="dxa"/>
            </w:tcMar>
            <w:vAlign w:val="center"/>
            <w:hideMark/>
          </w:tcPr>
          <w:p w:rsidR="00FF2675" w:rsidRPr="002D528B" w:rsidRDefault="00FF2675">
            <w:pPr>
              <w:keepNext/>
              <w:keepLines/>
              <w:spacing w:after="0" w:line="240" w:lineRule="auto"/>
              <w:jc w:val="center"/>
              <w:rPr>
                <w:rFonts w:asciiTheme="minorHAnsi" w:eastAsia="Times New Roman" w:hAnsiTheme="minorHAnsi" w:cs="Arial"/>
                <w:b/>
                <w:bCs/>
                <w:color w:val="333333"/>
              </w:rPr>
            </w:pPr>
            <w:r w:rsidRPr="002D528B">
              <w:rPr>
                <w:rFonts w:asciiTheme="minorHAnsi" w:eastAsia="Times New Roman" w:hAnsiTheme="minorHAnsi" w:cs="Arial"/>
                <w:b/>
                <w:bCs/>
                <w:color w:val="333333"/>
              </w:rPr>
              <w:t>Example</w:t>
            </w:r>
          </w:p>
        </w:tc>
        <w:tc>
          <w:tcPr>
            <w:tcW w:w="2924" w:type="dxa"/>
            <w:tcBorders>
              <w:top w:val="single" w:sz="6" w:space="0" w:color="DDDDDD"/>
              <w:left w:val="single" w:sz="6" w:space="0" w:color="DDDDDD"/>
              <w:bottom w:val="single" w:sz="6" w:space="0" w:color="DDDDDD"/>
              <w:right w:val="single" w:sz="6" w:space="0" w:color="DDDDDD"/>
            </w:tcBorders>
            <w:shd w:val="clear" w:color="auto" w:fill="B2A1C7" w:themeFill="accent4" w:themeFillTint="99"/>
            <w:tcMar>
              <w:top w:w="105" w:type="dxa"/>
              <w:left w:w="150" w:type="dxa"/>
              <w:bottom w:w="105" w:type="dxa"/>
              <w:right w:w="150" w:type="dxa"/>
            </w:tcMar>
            <w:vAlign w:val="center"/>
            <w:hideMark/>
          </w:tcPr>
          <w:p w:rsidR="00FF2675" w:rsidRPr="002D528B" w:rsidRDefault="00FF2675">
            <w:pPr>
              <w:keepNext/>
              <w:keepLines/>
              <w:spacing w:after="0" w:line="240" w:lineRule="auto"/>
              <w:jc w:val="center"/>
              <w:rPr>
                <w:rFonts w:asciiTheme="minorHAnsi" w:eastAsia="Times New Roman" w:hAnsiTheme="minorHAnsi" w:cs="Arial"/>
                <w:b/>
                <w:bCs/>
                <w:color w:val="333333"/>
              </w:rPr>
            </w:pPr>
            <w:r w:rsidRPr="002D528B">
              <w:rPr>
                <w:rFonts w:asciiTheme="minorHAnsi" w:eastAsia="Times New Roman" w:hAnsiTheme="minorHAnsi" w:cs="Arial"/>
                <w:b/>
                <w:bCs/>
                <w:color w:val="333333"/>
              </w:rPr>
              <w:t>Results</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keepNext/>
              <w:keepLines/>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b/>
                <w:bCs/>
                <w:color w:val="333333"/>
              </w:rPr>
              <w:t>Double quotes</w:t>
            </w:r>
            <w:r w:rsidRPr="002D528B">
              <w:rPr>
                <w:rFonts w:asciiTheme="minorHAnsi" w:eastAsia="Times New Roman" w:hAnsiTheme="minorHAnsi" w:cs="Arial"/>
                <w:color w:val="333333"/>
              </w:rPr>
              <w:t xml:space="preserve"> (" ") will return specimens that contain the exact phrase quoted, in any of the fields.</w:t>
            </w:r>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rsidP="00FF2675">
            <w:pPr>
              <w:keepNext/>
              <w:keepLines/>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b/>
                <w:bCs/>
                <w:color w:val="333333"/>
              </w:rPr>
              <w:t>"Research Institute"</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2D528B">
            <w:pPr>
              <w:keepNext/>
              <w:keepLines/>
              <w:spacing w:before="150" w:after="0" w:line="240" w:lineRule="auto"/>
              <w:rPr>
                <w:rFonts w:asciiTheme="minorHAnsi" w:eastAsia="Times New Roman" w:hAnsiTheme="minorHAnsi" w:cs="Arial"/>
                <w:color w:val="444444"/>
                <w:u w:val="single"/>
              </w:rPr>
            </w:pPr>
            <w:r>
              <w:rPr>
                <w:rFonts w:asciiTheme="minorHAnsi" w:eastAsia="Times New Roman" w:hAnsiTheme="minorHAnsi" w:cs="Arial"/>
                <w:color w:val="333333"/>
              </w:rPr>
              <w:t xml:space="preserve">Comments anywhere </w:t>
            </w:r>
            <w:r w:rsidR="00FF2675" w:rsidRPr="002D528B">
              <w:rPr>
                <w:rFonts w:asciiTheme="minorHAnsi" w:eastAsia="Times New Roman" w:hAnsiTheme="minorHAnsi" w:cs="Arial"/>
                <w:color w:val="333333"/>
              </w:rPr>
              <w:t xml:space="preserve"> containing the exact phrase </w:t>
            </w:r>
            <w:r w:rsidR="00FF2675" w:rsidRPr="002D528B">
              <w:rPr>
                <w:rFonts w:asciiTheme="minorHAnsi" w:eastAsia="Times New Roman" w:hAnsiTheme="minorHAnsi" w:cs="Arial"/>
                <w:color w:val="444444"/>
                <w:u w:val="single"/>
              </w:rPr>
              <w:t>Research Institute</w:t>
            </w:r>
          </w:p>
          <w:p w:rsidR="00FF2675" w:rsidRPr="002D528B" w:rsidRDefault="00FF2675" w:rsidP="00FF2675">
            <w:pPr>
              <w:keepNext/>
              <w:keepLines/>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b/>
                <w:color w:val="444444"/>
              </w:rPr>
              <w:t>Note:</w:t>
            </w:r>
            <w:r w:rsidRPr="002D528B">
              <w:rPr>
                <w:rFonts w:asciiTheme="minorHAnsi" w:eastAsia="Times New Roman" w:hAnsiTheme="minorHAnsi" w:cs="Arial"/>
                <w:color w:val="444444"/>
              </w:rPr>
              <w:t xml:space="preserve"> Some fields may contain spaces, so searches should use double quotes.</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An </w:t>
            </w:r>
            <w:r w:rsidRPr="002D528B">
              <w:rPr>
                <w:rFonts w:asciiTheme="minorHAnsi" w:eastAsia="Times New Roman" w:hAnsiTheme="minorHAnsi" w:cs="Arial"/>
                <w:b/>
                <w:bCs/>
                <w:color w:val="333333"/>
              </w:rPr>
              <w:t>asterisk (*)</w:t>
            </w:r>
            <w:r w:rsidRPr="002D528B">
              <w:rPr>
                <w:rFonts w:asciiTheme="minorHAnsi" w:eastAsia="Times New Roman" w:hAnsiTheme="minorHAnsi" w:cs="Arial"/>
                <w:color w:val="333333"/>
              </w:rPr>
              <w:t xml:space="preserve"> is a </w:t>
            </w:r>
            <w:r w:rsidRPr="002D528B">
              <w:rPr>
                <w:rFonts w:asciiTheme="minorHAnsi" w:eastAsia="Times New Roman" w:hAnsiTheme="minorHAnsi" w:cs="Arial"/>
                <w:i/>
                <w:iCs/>
                <w:color w:val="333333"/>
              </w:rPr>
              <w:t>wild-card</w:t>
            </w:r>
            <w:r w:rsidRPr="002D528B">
              <w:rPr>
                <w:rFonts w:asciiTheme="minorHAnsi" w:eastAsia="Times New Roman" w:hAnsiTheme="minorHAnsi" w:cs="Arial"/>
                <w:color w:val="333333"/>
              </w:rPr>
              <w:t> search operator that can replace any number of characters in a search term. </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It can be used in the beginning, middle or end of a search term. </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It cannot be used in a quoted string.</w:t>
            </w:r>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b/>
                <w:bCs/>
                <w:color w:val="333333"/>
              </w:rPr>
              <w:t>caseID:GTEX-100*5</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rsidP="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This will find a range of GTEx cases.</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lastRenderedPageBreak/>
              <w:t xml:space="preserve">A </w:t>
            </w:r>
            <w:r w:rsidRPr="002D528B">
              <w:rPr>
                <w:rFonts w:asciiTheme="minorHAnsi" w:eastAsia="Times New Roman" w:hAnsiTheme="minorHAnsi" w:cs="Arial"/>
                <w:b/>
                <w:bCs/>
                <w:color w:val="333333"/>
              </w:rPr>
              <w:t>question mark (?)</w:t>
            </w:r>
            <w:r w:rsidRPr="002D528B">
              <w:rPr>
                <w:rFonts w:asciiTheme="minorHAnsi" w:eastAsia="Times New Roman" w:hAnsiTheme="minorHAnsi" w:cs="Arial"/>
                <w:color w:val="333333"/>
              </w:rPr>
              <w:t xml:space="preserve"> is a </w:t>
            </w:r>
            <w:r w:rsidRPr="002D528B">
              <w:rPr>
                <w:rFonts w:asciiTheme="minorHAnsi" w:eastAsia="Times New Roman" w:hAnsiTheme="minorHAnsi" w:cs="Arial"/>
                <w:i/>
                <w:iCs/>
                <w:color w:val="333333"/>
              </w:rPr>
              <w:t>wild-card</w:t>
            </w:r>
            <w:r w:rsidRPr="002D528B">
              <w:rPr>
                <w:rFonts w:asciiTheme="minorHAnsi" w:eastAsia="Times New Roman" w:hAnsiTheme="minorHAnsi" w:cs="Arial"/>
                <w:color w:val="333333"/>
              </w:rPr>
              <w:t xml:space="preserve"> search operator replacing a single character in the search term.</w:t>
            </w:r>
          </w:p>
          <w:p w:rsidR="00FF2675" w:rsidRPr="002D528B" w:rsidRDefault="00FF2675" w:rsidP="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It can be used in the beginning, middle or end of a search term. Multiple question marks can also be used within a single search term, each will match one character.  Question marks cannot be used in quoted strings.</w:t>
            </w:r>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rsidP="00FF2675">
            <w:pPr>
              <w:spacing w:before="150" w:after="0" w:line="240" w:lineRule="auto"/>
              <w:rPr>
                <w:rFonts w:asciiTheme="minorHAnsi" w:eastAsia="Times New Roman" w:hAnsiTheme="minorHAnsi" w:cs="Arial"/>
                <w:noProof/>
                <w:color w:val="333333"/>
              </w:rPr>
            </w:pPr>
            <w:r w:rsidRPr="002D528B">
              <w:rPr>
                <w:rFonts w:asciiTheme="minorHAnsi" w:eastAsia="Times New Roman" w:hAnsiTheme="minorHAnsi" w:cs="Arial"/>
                <w:b/>
                <w:bCs/>
                <w:noProof/>
                <w:color w:val="333333"/>
              </w:rPr>
              <w:t>BSSname:ABC???</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Returns information related to a BSS whose name is six symbols long, and starts with “ABC”.</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A </w:t>
            </w:r>
            <w:r w:rsidRPr="002D528B">
              <w:rPr>
                <w:rFonts w:asciiTheme="minorHAnsi" w:eastAsia="Times New Roman" w:hAnsiTheme="minorHAnsi" w:cs="Arial"/>
                <w:b/>
                <w:bCs/>
                <w:color w:val="333333"/>
              </w:rPr>
              <w:t xml:space="preserve">tilde (~) </w:t>
            </w:r>
            <w:r w:rsidRPr="002D528B">
              <w:rPr>
                <w:rFonts w:asciiTheme="minorHAnsi" w:eastAsia="Times New Roman" w:hAnsiTheme="minorHAnsi" w:cs="Arial"/>
                <w:color w:val="333333"/>
              </w:rPr>
              <w:t>is a search operator that will return terms that are spelled similarly to the term that prefaces it.</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It should follow a single word search term. </w:t>
            </w:r>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after="0" w:line="240" w:lineRule="auto"/>
              <w:rPr>
                <w:rFonts w:asciiTheme="minorHAnsi" w:eastAsia="Times New Roman" w:hAnsiTheme="minorHAnsi" w:cs="Arial"/>
                <w:noProof/>
                <w:color w:val="333333"/>
              </w:rPr>
            </w:pPr>
            <w:r w:rsidRPr="002D528B">
              <w:rPr>
                <w:rFonts w:asciiTheme="minorHAnsi" w:eastAsia="Times New Roman" w:hAnsiTheme="minorHAnsi" w:cs="Arial"/>
                <w:b/>
                <w:bCs/>
                <w:noProof/>
                <w:color w:val="333333"/>
              </w:rPr>
              <w:t>prcComments:preserved~</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Specimens containing the terms </w:t>
            </w:r>
            <w:r w:rsidRPr="002D528B">
              <w:rPr>
                <w:rFonts w:asciiTheme="minorHAnsi" w:eastAsia="Times New Roman" w:hAnsiTheme="minorHAnsi" w:cs="Arial"/>
                <w:b/>
                <w:bCs/>
                <w:color w:val="333333"/>
              </w:rPr>
              <w:t>preserved</w:t>
            </w:r>
            <w:r w:rsidRPr="002D528B">
              <w:rPr>
                <w:rFonts w:asciiTheme="minorHAnsi" w:eastAsia="Times New Roman" w:hAnsiTheme="minorHAnsi" w:cs="Arial"/>
                <w:color w:val="333333"/>
              </w:rPr>
              <w:t xml:space="preserve">, or </w:t>
            </w:r>
            <w:r w:rsidRPr="002D528B">
              <w:rPr>
                <w:rFonts w:asciiTheme="minorHAnsi" w:eastAsia="Times New Roman" w:hAnsiTheme="minorHAnsi" w:cs="Arial"/>
                <w:b/>
                <w:bCs/>
                <w:noProof/>
                <w:color w:val="333333"/>
              </w:rPr>
              <w:t xml:space="preserve">presreved </w:t>
            </w:r>
            <w:r w:rsidRPr="002D528B">
              <w:rPr>
                <w:rFonts w:asciiTheme="minorHAnsi" w:eastAsia="Times New Roman" w:hAnsiTheme="minorHAnsi" w:cs="Arial"/>
                <w:bCs/>
                <w:color w:val="333333"/>
              </w:rPr>
              <w:t>in the PRC Comments field.</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Search operators can be used together and parentheses can be used to group queries.</w:t>
            </w:r>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b/>
                <w:bCs/>
                <w:color w:val="333333"/>
              </w:rPr>
              <w:t>“2 pieces” AND (internal OR external)</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Specimens containing </w:t>
            </w:r>
            <w:r w:rsidRPr="002D528B">
              <w:rPr>
                <w:rFonts w:asciiTheme="minorHAnsi" w:eastAsia="Times New Roman" w:hAnsiTheme="minorHAnsi" w:cs="Arial"/>
                <w:b/>
                <w:bCs/>
                <w:color w:val="333333"/>
              </w:rPr>
              <w:t>2 pieces</w:t>
            </w:r>
            <w:r w:rsidRPr="002D528B">
              <w:rPr>
                <w:rFonts w:asciiTheme="minorHAnsi" w:eastAsia="Times New Roman" w:hAnsiTheme="minorHAnsi" w:cs="Arial"/>
                <w:color w:val="333333"/>
              </w:rPr>
              <w:t xml:space="preserve"> and either </w:t>
            </w:r>
            <w:r w:rsidRPr="002D528B">
              <w:rPr>
                <w:rFonts w:asciiTheme="minorHAnsi" w:eastAsia="Times New Roman" w:hAnsiTheme="minorHAnsi" w:cs="Arial"/>
                <w:b/>
                <w:bCs/>
                <w:color w:val="333333"/>
              </w:rPr>
              <w:t>internal</w:t>
            </w:r>
            <w:r w:rsidRPr="002D528B">
              <w:rPr>
                <w:rFonts w:asciiTheme="minorHAnsi" w:eastAsia="Times New Roman" w:hAnsiTheme="minorHAnsi" w:cs="Arial"/>
                <w:color w:val="333333"/>
              </w:rPr>
              <w:t xml:space="preserve"> or </w:t>
            </w:r>
            <w:r w:rsidRPr="002D528B">
              <w:rPr>
                <w:rFonts w:asciiTheme="minorHAnsi" w:eastAsia="Times New Roman" w:hAnsiTheme="minorHAnsi" w:cs="Arial"/>
                <w:b/>
                <w:bCs/>
                <w:color w:val="333333"/>
              </w:rPr>
              <w:t>external</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rsidP="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Prefacing a search phrase with </w:t>
            </w:r>
            <w:r w:rsidRPr="002D528B">
              <w:rPr>
                <w:rFonts w:asciiTheme="minorHAnsi" w:eastAsia="Times New Roman" w:hAnsiTheme="minorHAnsi" w:cs="Arial"/>
                <w:b/>
                <w:bCs/>
                <w:noProof/>
                <w:color w:val="333333"/>
              </w:rPr>
              <w:t>age:</w:t>
            </w:r>
            <w:r w:rsidRPr="002D528B">
              <w:rPr>
                <w:rFonts w:asciiTheme="minorHAnsi" w:eastAsia="Times New Roman" w:hAnsiTheme="minorHAnsi" w:cs="Arial"/>
                <w:color w:val="333333"/>
              </w:rPr>
              <w:t xml:space="preserve"> will limit the query for the search phrase to the </w:t>
            </w:r>
            <w:del w:id="70" w:author="Author">
              <w:r w:rsidRPr="002D528B" w:rsidDel="006A01C4">
                <w:rPr>
                  <w:rFonts w:asciiTheme="minorHAnsi" w:eastAsia="Times New Roman" w:hAnsiTheme="minorHAnsi" w:cs="Arial"/>
                  <w:color w:val="333333"/>
                </w:rPr>
                <w:delText>Case ID</w:delText>
              </w:r>
            </w:del>
            <w:ins w:id="71" w:author="Author">
              <w:r w:rsidR="006A01C4">
                <w:rPr>
                  <w:rFonts w:asciiTheme="minorHAnsi" w:eastAsia="Times New Roman" w:hAnsiTheme="minorHAnsi" w:cs="Arial"/>
                  <w:color w:val="333333"/>
                </w:rPr>
                <w:t>Age</w:t>
              </w:r>
            </w:ins>
            <w:r w:rsidRPr="002D528B">
              <w:rPr>
                <w:rFonts w:asciiTheme="minorHAnsi" w:eastAsia="Times New Roman" w:hAnsiTheme="minorHAnsi" w:cs="Arial"/>
                <w:color w:val="333333"/>
              </w:rPr>
              <w:t xml:space="preserve"> field.  Generally, this matches multiple </w:t>
            </w:r>
            <w:del w:id="72" w:author="Author">
              <w:r w:rsidRPr="002D528B" w:rsidDel="006A01C4">
                <w:rPr>
                  <w:rFonts w:asciiTheme="minorHAnsi" w:eastAsia="Times New Roman" w:hAnsiTheme="minorHAnsi" w:cs="Arial"/>
                  <w:color w:val="333333"/>
                </w:rPr>
                <w:delText>specimens</w:delText>
              </w:r>
            </w:del>
            <w:ins w:id="73" w:author="Author">
              <w:r w:rsidR="006A01C4">
                <w:rPr>
                  <w:rFonts w:asciiTheme="minorHAnsi" w:eastAsia="Times New Roman" w:hAnsiTheme="minorHAnsi" w:cs="Arial"/>
                  <w:color w:val="333333"/>
                </w:rPr>
                <w:t>cases</w:t>
              </w:r>
            </w:ins>
            <w:r w:rsidRPr="002D528B">
              <w:rPr>
                <w:rFonts w:asciiTheme="minorHAnsi" w:eastAsia="Times New Roman" w:hAnsiTheme="minorHAnsi" w:cs="Arial"/>
                <w:color w:val="333333"/>
              </w:rPr>
              <w:t>.</w:t>
            </w:r>
          </w:p>
          <w:p w:rsidR="00FF2675" w:rsidRPr="002D528B" w:rsidRDefault="00FF2675" w:rsidP="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Other </w:t>
            </w:r>
            <w:proofErr w:type="spellStart"/>
            <w:r w:rsidRPr="002D528B">
              <w:rPr>
                <w:rFonts w:asciiTheme="minorHAnsi" w:eastAsia="Times New Roman" w:hAnsiTheme="minorHAnsi" w:cs="Arial"/>
                <w:color w:val="333333"/>
              </w:rPr>
              <w:t>serch</w:t>
            </w:r>
            <w:proofErr w:type="spellEnd"/>
            <w:r w:rsidRPr="002D528B">
              <w:rPr>
                <w:rFonts w:asciiTheme="minorHAnsi" w:eastAsia="Times New Roman" w:hAnsiTheme="minorHAnsi" w:cs="Arial"/>
                <w:color w:val="333333"/>
              </w:rPr>
              <w:t xml:space="preserve"> terms include:</w:t>
            </w:r>
          </w:p>
          <w:p w:rsidR="00FF2675" w:rsidRPr="002D528B" w:rsidDel="006A01C4" w:rsidRDefault="00FF2675" w:rsidP="00FF2675">
            <w:pPr>
              <w:spacing w:after="0" w:line="240" w:lineRule="auto"/>
              <w:rPr>
                <w:del w:id="74" w:author="Author"/>
                <w:rFonts w:asciiTheme="minorHAnsi" w:eastAsia="Times New Roman" w:hAnsiTheme="minorHAnsi" w:cs="Arial"/>
                <w:color w:val="333333"/>
              </w:rPr>
            </w:pPr>
            <w:del w:id="75" w:author="Author">
              <w:r w:rsidRPr="002D528B" w:rsidDel="006A01C4">
                <w:rPr>
                  <w:rFonts w:asciiTheme="minorHAnsi" w:eastAsia="Times New Roman" w:hAnsiTheme="minorHAnsi" w:cs="Arial"/>
                  <w:color w:val="333333"/>
                </w:rPr>
                <w:delText xml:space="preserve">age </w:delText>
              </w:r>
            </w:del>
          </w:p>
          <w:p w:rsidR="00FF2675" w:rsidRPr="002D528B" w:rsidRDefault="00FF2675"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caseID</w:t>
            </w:r>
            <w:proofErr w:type="spellEnd"/>
          </w:p>
          <w:p w:rsidR="00FF2675" w:rsidRPr="002D528B" w:rsidRDefault="00FF2675"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candidateID</w:t>
            </w:r>
            <w:proofErr w:type="spellEnd"/>
          </w:p>
          <w:p w:rsidR="00FF2675" w:rsidRPr="002D528B" w:rsidRDefault="00FF2675"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BSSName</w:t>
            </w:r>
            <w:proofErr w:type="spellEnd"/>
          </w:p>
          <w:p w:rsidR="00FF2675" w:rsidRPr="002D528B" w:rsidRDefault="00FF2675"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BSSCode</w:t>
            </w:r>
            <w:proofErr w:type="spellEnd"/>
          </w:p>
          <w:p w:rsidR="00FF2675" w:rsidRPr="002D528B" w:rsidRDefault="00D30914"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statusName</w:t>
            </w:r>
            <w:proofErr w:type="spellEnd"/>
          </w:p>
          <w:p w:rsidR="00D30914" w:rsidRPr="002D528B" w:rsidRDefault="00D30914"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statusCode</w:t>
            </w:r>
            <w:proofErr w:type="spellEnd"/>
          </w:p>
          <w:p w:rsidR="00D30914" w:rsidRPr="002D528B" w:rsidRDefault="00D30914"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statusDescription</w:t>
            </w:r>
            <w:proofErr w:type="spellEnd"/>
          </w:p>
          <w:p w:rsidR="00D30914" w:rsidRPr="002D528B" w:rsidRDefault="00D30914"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collectionTypeName</w:t>
            </w:r>
            <w:proofErr w:type="spellEnd"/>
          </w:p>
          <w:p w:rsidR="00D30914" w:rsidRPr="002D528B" w:rsidRDefault="00D30914"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collectionTypeCode</w:t>
            </w:r>
            <w:proofErr w:type="spellEnd"/>
          </w:p>
          <w:p w:rsidR="00D30914" w:rsidRPr="002D528B" w:rsidRDefault="00D30914" w:rsidP="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gender</w:t>
            </w:r>
          </w:p>
          <w:p w:rsidR="00D30914" w:rsidRPr="002D528B" w:rsidRDefault="00D30914" w:rsidP="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height</w:t>
            </w:r>
          </w:p>
          <w:p w:rsidR="00D30914" w:rsidRPr="002D528B" w:rsidRDefault="00D30914" w:rsidP="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weight</w:t>
            </w:r>
          </w:p>
          <w:p w:rsidR="00D30914" w:rsidRPr="002D528B" w:rsidRDefault="00D30914" w:rsidP="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lastRenderedPageBreak/>
              <w:t>BMI</w:t>
            </w:r>
          </w:p>
          <w:p w:rsidR="00D30914" w:rsidRPr="002D528B" w:rsidRDefault="00D30914" w:rsidP="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Race</w:t>
            </w:r>
          </w:p>
          <w:p w:rsidR="00D30914" w:rsidRPr="002D528B" w:rsidRDefault="00D30914" w:rsidP="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Ethnicity</w:t>
            </w:r>
          </w:p>
          <w:p w:rsidR="00D30914" w:rsidRPr="002D528B" w:rsidRDefault="00D30914"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otherGender</w:t>
            </w:r>
            <w:proofErr w:type="spellEnd"/>
          </w:p>
          <w:p w:rsidR="00D30914" w:rsidRPr="002D528B" w:rsidRDefault="00D30914"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prcComments</w:t>
            </w:r>
            <w:proofErr w:type="spellEnd"/>
          </w:p>
          <w:p w:rsidR="00D30914" w:rsidRPr="002D528B" w:rsidRDefault="00D30914"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tissueName</w:t>
            </w:r>
            <w:proofErr w:type="spellEnd"/>
          </w:p>
          <w:p w:rsidR="00D30914" w:rsidRPr="002D528B" w:rsidRDefault="00D30914" w:rsidP="00FF2675">
            <w:pPr>
              <w:spacing w:after="0" w:line="240" w:lineRule="auto"/>
              <w:rPr>
                <w:rFonts w:asciiTheme="minorHAnsi" w:eastAsia="Times New Roman" w:hAnsiTheme="minorHAnsi" w:cs="Arial"/>
                <w:color w:val="333333"/>
              </w:rPr>
            </w:pPr>
            <w:proofErr w:type="spellStart"/>
            <w:r w:rsidRPr="002D528B">
              <w:rPr>
                <w:rFonts w:asciiTheme="minorHAnsi" w:eastAsia="Times New Roman" w:hAnsiTheme="minorHAnsi" w:cs="Arial"/>
                <w:color w:val="333333"/>
              </w:rPr>
              <w:t>tissueCode</w:t>
            </w:r>
            <w:proofErr w:type="spellEnd"/>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rsidP="00FF2675">
            <w:pPr>
              <w:spacing w:after="0" w:line="240" w:lineRule="auto"/>
              <w:rPr>
                <w:rFonts w:asciiTheme="minorHAnsi" w:eastAsia="Times New Roman" w:hAnsiTheme="minorHAnsi" w:cs="Arial"/>
                <w:noProof/>
                <w:color w:val="333333"/>
              </w:rPr>
            </w:pPr>
            <w:r w:rsidRPr="002D528B">
              <w:rPr>
                <w:rFonts w:asciiTheme="minorHAnsi" w:eastAsia="Times New Roman" w:hAnsiTheme="minorHAnsi" w:cs="Arial"/>
                <w:b/>
                <w:bCs/>
                <w:noProof/>
                <w:color w:val="333333"/>
              </w:rPr>
              <w:lastRenderedPageBreak/>
              <w:t>age:45</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rsidP="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All specimens from cases with the age of </w:t>
            </w:r>
            <w:r w:rsidRPr="002D528B">
              <w:rPr>
                <w:rFonts w:asciiTheme="minorHAnsi" w:hAnsiTheme="minorHAnsi"/>
                <w:i/>
                <w:iCs/>
              </w:rPr>
              <w:t>45.</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rsidP="006A01C4">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lastRenderedPageBreak/>
              <w:t xml:space="preserve">Prefacing a search phrase with </w:t>
            </w:r>
            <w:r w:rsidRPr="002D528B">
              <w:rPr>
                <w:rFonts w:asciiTheme="minorHAnsi" w:eastAsia="Times New Roman" w:hAnsiTheme="minorHAnsi" w:cs="Arial"/>
                <w:b/>
                <w:bCs/>
                <w:color w:val="333333"/>
              </w:rPr>
              <w:t>gender:</w:t>
            </w:r>
            <w:r w:rsidRPr="002D528B">
              <w:rPr>
                <w:rFonts w:asciiTheme="minorHAnsi" w:eastAsia="Times New Roman" w:hAnsiTheme="minorHAnsi" w:cs="Arial"/>
                <w:color w:val="333333"/>
              </w:rPr>
              <w:t xml:space="preserve"> limits the query for the search phrase to the study's </w:t>
            </w:r>
            <w:del w:id="76" w:author="Author">
              <w:r w:rsidRPr="002D528B" w:rsidDel="006A01C4">
                <w:rPr>
                  <w:rFonts w:asciiTheme="minorHAnsi" w:eastAsia="Times New Roman" w:hAnsiTheme="minorHAnsi" w:cs="Arial"/>
                  <w:color w:val="333333"/>
                </w:rPr>
                <w:delText>Summary of Findings</w:delText>
              </w:r>
            </w:del>
            <w:ins w:id="77" w:author="Author">
              <w:r w:rsidR="006A01C4">
                <w:rPr>
                  <w:rFonts w:asciiTheme="minorHAnsi" w:eastAsia="Times New Roman" w:hAnsiTheme="minorHAnsi" w:cs="Arial"/>
                  <w:color w:val="333333"/>
                </w:rPr>
                <w:t>gender</w:t>
              </w:r>
            </w:ins>
            <w:r w:rsidRPr="002D528B">
              <w:rPr>
                <w:rFonts w:asciiTheme="minorHAnsi" w:eastAsia="Times New Roman" w:hAnsiTheme="minorHAnsi" w:cs="Arial"/>
                <w:color w:val="333333"/>
              </w:rPr>
              <w:t xml:space="preserve"> field.</w:t>
            </w:r>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after="0" w:line="240" w:lineRule="auto"/>
              <w:rPr>
                <w:rFonts w:asciiTheme="minorHAnsi" w:eastAsia="Times New Roman" w:hAnsiTheme="minorHAnsi" w:cs="Arial"/>
                <w:b/>
                <w:bCs/>
                <w:noProof/>
                <w:color w:val="333333"/>
              </w:rPr>
            </w:pPr>
            <w:r w:rsidRPr="002D528B">
              <w:rPr>
                <w:rFonts w:asciiTheme="minorHAnsi" w:eastAsia="Times New Roman" w:hAnsiTheme="minorHAnsi" w:cs="Arial"/>
                <w:b/>
                <w:bCs/>
                <w:noProof/>
                <w:color w:val="333333"/>
              </w:rPr>
              <w:t>gender:Male</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rsidP="002D528B">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All specimens having donor sex as Male.  The only other acceptable value allowed is </w:t>
            </w:r>
            <w:r w:rsidRPr="002D528B">
              <w:rPr>
                <w:rFonts w:asciiTheme="minorHAnsi" w:eastAsia="Times New Roman" w:hAnsiTheme="minorHAnsi" w:cs="Arial"/>
                <w:color w:val="333333"/>
                <w:u w:val="single"/>
              </w:rPr>
              <w:t>Female</w:t>
            </w:r>
            <w:r w:rsidRPr="002D528B">
              <w:rPr>
                <w:rFonts w:asciiTheme="minorHAnsi" w:eastAsia="Times New Roman" w:hAnsiTheme="minorHAnsi" w:cs="Arial"/>
                <w:color w:val="333333"/>
              </w:rPr>
              <w:t>.</w:t>
            </w:r>
            <w:r w:rsidR="002D528B">
              <w:rPr>
                <w:rFonts w:asciiTheme="minorHAnsi" w:eastAsia="Times New Roman" w:hAnsiTheme="minorHAnsi" w:cs="Arial"/>
                <w:color w:val="333333"/>
              </w:rPr>
              <w:t xml:space="preserve">  To check for other gender selections, use </w:t>
            </w:r>
            <w:proofErr w:type="spellStart"/>
            <w:r w:rsidR="002D528B" w:rsidRPr="002D528B">
              <w:rPr>
                <w:rFonts w:asciiTheme="minorHAnsi" w:eastAsia="Times New Roman" w:hAnsiTheme="minorHAnsi" w:cs="Arial"/>
                <w:b/>
                <w:color w:val="333333"/>
              </w:rPr>
              <w:t>othergender</w:t>
            </w:r>
            <w:proofErr w:type="spellEnd"/>
            <w:r w:rsidR="002D528B" w:rsidRPr="002D528B">
              <w:rPr>
                <w:rFonts w:asciiTheme="minorHAnsi" w:eastAsia="Times New Roman" w:hAnsiTheme="minorHAnsi" w:cs="Arial"/>
                <w:b/>
                <w:color w:val="333333"/>
              </w:rPr>
              <w:t>:*</w:t>
            </w:r>
          </w:p>
        </w:tc>
      </w:tr>
      <w:tr w:rsidR="00FF2675" w:rsidRPr="002D528B" w:rsidTr="00FF2675">
        <w:tc>
          <w:tcPr>
            <w:tcW w:w="8940" w:type="dxa"/>
            <w:gridSpan w:val="3"/>
            <w:tcBorders>
              <w:top w:val="single" w:sz="6" w:space="0" w:color="DDDDDD"/>
              <w:left w:val="single" w:sz="6" w:space="0" w:color="DDDDDD"/>
              <w:bottom w:val="single" w:sz="6" w:space="0" w:color="DDDDDD"/>
              <w:right w:val="single" w:sz="6" w:space="0" w:color="DDDDDD"/>
            </w:tcBorders>
            <w:shd w:val="clear" w:color="auto" w:fill="CCC0D9" w:themeFill="accent4" w:themeFillTint="66"/>
            <w:tcMar>
              <w:top w:w="105" w:type="dxa"/>
              <w:left w:w="150" w:type="dxa"/>
              <w:bottom w:w="105" w:type="dxa"/>
              <w:right w:w="150" w:type="dxa"/>
            </w:tcMar>
            <w:hideMark/>
          </w:tcPr>
          <w:p w:rsidR="00FF2675" w:rsidRPr="002D528B" w:rsidRDefault="00FF2675" w:rsidP="00D30914">
            <w:pPr>
              <w:keepNext/>
              <w:keepLines/>
              <w:spacing w:after="0" w:line="240" w:lineRule="auto"/>
              <w:jc w:val="center"/>
              <w:rPr>
                <w:rFonts w:asciiTheme="minorHAnsi" w:eastAsia="Times New Roman" w:hAnsiTheme="minorHAnsi" w:cs="Arial"/>
                <w:b/>
                <w:color w:val="333333"/>
              </w:rPr>
            </w:pPr>
            <w:r w:rsidRPr="002D528B">
              <w:rPr>
                <w:rFonts w:asciiTheme="minorHAnsi" w:eastAsia="Times New Roman" w:hAnsiTheme="minorHAnsi" w:cs="Arial"/>
                <w:b/>
                <w:color w:val="333333"/>
              </w:rPr>
              <w:t>Compound Searches</w:t>
            </w:r>
          </w:p>
          <w:p w:rsidR="00FF2675" w:rsidRPr="002D528B" w:rsidRDefault="00FF2675">
            <w:pPr>
              <w:keepNext/>
              <w:keepLines/>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b/>
                <w:color w:val="333333"/>
              </w:rPr>
              <w:t>Any set of the above single searches can combined, making searches more focused, using the following notations.</w:t>
            </w:r>
            <w:r w:rsidRPr="002D528B">
              <w:rPr>
                <w:rFonts w:asciiTheme="minorHAnsi" w:eastAsia="Times New Roman" w:hAnsiTheme="minorHAnsi" w:cs="Arial"/>
                <w:color w:val="333333"/>
              </w:rPr>
              <w:t xml:space="preserve"> </w:t>
            </w:r>
            <w:r w:rsidRPr="002D528B">
              <w:rPr>
                <w:rFonts w:asciiTheme="minorHAnsi" w:eastAsia="Times New Roman" w:hAnsiTheme="minorHAnsi" w:cs="Arial"/>
                <w:b/>
                <w:color w:val="333333"/>
              </w:rPr>
              <w:t>The examples all use single words, for clarity, but any of the above is acceptable.</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Including </w:t>
            </w:r>
            <w:r w:rsidRPr="002D528B">
              <w:rPr>
                <w:rFonts w:asciiTheme="minorHAnsi" w:eastAsia="Times New Roman" w:hAnsiTheme="minorHAnsi" w:cs="Arial"/>
                <w:b/>
                <w:bCs/>
                <w:color w:val="333333"/>
              </w:rPr>
              <w:t xml:space="preserve">AND </w:t>
            </w:r>
            <w:r w:rsidRPr="002D528B">
              <w:rPr>
                <w:rFonts w:asciiTheme="minorHAnsi" w:eastAsia="Times New Roman" w:hAnsiTheme="minorHAnsi" w:cs="Arial"/>
                <w:color w:val="333333"/>
              </w:rPr>
              <w:t xml:space="preserve">or </w:t>
            </w:r>
            <w:r w:rsidRPr="002D528B">
              <w:rPr>
                <w:rFonts w:asciiTheme="minorHAnsi" w:eastAsia="Times New Roman" w:hAnsiTheme="minorHAnsi" w:cs="Arial"/>
                <w:b/>
                <w:bCs/>
                <w:color w:val="333333"/>
              </w:rPr>
              <w:t>+</w:t>
            </w:r>
            <w:r w:rsidRPr="002D528B">
              <w:rPr>
                <w:rFonts w:asciiTheme="minorHAnsi" w:eastAsia="Times New Roman" w:hAnsiTheme="minorHAnsi" w:cs="Arial"/>
                <w:color w:val="333333"/>
              </w:rPr>
              <w:t xml:space="preserve"> between search phrases will return images that contain both search phrases.</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If more than one search term is entered, this search operator will be applied as the default. </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If the operator is in a quoted string, it will be ignored.</w:t>
            </w:r>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b/>
                <w:bCs/>
                <w:color w:val="333333"/>
              </w:rPr>
              <w:t>muscle AND skeletal</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or</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b/>
                <w:bCs/>
                <w:color w:val="333333"/>
              </w:rPr>
              <w:t>muscle + skeletal</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or</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b/>
                <w:bCs/>
                <w:color w:val="333333"/>
              </w:rPr>
              <w:t>muscle skeletal</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D93E44">
            <w:pPr>
              <w:spacing w:before="150" w:after="0" w:line="240" w:lineRule="auto"/>
              <w:rPr>
                <w:rFonts w:asciiTheme="minorHAnsi" w:eastAsia="Times New Roman" w:hAnsiTheme="minorHAnsi" w:cs="Arial"/>
                <w:color w:val="333333"/>
              </w:rPr>
            </w:pPr>
            <w:r>
              <w:rPr>
                <w:rFonts w:asciiTheme="minorHAnsi" w:eastAsia="Times New Roman" w:hAnsiTheme="minorHAnsi" w:cs="Arial"/>
                <w:color w:val="333333"/>
              </w:rPr>
              <w:t xml:space="preserve">Comments anywhere </w:t>
            </w:r>
            <w:r w:rsidRPr="002D528B">
              <w:rPr>
                <w:rFonts w:asciiTheme="minorHAnsi" w:eastAsia="Times New Roman" w:hAnsiTheme="minorHAnsi" w:cs="Arial"/>
                <w:color w:val="333333"/>
              </w:rPr>
              <w:t xml:space="preserve"> </w:t>
            </w:r>
            <w:r w:rsidR="00FF2675" w:rsidRPr="002D528B">
              <w:rPr>
                <w:rFonts w:asciiTheme="minorHAnsi" w:eastAsia="Times New Roman" w:hAnsiTheme="minorHAnsi" w:cs="Arial"/>
                <w:color w:val="333333"/>
              </w:rPr>
              <w:t xml:space="preserve">containing both </w:t>
            </w:r>
            <w:r w:rsidR="00FF2675" w:rsidRPr="002D528B">
              <w:rPr>
                <w:rFonts w:asciiTheme="minorHAnsi" w:eastAsia="Times New Roman" w:hAnsiTheme="minorHAnsi" w:cs="Arial"/>
                <w:b/>
                <w:bCs/>
                <w:color w:val="333333"/>
              </w:rPr>
              <w:t xml:space="preserve">muscle </w:t>
            </w:r>
            <w:r w:rsidR="00FF2675" w:rsidRPr="002D528B">
              <w:rPr>
                <w:rFonts w:asciiTheme="minorHAnsi" w:eastAsia="Times New Roman" w:hAnsiTheme="minorHAnsi" w:cs="Arial"/>
                <w:color w:val="333333"/>
              </w:rPr>
              <w:t xml:space="preserve">and </w:t>
            </w:r>
            <w:r w:rsidR="00FF2675" w:rsidRPr="002D528B">
              <w:rPr>
                <w:rFonts w:asciiTheme="minorHAnsi" w:eastAsia="Times New Roman" w:hAnsiTheme="minorHAnsi" w:cs="Arial"/>
                <w:b/>
                <w:bCs/>
                <w:color w:val="333333"/>
              </w:rPr>
              <w:t>skeletal</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Including </w:t>
            </w:r>
            <w:r w:rsidRPr="002D528B">
              <w:rPr>
                <w:rFonts w:asciiTheme="minorHAnsi" w:eastAsia="Times New Roman" w:hAnsiTheme="minorHAnsi" w:cs="Arial"/>
                <w:b/>
                <w:bCs/>
                <w:color w:val="333333"/>
              </w:rPr>
              <w:t>OR</w:t>
            </w:r>
            <w:r w:rsidRPr="002D528B">
              <w:rPr>
                <w:rFonts w:asciiTheme="minorHAnsi" w:eastAsia="Times New Roman" w:hAnsiTheme="minorHAnsi" w:cs="Arial"/>
                <w:color w:val="333333"/>
              </w:rPr>
              <w:t xml:space="preserve"> between search phrases will return images that contain either, or both, search term. </w:t>
            </w:r>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2D528B" w:rsidP="002D528B">
            <w:pPr>
              <w:spacing w:after="0" w:line="240" w:lineRule="auto"/>
              <w:rPr>
                <w:rFonts w:asciiTheme="minorHAnsi" w:eastAsia="Times New Roman" w:hAnsiTheme="minorHAnsi" w:cs="Arial"/>
                <w:color w:val="333333"/>
              </w:rPr>
            </w:pPr>
            <w:proofErr w:type="spellStart"/>
            <w:r>
              <w:rPr>
                <w:rFonts w:asciiTheme="minorHAnsi" w:eastAsia="Times New Roman" w:hAnsiTheme="minorHAnsi" w:cs="Arial"/>
                <w:b/>
                <w:bCs/>
                <w:color w:val="333333"/>
              </w:rPr>
              <w:t>prcComments</w:t>
            </w:r>
            <w:proofErr w:type="spellEnd"/>
            <w:r>
              <w:rPr>
                <w:rFonts w:asciiTheme="minorHAnsi" w:eastAsia="Times New Roman" w:hAnsiTheme="minorHAnsi" w:cs="Arial"/>
                <w:b/>
                <w:bCs/>
                <w:color w:val="333333"/>
              </w:rPr>
              <w:t>:(c</w:t>
            </w:r>
            <w:r w:rsidR="00FF2675" w:rsidRPr="002D528B">
              <w:rPr>
                <w:rFonts w:asciiTheme="minorHAnsi" w:eastAsia="Times New Roman" w:hAnsiTheme="minorHAnsi" w:cs="Arial"/>
                <w:b/>
                <w:bCs/>
                <w:color w:val="333333"/>
              </w:rPr>
              <w:t>ortex OR medulla</w:t>
            </w:r>
            <w:r>
              <w:rPr>
                <w:rFonts w:asciiTheme="minorHAnsi" w:eastAsia="Times New Roman" w:hAnsiTheme="minorHAnsi" w:cs="Arial"/>
                <w:b/>
                <w:bCs/>
                <w:color w:val="333333"/>
              </w:rPr>
              <w:t>)</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D93E44" w:rsidP="00D93E44">
            <w:pPr>
              <w:spacing w:after="0" w:line="240" w:lineRule="auto"/>
              <w:rPr>
                <w:rFonts w:asciiTheme="minorHAnsi" w:eastAsia="Times New Roman" w:hAnsiTheme="minorHAnsi" w:cs="Arial"/>
                <w:color w:val="333333"/>
              </w:rPr>
            </w:pPr>
            <w:r>
              <w:rPr>
                <w:rFonts w:asciiTheme="minorHAnsi" w:eastAsia="Times New Roman" w:hAnsiTheme="minorHAnsi" w:cs="Arial"/>
                <w:color w:val="333333"/>
              </w:rPr>
              <w:t xml:space="preserve">PRC comments </w:t>
            </w:r>
            <w:r w:rsidR="00FF2675" w:rsidRPr="002D528B">
              <w:rPr>
                <w:rFonts w:asciiTheme="minorHAnsi" w:eastAsia="Times New Roman" w:hAnsiTheme="minorHAnsi" w:cs="Arial"/>
                <w:color w:val="333333"/>
              </w:rPr>
              <w:t xml:space="preserve">containing either </w:t>
            </w:r>
            <w:r w:rsidR="00FF2675" w:rsidRPr="002D528B">
              <w:rPr>
                <w:rFonts w:asciiTheme="minorHAnsi" w:eastAsia="Times New Roman" w:hAnsiTheme="minorHAnsi" w:cs="Arial"/>
                <w:b/>
                <w:bCs/>
                <w:color w:val="333333"/>
              </w:rPr>
              <w:t xml:space="preserve">cortex, </w:t>
            </w:r>
            <w:r w:rsidR="00FF2675" w:rsidRPr="002D528B">
              <w:rPr>
                <w:rFonts w:asciiTheme="minorHAnsi" w:eastAsia="Times New Roman" w:hAnsiTheme="minorHAnsi" w:cs="Arial"/>
                <w:color w:val="333333"/>
              </w:rPr>
              <w:t xml:space="preserve">or </w:t>
            </w:r>
            <w:r w:rsidR="00FF2675" w:rsidRPr="002D528B">
              <w:rPr>
                <w:rFonts w:asciiTheme="minorHAnsi" w:eastAsia="Times New Roman" w:hAnsiTheme="minorHAnsi" w:cs="Arial"/>
                <w:b/>
                <w:bCs/>
                <w:color w:val="333333"/>
              </w:rPr>
              <w:t xml:space="preserve">medulla, </w:t>
            </w:r>
            <w:r w:rsidR="00FF2675" w:rsidRPr="002D528B">
              <w:rPr>
                <w:rFonts w:asciiTheme="minorHAnsi" w:eastAsia="Times New Roman" w:hAnsiTheme="minorHAnsi" w:cs="Arial"/>
                <w:bCs/>
                <w:color w:val="333333"/>
              </w:rPr>
              <w:t>or both.</w:t>
            </w:r>
          </w:p>
        </w:tc>
      </w:tr>
      <w:tr w:rsidR="00FF2675" w:rsidRPr="002D528B" w:rsidTr="00FF2675">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 xml:space="preserve">Including </w:t>
            </w:r>
            <w:r w:rsidRPr="002D528B">
              <w:rPr>
                <w:rFonts w:asciiTheme="minorHAnsi" w:eastAsia="Times New Roman" w:hAnsiTheme="minorHAnsi" w:cs="Arial"/>
                <w:b/>
                <w:bCs/>
                <w:color w:val="333333"/>
              </w:rPr>
              <w:t>NOT</w:t>
            </w:r>
            <w:r w:rsidRPr="002D528B">
              <w:rPr>
                <w:rFonts w:asciiTheme="minorHAnsi" w:eastAsia="Times New Roman" w:hAnsiTheme="minorHAnsi" w:cs="Arial"/>
                <w:color w:val="333333"/>
              </w:rPr>
              <w:t xml:space="preserve"> or</w:t>
            </w:r>
            <w:r w:rsidRPr="002D528B">
              <w:rPr>
                <w:rFonts w:asciiTheme="minorHAnsi" w:eastAsia="Times New Roman" w:hAnsiTheme="minorHAnsi" w:cs="Arial"/>
                <w:b/>
                <w:bCs/>
                <w:color w:val="333333"/>
              </w:rPr>
              <w:t xml:space="preserve"> - </w:t>
            </w:r>
            <w:r w:rsidRPr="002D528B">
              <w:rPr>
                <w:rFonts w:asciiTheme="minorHAnsi" w:eastAsia="Times New Roman" w:hAnsiTheme="minorHAnsi" w:cs="Arial"/>
                <w:color w:val="333333"/>
              </w:rPr>
              <w:t>(minus)</w:t>
            </w:r>
            <w:r w:rsidRPr="002D528B">
              <w:rPr>
                <w:rFonts w:asciiTheme="minorHAnsi" w:eastAsia="Times New Roman" w:hAnsiTheme="minorHAnsi" w:cs="Arial"/>
                <w:b/>
                <w:bCs/>
                <w:color w:val="333333"/>
              </w:rPr>
              <w:t xml:space="preserve"> </w:t>
            </w:r>
            <w:r w:rsidRPr="002D528B">
              <w:rPr>
                <w:rFonts w:asciiTheme="minorHAnsi" w:eastAsia="Times New Roman" w:hAnsiTheme="minorHAnsi" w:cs="Arial"/>
                <w:color w:val="333333"/>
              </w:rPr>
              <w:t>between search terms will return images that do not contain the term that follows the operator.</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t>This operator must be used with a search term that will return results. </w:t>
            </w:r>
          </w:p>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color w:val="333333"/>
              </w:rPr>
              <w:lastRenderedPageBreak/>
              <w:t>If the operator is in a quoted string, it will be ignored.</w:t>
            </w:r>
          </w:p>
        </w:tc>
        <w:tc>
          <w:tcPr>
            <w:tcW w:w="3008"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F2675" w:rsidRPr="002D528B" w:rsidRDefault="00FF2675">
            <w:pPr>
              <w:spacing w:before="150" w:after="0" w:line="240" w:lineRule="auto"/>
              <w:rPr>
                <w:rFonts w:asciiTheme="minorHAnsi" w:eastAsia="Times New Roman" w:hAnsiTheme="minorHAnsi" w:cs="Arial"/>
                <w:color w:val="333333"/>
              </w:rPr>
            </w:pPr>
            <w:r w:rsidRPr="002D528B">
              <w:rPr>
                <w:rFonts w:asciiTheme="minorHAnsi" w:eastAsia="Times New Roman" w:hAnsiTheme="minorHAnsi" w:cs="Arial"/>
                <w:b/>
                <w:bCs/>
                <w:color w:val="333333"/>
              </w:rPr>
              <w:lastRenderedPageBreak/>
              <w:t>cortex NOT brain</w:t>
            </w:r>
          </w:p>
        </w:tc>
        <w:tc>
          <w:tcPr>
            <w:tcW w:w="2924" w:type="dxa"/>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tcPr>
          <w:p w:rsidR="00FF2675" w:rsidRPr="002D528B" w:rsidRDefault="00D93E44">
            <w:pPr>
              <w:spacing w:after="0" w:line="240" w:lineRule="auto"/>
              <w:rPr>
                <w:rFonts w:asciiTheme="minorHAnsi" w:eastAsia="Times New Roman" w:hAnsiTheme="minorHAnsi" w:cs="Arial"/>
                <w:b/>
                <w:bCs/>
                <w:color w:val="333333"/>
              </w:rPr>
            </w:pPr>
            <w:r>
              <w:rPr>
                <w:rFonts w:asciiTheme="minorHAnsi" w:eastAsia="Times New Roman" w:hAnsiTheme="minorHAnsi" w:cs="Arial"/>
                <w:color w:val="333333"/>
              </w:rPr>
              <w:t xml:space="preserve">Comments anywhere </w:t>
            </w:r>
            <w:r w:rsidR="00FF2675" w:rsidRPr="002D528B">
              <w:rPr>
                <w:rFonts w:asciiTheme="minorHAnsi" w:eastAsia="Times New Roman" w:hAnsiTheme="minorHAnsi" w:cs="Arial"/>
                <w:color w:val="333333"/>
              </w:rPr>
              <w:t xml:space="preserve">containing </w:t>
            </w:r>
            <w:r w:rsidR="00FF2675" w:rsidRPr="002D528B">
              <w:rPr>
                <w:rFonts w:asciiTheme="minorHAnsi" w:eastAsia="Times New Roman" w:hAnsiTheme="minorHAnsi" w:cs="Arial"/>
                <w:b/>
                <w:bCs/>
                <w:color w:val="333333"/>
              </w:rPr>
              <w:t xml:space="preserve">cortex </w:t>
            </w:r>
            <w:r w:rsidR="00FF2675" w:rsidRPr="002D528B">
              <w:rPr>
                <w:rFonts w:asciiTheme="minorHAnsi" w:eastAsia="Times New Roman" w:hAnsiTheme="minorHAnsi" w:cs="Arial"/>
                <w:color w:val="333333"/>
              </w:rPr>
              <w:t xml:space="preserve">but not </w:t>
            </w:r>
            <w:r w:rsidR="00FF2675" w:rsidRPr="002D528B">
              <w:rPr>
                <w:rFonts w:asciiTheme="minorHAnsi" w:eastAsia="Times New Roman" w:hAnsiTheme="minorHAnsi" w:cs="Arial"/>
                <w:b/>
                <w:bCs/>
                <w:color w:val="333333"/>
              </w:rPr>
              <w:t>brain</w:t>
            </w:r>
          </w:p>
          <w:p w:rsidR="00FF2675" w:rsidRPr="002D528B" w:rsidRDefault="00FF2675">
            <w:pPr>
              <w:spacing w:after="0" w:line="240" w:lineRule="auto"/>
              <w:rPr>
                <w:rFonts w:asciiTheme="minorHAnsi" w:eastAsia="Times New Roman" w:hAnsiTheme="minorHAnsi" w:cs="Arial"/>
                <w:bCs/>
                <w:color w:val="333333"/>
              </w:rPr>
            </w:pPr>
          </w:p>
          <w:p w:rsidR="00FF2675" w:rsidRPr="002D528B" w:rsidRDefault="00FF2675">
            <w:pPr>
              <w:spacing w:after="0" w:line="240" w:lineRule="auto"/>
              <w:rPr>
                <w:rFonts w:asciiTheme="minorHAnsi" w:eastAsia="Times New Roman" w:hAnsiTheme="minorHAnsi" w:cs="Arial"/>
                <w:bCs/>
                <w:color w:val="333333"/>
              </w:rPr>
            </w:pPr>
            <w:r w:rsidRPr="002D528B">
              <w:rPr>
                <w:rFonts w:asciiTheme="minorHAnsi" w:eastAsia="Times New Roman" w:hAnsiTheme="minorHAnsi" w:cs="Arial"/>
                <w:b/>
                <w:bCs/>
                <w:color w:val="333333"/>
              </w:rPr>
              <w:t>Note:</w:t>
            </w:r>
            <w:r w:rsidRPr="002D528B">
              <w:rPr>
                <w:rFonts w:asciiTheme="minorHAnsi" w:eastAsia="Times New Roman" w:hAnsiTheme="minorHAnsi" w:cs="Arial"/>
                <w:bCs/>
                <w:color w:val="333333"/>
              </w:rPr>
              <w:t xml:space="preserve"> If you wanted to be certain that you were searching only for tissues (and, for example, not in the PRC comments), you could </w:t>
            </w:r>
            <w:r w:rsidRPr="002D528B">
              <w:rPr>
                <w:rFonts w:asciiTheme="minorHAnsi" w:eastAsia="Times New Roman" w:hAnsiTheme="minorHAnsi" w:cs="Arial"/>
                <w:bCs/>
                <w:color w:val="333333"/>
              </w:rPr>
              <w:lastRenderedPageBreak/>
              <w:t>enter:</w:t>
            </w:r>
          </w:p>
          <w:p w:rsidR="00FF2675" w:rsidRPr="002D528B" w:rsidRDefault="002D528B" w:rsidP="002D528B">
            <w:pPr>
              <w:spacing w:after="0" w:line="240" w:lineRule="auto"/>
              <w:rPr>
                <w:rFonts w:asciiTheme="minorHAnsi" w:eastAsia="Times New Roman" w:hAnsiTheme="minorHAnsi" w:cs="Arial"/>
                <w:b/>
                <w:color w:val="333333"/>
              </w:rPr>
            </w:pPr>
            <w:proofErr w:type="spellStart"/>
            <w:r w:rsidRPr="002D528B">
              <w:rPr>
                <w:rFonts w:asciiTheme="minorHAnsi" w:eastAsia="Times New Roman" w:hAnsiTheme="minorHAnsi" w:cs="Arial"/>
                <w:b/>
                <w:color w:val="333333"/>
              </w:rPr>
              <w:t>prcComments</w:t>
            </w:r>
            <w:proofErr w:type="spellEnd"/>
            <w:r w:rsidR="00FF2675" w:rsidRPr="002D528B">
              <w:rPr>
                <w:rFonts w:asciiTheme="minorHAnsi" w:eastAsia="Times New Roman" w:hAnsiTheme="minorHAnsi" w:cs="Arial"/>
                <w:b/>
                <w:bCs/>
                <w:color w:val="333333"/>
              </w:rPr>
              <w:t>:(cortex NOT brain)</w:t>
            </w:r>
          </w:p>
        </w:tc>
      </w:tr>
    </w:tbl>
    <w:p w:rsidR="001D6A80" w:rsidRDefault="001D6A80" w:rsidP="001D6A80">
      <w:pPr>
        <w:pStyle w:val="Default"/>
        <w:rPr>
          <w:sz w:val="22"/>
          <w:szCs w:val="22"/>
        </w:rPr>
      </w:pPr>
    </w:p>
    <w:p w:rsidR="001D6A80" w:rsidRDefault="001D6A80" w:rsidP="00814501">
      <w:pPr>
        <w:pStyle w:val="Heading2"/>
      </w:pPr>
      <w:bookmarkStart w:id="78" w:name="_Toc439255219"/>
      <w:r w:rsidRPr="001D6A80">
        <w:t>Case List</w:t>
      </w:r>
      <w:bookmarkEnd w:id="78"/>
      <w:r w:rsidRPr="001D6A80">
        <w:t xml:space="preserve"> </w:t>
      </w:r>
    </w:p>
    <w:p w:rsidR="001D6A80" w:rsidRPr="001D6A80" w:rsidRDefault="001D6A80" w:rsidP="001D6A80">
      <w:pPr>
        <w:autoSpaceDE w:val="0"/>
        <w:autoSpaceDN w:val="0"/>
        <w:adjustRightInd w:val="0"/>
        <w:spacing w:after="0" w:line="240" w:lineRule="auto"/>
        <w:rPr>
          <w:rFonts w:cs="Calibri"/>
          <w:color w:val="000000"/>
          <w:sz w:val="23"/>
          <w:szCs w:val="23"/>
        </w:rPr>
      </w:pPr>
      <w:r w:rsidRPr="001D6A80">
        <w:rPr>
          <w:rFonts w:cs="Calibri"/>
          <w:color w:val="000000"/>
        </w:rPr>
        <w:t xml:space="preserve">The </w:t>
      </w:r>
      <w:r w:rsidRPr="001D6A80">
        <w:rPr>
          <w:rFonts w:cs="Calibri"/>
          <w:b/>
          <w:bCs/>
          <w:color w:val="000000"/>
        </w:rPr>
        <w:t xml:space="preserve">Case List </w:t>
      </w:r>
      <w:r w:rsidRPr="001D6A80">
        <w:rPr>
          <w:rFonts w:cs="Calibri"/>
          <w:color w:val="000000"/>
        </w:rPr>
        <w:t>section of the Home Screen provides access to all cases that have not denied or withdrawn consent.</w:t>
      </w:r>
    </w:p>
    <w:p w:rsidR="001D6A80" w:rsidRDefault="001D6A80" w:rsidP="001D6A80">
      <w:pPr>
        <w:pStyle w:val="Caption"/>
      </w:pPr>
      <w:bookmarkStart w:id="79" w:name="_Toc439255301"/>
      <w:r>
        <w:t xml:space="preserve">Table </w:t>
      </w:r>
      <w:r>
        <w:fldChar w:fldCharType="begin"/>
      </w:r>
      <w:r>
        <w:instrText xml:space="preserve"> SEQ Table \* ARABIC </w:instrText>
      </w:r>
      <w:r>
        <w:fldChar w:fldCharType="separate"/>
      </w:r>
      <w:r w:rsidR="00472557">
        <w:t>3</w:t>
      </w:r>
      <w:r>
        <w:fldChar w:fldCharType="end"/>
      </w:r>
      <w:r w:rsidR="000B2D18">
        <w:t xml:space="preserve">  - Definition of fields</w:t>
      </w:r>
      <w:r>
        <w:t xml:space="preserve"> in Case List</w:t>
      </w:r>
      <w:bookmarkEnd w:id="79"/>
    </w:p>
    <w:tbl>
      <w:tblPr>
        <w:tblW w:w="6516" w:type="dxa"/>
        <w:jc w:val="center"/>
        <w:tblInd w:w="235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2079"/>
        <w:gridCol w:w="4437"/>
      </w:tblGrid>
      <w:tr w:rsidR="001D6A80" w:rsidRPr="001D6A80" w:rsidTr="002D528B">
        <w:trPr>
          <w:trHeight w:val="110"/>
          <w:tblHeader/>
          <w:jc w:val="center"/>
        </w:trPr>
        <w:tc>
          <w:tcPr>
            <w:tcW w:w="2079" w:type="dxa"/>
            <w:shd w:val="clear" w:color="auto" w:fill="B2A1C7" w:themeFill="accent4" w:themeFillTint="99"/>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Case List Field </w:t>
            </w:r>
          </w:p>
        </w:tc>
        <w:tc>
          <w:tcPr>
            <w:tcW w:w="4437" w:type="dxa"/>
            <w:shd w:val="clear" w:color="auto" w:fill="B2A1C7" w:themeFill="accent4" w:themeFillTint="99"/>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Definition </w:t>
            </w:r>
          </w:p>
        </w:tc>
      </w:tr>
      <w:tr w:rsidR="001D6A80" w:rsidRPr="001D6A80" w:rsidTr="002D528B">
        <w:trPr>
          <w:trHeight w:val="110"/>
          <w:jc w:val="center"/>
        </w:trPr>
        <w:tc>
          <w:tcPr>
            <w:tcW w:w="2079"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Case ID </w:t>
            </w:r>
          </w:p>
        </w:tc>
        <w:tc>
          <w:tcPr>
            <w:tcW w:w="4437"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The unique ID assigned to each case. </w:t>
            </w:r>
          </w:p>
        </w:tc>
      </w:tr>
      <w:tr w:rsidR="001D6A80" w:rsidRPr="001D6A80" w:rsidTr="002D528B">
        <w:trPr>
          <w:trHeight w:val="110"/>
          <w:jc w:val="center"/>
        </w:trPr>
        <w:tc>
          <w:tcPr>
            <w:tcW w:w="2079"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Primary Organ </w:t>
            </w:r>
          </w:p>
        </w:tc>
        <w:tc>
          <w:tcPr>
            <w:tcW w:w="4437"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The source of the tissue collected from the candidate. </w:t>
            </w:r>
          </w:p>
        </w:tc>
      </w:tr>
      <w:tr w:rsidR="001D6A80" w:rsidRPr="001D6A80" w:rsidTr="002D528B">
        <w:trPr>
          <w:trHeight w:val="110"/>
          <w:jc w:val="center"/>
        </w:trPr>
        <w:tc>
          <w:tcPr>
            <w:tcW w:w="2079"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BSS </w:t>
            </w:r>
          </w:p>
        </w:tc>
        <w:tc>
          <w:tcPr>
            <w:tcW w:w="4437"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Abbreviation for the BSS associated with the candidate. </w:t>
            </w:r>
          </w:p>
        </w:tc>
      </w:tr>
      <w:tr w:rsidR="001D6A80" w:rsidRPr="001D6A80" w:rsidTr="002D528B">
        <w:trPr>
          <w:trHeight w:val="110"/>
          <w:jc w:val="center"/>
        </w:trPr>
        <w:tc>
          <w:tcPr>
            <w:tcW w:w="2079"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Candidate ID </w:t>
            </w:r>
          </w:p>
        </w:tc>
        <w:tc>
          <w:tcPr>
            <w:tcW w:w="4437"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Specifies the Candidate ID to which this case has been linked. </w:t>
            </w:r>
          </w:p>
        </w:tc>
      </w:tr>
      <w:tr w:rsidR="001D6A80" w:rsidRPr="001D6A80" w:rsidTr="002D528B">
        <w:trPr>
          <w:trHeight w:val="110"/>
          <w:jc w:val="center"/>
        </w:trPr>
        <w:tc>
          <w:tcPr>
            <w:tcW w:w="2079"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Specimen Count </w:t>
            </w:r>
          </w:p>
        </w:tc>
        <w:tc>
          <w:tcPr>
            <w:tcW w:w="4437"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This column indicates the number of specimens collected for this case. </w:t>
            </w:r>
          </w:p>
        </w:tc>
      </w:tr>
      <w:tr w:rsidR="001D6A80" w:rsidRPr="001D6A80" w:rsidTr="002D528B">
        <w:trPr>
          <w:trHeight w:val="245"/>
          <w:jc w:val="center"/>
        </w:trPr>
        <w:tc>
          <w:tcPr>
            <w:tcW w:w="2079"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Case Status </w:t>
            </w:r>
          </w:p>
        </w:tc>
        <w:tc>
          <w:tcPr>
            <w:tcW w:w="4437"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This column indicates the current status of the case (see below Table 3-3 Case Status Name Descriptions). </w:t>
            </w:r>
          </w:p>
        </w:tc>
      </w:tr>
      <w:tr w:rsidR="001D6A80" w:rsidRPr="001D6A80" w:rsidTr="002D528B">
        <w:trPr>
          <w:trHeight w:val="110"/>
          <w:jc w:val="center"/>
        </w:trPr>
        <w:tc>
          <w:tcPr>
            <w:tcW w:w="2079"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Date Created </w:t>
            </w:r>
          </w:p>
        </w:tc>
        <w:tc>
          <w:tcPr>
            <w:tcW w:w="4437"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Indicates the date and time this case record was created. </w:t>
            </w:r>
          </w:p>
        </w:tc>
      </w:tr>
    </w:tbl>
    <w:p w:rsidR="001D6A80" w:rsidRDefault="001D6A80" w:rsidP="001D6A80">
      <w:pPr>
        <w:pStyle w:val="Default"/>
      </w:pPr>
    </w:p>
    <w:p w:rsidR="001D6A80" w:rsidRPr="001D6A80" w:rsidRDefault="001D6A80" w:rsidP="00814501">
      <w:pPr>
        <w:pStyle w:val="Heading2"/>
      </w:pPr>
      <w:bookmarkStart w:id="80" w:name="_Toc439255220"/>
      <w:r w:rsidRPr="001D6A80">
        <w:t>Candidate List</w:t>
      </w:r>
      <w:bookmarkEnd w:id="80"/>
      <w:r w:rsidRPr="001D6A80">
        <w:t xml:space="preserve"> </w:t>
      </w:r>
    </w:p>
    <w:p w:rsid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The Candidate List section of the Home Screen provides access to all candidates in the system. Candidates that have been linked to a case are shown </w:t>
      </w:r>
      <w:r w:rsidRPr="001D6A80">
        <w:rPr>
          <w:rFonts w:cs="Calibri"/>
          <w:i/>
          <w:iCs/>
          <w:color w:val="000000"/>
        </w:rPr>
        <w:t>in italics</w:t>
      </w:r>
      <w:r w:rsidRPr="001D6A80">
        <w:rPr>
          <w:rFonts w:cs="Calibri"/>
          <w:color w:val="000000"/>
        </w:rPr>
        <w:t xml:space="preserve">. </w:t>
      </w:r>
    </w:p>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Five fields make up the Candidate List; the Candidate List can be sorted in ascending or descending order by BSS, Study, or Date Created. The Candidate List fields are as follows:</w:t>
      </w:r>
    </w:p>
    <w:p w:rsidR="001D6A80" w:rsidRDefault="001D6A80" w:rsidP="001D6A80">
      <w:pPr>
        <w:pStyle w:val="Caption"/>
      </w:pPr>
      <w:bookmarkStart w:id="81" w:name="_Toc439255302"/>
      <w:r>
        <w:t xml:space="preserve">Table </w:t>
      </w:r>
      <w:r>
        <w:fldChar w:fldCharType="begin"/>
      </w:r>
      <w:r>
        <w:instrText xml:space="preserve"> SEQ Table \* ARABIC </w:instrText>
      </w:r>
      <w:r>
        <w:fldChar w:fldCharType="separate"/>
      </w:r>
      <w:r w:rsidR="00472557">
        <w:t>4</w:t>
      </w:r>
      <w:r>
        <w:fldChar w:fldCharType="end"/>
      </w:r>
      <w:r>
        <w:t xml:space="preserve">  - Definition of FIelds in Candidate List</w:t>
      </w:r>
      <w:bookmarkEnd w:id="81"/>
    </w:p>
    <w:tbl>
      <w:tblPr>
        <w:tblW w:w="7388" w:type="dxa"/>
        <w:jc w:val="center"/>
        <w:tblInd w:w="172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830"/>
        <w:gridCol w:w="4558"/>
      </w:tblGrid>
      <w:tr w:rsidR="001D6A80" w:rsidRPr="001D6A80" w:rsidTr="00D93E44">
        <w:trPr>
          <w:trHeight w:val="110"/>
          <w:tblHeader/>
          <w:jc w:val="center"/>
        </w:trPr>
        <w:tc>
          <w:tcPr>
            <w:tcW w:w="2830" w:type="dxa"/>
            <w:shd w:val="clear" w:color="auto" w:fill="B2A1C7" w:themeFill="accent4" w:themeFillTint="99"/>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Candidate List Field </w:t>
            </w:r>
          </w:p>
        </w:tc>
        <w:tc>
          <w:tcPr>
            <w:tcW w:w="4558" w:type="dxa"/>
            <w:shd w:val="clear" w:color="auto" w:fill="B2A1C7" w:themeFill="accent4" w:themeFillTint="99"/>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Definition </w:t>
            </w:r>
          </w:p>
        </w:tc>
      </w:tr>
      <w:tr w:rsidR="001D6A80" w:rsidRPr="001D6A80" w:rsidTr="00D93E44">
        <w:trPr>
          <w:trHeight w:val="110"/>
          <w:jc w:val="center"/>
        </w:trPr>
        <w:tc>
          <w:tcPr>
            <w:tcW w:w="2830"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Candidate ID </w:t>
            </w:r>
          </w:p>
        </w:tc>
        <w:tc>
          <w:tcPr>
            <w:tcW w:w="4558"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The unique identification number of each candidate. </w:t>
            </w:r>
          </w:p>
        </w:tc>
      </w:tr>
      <w:tr w:rsidR="001D6A80" w:rsidRPr="001D6A80" w:rsidTr="00D93E44">
        <w:trPr>
          <w:trHeight w:val="110"/>
          <w:jc w:val="center"/>
        </w:trPr>
        <w:tc>
          <w:tcPr>
            <w:tcW w:w="2830"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BSS </w:t>
            </w:r>
          </w:p>
        </w:tc>
        <w:tc>
          <w:tcPr>
            <w:tcW w:w="4558"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Abbreviation for the BSS associated with the candidate. </w:t>
            </w:r>
          </w:p>
        </w:tc>
      </w:tr>
      <w:tr w:rsidR="001D6A80" w:rsidRPr="001D6A80" w:rsidTr="00D93E44">
        <w:trPr>
          <w:trHeight w:val="110"/>
          <w:jc w:val="center"/>
        </w:trPr>
        <w:tc>
          <w:tcPr>
            <w:tcW w:w="2830"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Study </w:t>
            </w:r>
          </w:p>
        </w:tc>
        <w:tc>
          <w:tcPr>
            <w:tcW w:w="4558"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The study under which the tissue specimens were collected. </w:t>
            </w:r>
          </w:p>
        </w:tc>
      </w:tr>
      <w:tr w:rsidR="001D6A80" w:rsidRPr="001D6A80" w:rsidTr="00D93E44">
        <w:trPr>
          <w:trHeight w:val="245"/>
          <w:jc w:val="center"/>
        </w:trPr>
        <w:tc>
          <w:tcPr>
            <w:tcW w:w="2830"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Case ID </w:t>
            </w:r>
          </w:p>
        </w:tc>
        <w:tc>
          <w:tcPr>
            <w:tcW w:w="4558"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Indicates whether the candidate is linked to one of the cases collected in the Bio4D system and, if linked, the case ID number. </w:t>
            </w:r>
          </w:p>
        </w:tc>
      </w:tr>
      <w:tr w:rsidR="001D6A80" w:rsidRPr="001D6A80" w:rsidTr="00D93E44">
        <w:trPr>
          <w:trHeight w:val="244"/>
          <w:jc w:val="center"/>
        </w:trPr>
        <w:tc>
          <w:tcPr>
            <w:tcW w:w="2830"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Subject Screening Form </w:t>
            </w:r>
          </w:p>
        </w:tc>
        <w:tc>
          <w:tcPr>
            <w:tcW w:w="4558"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Indicates the status of data entry for this form: “Not Started,” “In Progress,” or “Completed.” </w:t>
            </w:r>
          </w:p>
        </w:tc>
      </w:tr>
      <w:tr w:rsidR="001D6A80" w:rsidRPr="001D6A80" w:rsidTr="00D93E44">
        <w:trPr>
          <w:trHeight w:val="244"/>
          <w:jc w:val="center"/>
        </w:trPr>
        <w:tc>
          <w:tcPr>
            <w:tcW w:w="2830"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Subject Consent Form </w:t>
            </w:r>
          </w:p>
        </w:tc>
        <w:tc>
          <w:tcPr>
            <w:tcW w:w="4558"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Indicates the status of data entry for this form: </w:t>
            </w:r>
            <w:r w:rsidRPr="001D6A80">
              <w:rPr>
                <w:rFonts w:cs="Calibri"/>
                <w:color w:val="000000"/>
              </w:rPr>
              <w:lastRenderedPageBreak/>
              <w:t xml:space="preserve">“Not Started,” “In Progress,” or “Completed.” </w:t>
            </w:r>
          </w:p>
        </w:tc>
      </w:tr>
      <w:tr w:rsidR="001D6A80" w:rsidRPr="001D6A80" w:rsidTr="00D93E44">
        <w:trPr>
          <w:trHeight w:val="244"/>
          <w:jc w:val="center"/>
        </w:trPr>
        <w:tc>
          <w:tcPr>
            <w:tcW w:w="2830"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lastRenderedPageBreak/>
              <w:t xml:space="preserve">Eligible? </w:t>
            </w:r>
          </w:p>
        </w:tc>
        <w:tc>
          <w:tcPr>
            <w:tcW w:w="4558"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This field is automatically populated according to whether or not the Subject Consent Form indicates that the patient has given consent or not. </w:t>
            </w:r>
          </w:p>
        </w:tc>
      </w:tr>
      <w:tr w:rsidR="001D6A80" w:rsidRPr="001D6A80" w:rsidTr="00D93E44">
        <w:trPr>
          <w:trHeight w:val="244"/>
          <w:jc w:val="center"/>
        </w:trPr>
        <w:tc>
          <w:tcPr>
            <w:tcW w:w="2830"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Consented? </w:t>
            </w:r>
          </w:p>
        </w:tc>
        <w:tc>
          <w:tcPr>
            <w:tcW w:w="4558"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This field is automatically populated according to whether or not the Subject Consent Form indicates that the patient has given consent or not. </w:t>
            </w:r>
          </w:p>
        </w:tc>
      </w:tr>
      <w:tr w:rsidR="001D6A80" w:rsidRPr="001D6A80" w:rsidTr="00D93E44">
        <w:trPr>
          <w:trHeight w:val="110"/>
          <w:jc w:val="center"/>
        </w:trPr>
        <w:tc>
          <w:tcPr>
            <w:tcW w:w="2830"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b/>
                <w:bCs/>
                <w:color w:val="000000"/>
              </w:rPr>
              <w:t xml:space="preserve">Date Created </w:t>
            </w:r>
          </w:p>
        </w:tc>
        <w:tc>
          <w:tcPr>
            <w:tcW w:w="4558" w:type="dxa"/>
          </w:tcPr>
          <w:p w:rsidR="001D6A80" w:rsidRPr="001D6A80" w:rsidRDefault="001D6A80" w:rsidP="001D6A80">
            <w:pPr>
              <w:autoSpaceDE w:val="0"/>
              <w:autoSpaceDN w:val="0"/>
              <w:adjustRightInd w:val="0"/>
              <w:spacing w:after="0" w:line="240" w:lineRule="auto"/>
              <w:rPr>
                <w:rFonts w:cs="Calibri"/>
                <w:color w:val="000000"/>
              </w:rPr>
            </w:pPr>
            <w:r w:rsidRPr="001D6A80">
              <w:rPr>
                <w:rFonts w:cs="Calibri"/>
                <w:color w:val="000000"/>
              </w:rPr>
              <w:t xml:space="preserve">Indicates the date and time this candidate record was created. </w:t>
            </w:r>
          </w:p>
        </w:tc>
      </w:tr>
    </w:tbl>
    <w:p w:rsidR="00BB2C4B" w:rsidRDefault="00BB2C4B" w:rsidP="00BB2C4B"/>
    <w:p w:rsidR="00833B68" w:rsidRDefault="00833B68" w:rsidP="00814501">
      <w:pPr>
        <w:pStyle w:val="Heading2"/>
      </w:pPr>
      <w:bookmarkStart w:id="82" w:name="_Toc439255221"/>
      <w:r>
        <w:t>Uploading Files</w:t>
      </w:r>
      <w:bookmarkEnd w:id="82"/>
      <w:r>
        <w:t xml:space="preserve"> </w:t>
      </w:r>
    </w:p>
    <w:p w:rsidR="00833B68" w:rsidRDefault="00D30914" w:rsidP="00833B68">
      <w:pPr>
        <w:pStyle w:val="Default"/>
        <w:rPr>
          <w:sz w:val="22"/>
          <w:szCs w:val="22"/>
        </w:rPr>
      </w:pPr>
      <w:proofErr w:type="spellStart"/>
      <w:r w:rsidRPr="00D30914">
        <w:rPr>
          <w:b/>
          <w:bCs/>
          <w:sz w:val="22"/>
          <w:szCs w:val="22"/>
          <w:highlight w:val="yellow"/>
        </w:rPr>
        <w:t>Note</w:t>
      </w:r>
      <w:proofErr w:type="gramStart"/>
      <w:r w:rsidRPr="00D30914">
        <w:rPr>
          <w:b/>
          <w:bCs/>
          <w:sz w:val="22"/>
          <w:szCs w:val="22"/>
          <w:highlight w:val="yellow"/>
        </w:rPr>
        <w:t>:</w:t>
      </w:r>
      <w:r w:rsidR="00833B68" w:rsidRPr="00D30914">
        <w:rPr>
          <w:b/>
          <w:bCs/>
          <w:sz w:val="22"/>
          <w:szCs w:val="22"/>
          <w:highlight w:val="yellow"/>
        </w:rPr>
        <w:t>It</w:t>
      </w:r>
      <w:proofErr w:type="spellEnd"/>
      <w:proofErr w:type="gramEnd"/>
      <w:r w:rsidR="00833B68" w:rsidRPr="00D30914">
        <w:rPr>
          <w:b/>
          <w:bCs/>
          <w:sz w:val="22"/>
          <w:szCs w:val="22"/>
          <w:highlight w:val="yellow"/>
        </w:rPr>
        <w:t xml:space="preserve"> is very important that no personal identifiable information is included in uploaded files. This applies to the filename as well as the entire contents of each file.</w:t>
      </w:r>
      <w:r w:rsidR="00833B68">
        <w:rPr>
          <w:b/>
          <w:bCs/>
          <w:sz w:val="22"/>
          <w:szCs w:val="22"/>
        </w:rPr>
        <w:t xml:space="preserve"> </w:t>
      </w:r>
    </w:p>
    <w:p w:rsidR="00D93E44" w:rsidRDefault="00833B68" w:rsidP="00833B68">
      <w:pPr>
        <w:pStyle w:val="Default"/>
        <w:rPr>
          <w:sz w:val="22"/>
          <w:szCs w:val="22"/>
        </w:rPr>
      </w:pPr>
      <w:r>
        <w:rPr>
          <w:sz w:val="22"/>
          <w:szCs w:val="22"/>
        </w:rPr>
        <w:t>At any point that a case is marked “Data</w:t>
      </w:r>
      <w:r w:rsidR="002562A2">
        <w:rPr>
          <w:sz w:val="22"/>
          <w:szCs w:val="22"/>
        </w:rPr>
        <w:t xml:space="preserve"> Entry Underway”</w:t>
      </w:r>
      <w:r>
        <w:rPr>
          <w:sz w:val="22"/>
          <w:szCs w:val="22"/>
        </w:rPr>
        <w:t>, PDFs, Zip files or Word documents (.doc or .</w:t>
      </w:r>
      <w:proofErr w:type="spellStart"/>
      <w:r>
        <w:rPr>
          <w:sz w:val="22"/>
          <w:szCs w:val="22"/>
        </w:rPr>
        <w:t>docx</w:t>
      </w:r>
      <w:proofErr w:type="spellEnd"/>
      <w:r>
        <w:rPr>
          <w:sz w:val="22"/>
          <w:szCs w:val="22"/>
        </w:rPr>
        <w:t xml:space="preserve">) of particular tissue collection and processing forms can be uploaded to the CDR DS. </w:t>
      </w:r>
    </w:p>
    <w:p w:rsidR="00D93E44" w:rsidRDefault="00D93E44" w:rsidP="00D93E44">
      <w:pPr>
        <w:pStyle w:val="Heading3"/>
      </w:pPr>
      <w:bookmarkStart w:id="83" w:name="_Toc439255222"/>
      <w:r>
        <w:t>Process</w:t>
      </w:r>
      <w:bookmarkEnd w:id="83"/>
    </w:p>
    <w:p w:rsidR="00833B68" w:rsidRDefault="00833B68" w:rsidP="00833B68">
      <w:pPr>
        <w:pStyle w:val="Default"/>
        <w:rPr>
          <w:sz w:val="22"/>
          <w:szCs w:val="22"/>
        </w:rPr>
      </w:pPr>
      <w:r>
        <w:rPr>
          <w:sz w:val="22"/>
          <w:szCs w:val="22"/>
        </w:rPr>
        <w:t xml:space="preserve">To upload a file, click </w:t>
      </w:r>
      <w:r>
        <w:rPr>
          <w:b/>
          <w:bCs/>
          <w:sz w:val="22"/>
          <w:szCs w:val="22"/>
        </w:rPr>
        <w:t xml:space="preserve">Upload </w:t>
      </w:r>
      <w:r>
        <w:rPr>
          <w:sz w:val="22"/>
          <w:szCs w:val="22"/>
        </w:rPr>
        <w:t xml:space="preserve">on the Case Record Details Screen beneath the “Uploaded Files” row as shown below </w:t>
      </w:r>
      <w:proofErr w:type="spellStart"/>
      <w:r>
        <w:rPr>
          <w:sz w:val="22"/>
          <w:szCs w:val="22"/>
        </w:rPr>
        <w:t>in</w:t>
      </w:r>
      <w:r w:rsidR="00D93E44">
        <w:rPr>
          <w:sz w:val="22"/>
          <w:szCs w:val="22"/>
        </w:rPr>
        <w:fldChar w:fldCharType="begin"/>
      </w:r>
      <w:r w:rsidR="00D93E44">
        <w:rPr>
          <w:sz w:val="22"/>
          <w:szCs w:val="22"/>
        </w:rPr>
        <w:instrText xml:space="preserve"> REF _Ref439167980 \h </w:instrText>
      </w:r>
      <w:r w:rsidR="00D93E44">
        <w:rPr>
          <w:sz w:val="22"/>
          <w:szCs w:val="22"/>
        </w:rPr>
      </w:r>
      <w:r w:rsidR="00D93E44">
        <w:rPr>
          <w:sz w:val="22"/>
          <w:szCs w:val="22"/>
        </w:rPr>
        <w:fldChar w:fldCharType="separate"/>
      </w:r>
      <w:r w:rsidR="00472557">
        <w:t>Figure</w:t>
      </w:r>
      <w:proofErr w:type="spellEnd"/>
      <w:r w:rsidR="00472557">
        <w:t xml:space="preserve"> </w:t>
      </w:r>
      <w:r w:rsidR="00472557">
        <w:rPr>
          <w:noProof/>
        </w:rPr>
        <w:t>5</w:t>
      </w:r>
      <w:r w:rsidR="00472557">
        <w:t xml:space="preserve"> - </w:t>
      </w:r>
      <w:r w:rsidR="00472557" w:rsidRPr="006112CF">
        <w:t>Uploaded Files Line of Case Record Details Screen</w:t>
      </w:r>
      <w:r w:rsidR="00D93E44">
        <w:rPr>
          <w:sz w:val="22"/>
          <w:szCs w:val="22"/>
        </w:rPr>
        <w:fldChar w:fldCharType="end"/>
      </w:r>
      <w:r>
        <w:rPr>
          <w:sz w:val="22"/>
          <w:szCs w:val="22"/>
        </w:rPr>
        <w:t xml:space="preserve">. </w:t>
      </w:r>
    </w:p>
    <w:p w:rsidR="00D93E44" w:rsidRDefault="00833B68" w:rsidP="00D93E44">
      <w:pPr>
        <w:pStyle w:val="Default"/>
        <w:keepNext/>
        <w:jc w:val="center"/>
      </w:pPr>
      <w:r>
        <w:rPr>
          <w:noProof/>
          <w:sz w:val="22"/>
          <w:szCs w:val="22"/>
        </w:rPr>
        <w:drawing>
          <wp:inline distT="0" distB="0" distL="0" distR="0" wp14:anchorId="4883C9FF" wp14:editId="02E90F09">
            <wp:extent cx="4905375" cy="676275"/>
            <wp:effectExtent l="19050" t="19050" r="28575" b="2857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676275"/>
                    </a:xfrm>
                    <a:prstGeom prst="rect">
                      <a:avLst/>
                    </a:prstGeom>
                    <a:noFill/>
                    <a:ln w="19050">
                      <a:solidFill>
                        <a:schemeClr val="tx1"/>
                      </a:solidFill>
                    </a:ln>
                  </pic:spPr>
                </pic:pic>
              </a:graphicData>
            </a:graphic>
          </wp:inline>
        </w:drawing>
      </w:r>
    </w:p>
    <w:p w:rsidR="00833B68" w:rsidRDefault="00D93E44" w:rsidP="00D93E44">
      <w:pPr>
        <w:pStyle w:val="Caption"/>
        <w:rPr>
          <w:sz w:val="22"/>
          <w:szCs w:val="22"/>
        </w:rPr>
      </w:pPr>
      <w:bookmarkStart w:id="84" w:name="_Ref439167980"/>
      <w:bookmarkStart w:id="85" w:name="_Toc439255270"/>
      <w:r>
        <w:t xml:space="preserve">Figure </w:t>
      </w:r>
      <w:r>
        <w:fldChar w:fldCharType="begin"/>
      </w:r>
      <w:r>
        <w:instrText xml:space="preserve"> SEQ Figure \* ARABIC </w:instrText>
      </w:r>
      <w:r>
        <w:fldChar w:fldCharType="separate"/>
      </w:r>
      <w:r w:rsidR="00472557">
        <w:t>5</w:t>
      </w:r>
      <w:r>
        <w:fldChar w:fldCharType="end"/>
      </w:r>
      <w:r>
        <w:t xml:space="preserve"> - </w:t>
      </w:r>
      <w:r w:rsidRPr="006112CF">
        <w:t>Uploaded Files Line of Case Record Details Screen</w:t>
      </w:r>
      <w:bookmarkEnd w:id="84"/>
      <w:bookmarkEnd w:id="85"/>
    </w:p>
    <w:p w:rsidR="00833B68" w:rsidRDefault="00833B68" w:rsidP="00833B68">
      <w:pPr>
        <w:pStyle w:val="Default"/>
        <w:rPr>
          <w:sz w:val="22"/>
          <w:szCs w:val="22"/>
        </w:rPr>
      </w:pPr>
      <w:r>
        <w:rPr>
          <w:sz w:val="22"/>
          <w:szCs w:val="22"/>
        </w:rPr>
        <w:t xml:space="preserve">The Upload file screen appears as shown </w:t>
      </w:r>
      <w:proofErr w:type="spellStart"/>
      <w:r>
        <w:rPr>
          <w:sz w:val="22"/>
          <w:szCs w:val="22"/>
        </w:rPr>
        <w:t>in</w:t>
      </w:r>
      <w:r w:rsidR="00D93E44">
        <w:rPr>
          <w:sz w:val="22"/>
          <w:szCs w:val="22"/>
        </w:rPr>
        <w:fldChar w:fldCharType="begin"/>
      </w:r>
      <w:r w:rsidR="00D93E44">
        <w:rPr>
          <w:sz w:val="22"/>
          <w:szCs w:val="22"/>
        </w:rPr>
        <w:instrText xml:space="preserve"> REF _Ref439168048 \h </w:instrText>
      </w:r>
      <w:r w:rsidR="00D93E44">
        <w:rPr>
          <w:sz w:val="22"/>
          <w:szCs w:val="22"/>
        </w:rPr>
      </w:r>
      <w:r w:rsidR="00D93E44">
        <w:rPr>
          <w:sz w:val="22"/>
          <w:szCs w:val="22"/>
        </w:rPr>
        <w:fldChar w:fldCharType="separate"/>
      </w:r>
      <w:r w:rsidR="00472557">
        <w:t>Figure</w:t>
      </w:r>
      <w:proofErr w:type="spellEnd"/>
      <w:r w:rsidR="00472557">
        <w:t xml:space="preserve"> </w:t>
      </w:r>
      <w:r w:rsidR="00472557">
        <w:rPr>
          <w:noProof/>
        </w:rPr>
        <w:t>6</w:t>
      </w:r>
      <w:r w:rsidR="00D93E44">
        <w:rPr>
          <w:sz w:val="22"/>
          <w:szCs w:val="22"/>
        </w:rPr>
        <w:fldChar w:fldCharType="end"/>
      </w:r>
      <w:r w:rsidR="00D93E44">
        <w:rPr>
          <w:sz w:val="22"/>
          <w:szCs w:val="22"/>
        </w:rPr>
        <w:t>.</w:t>
      </w:r>
    </w:p>
    <w:p w:rsidR="00833B68" w:rsidRDefault="00833B68" w:rsidP="00833B68">
      <w:pPr>
        <w:pStyle w:val="Default"/>
        <w:keepNext/>
      </w:pPr>
      <w:r>
        <w:rPr>
          <w:noProof/>
          <w:sz w:val="22"/>
          <w:szCs w:val="22"/>
        </w:rPr>
        <w:drawing>
          <wp:inline distT="0" distB="0" distL="0" distR="0" wp14:anchorId="41F2861D" wp14:editId="100FE912">
            <wp:extent cx="5486400" cy="1264845"/>
            <wp:effectExtent l="19050" t="19050" r="19050" b="1206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264845"/>
                    </a:xfrm>
                    <a:prstGeom prst="rect">
                      <a:avLst/>
                    </a:prstGeom>
                    <a:noFill/>
                    <a:ln w="19050">
                      <a:solidFill>
                        <a:schemeClr val="accent4">
                          <a:lumMod val="75000"/>
                        </a:schemeClr>
                      </a:solidFill>
                    </a:ln>
                  </pic:spPr>
                </pic:pic>
              </a:graphicData>
            </a:graphic>
          </wp:inline>
        </w:drawing>
      </w:r>
    </w:p>
    <w:p w:rsidR="00833B68" w:rsidRDefault="00833B68" w:rsidP="00833B68">
      <w:pPr>
        <w:pStyle w:val="Caption"/>
        <w:rPr>
          <w:sz w:val="22"/>
          <w:szCs w:val="22"/>
        </w:rPr>
      </w:pPr>
      <w:bookmarkStart w:id="86" w:name="_Ref439168048"/>
      <w:bookmarkStart w:id="87" w:name="_Ref439168041"/>
      <w:bookmarkStart w:id="88" w:name="_Toc439255271"/>
      <w:r>
        <w:t xml:space="preserve">Figure </w:t>
      </w:r>
      <w:r>
        <w:fldChar w:fldCharType="begin"/>
      </w:r>
      <w:r>
        <w:instrText xml:space="preserve"> SEQ Figure \* ARABIC </w:instrText>
      </w:r>
      <w:r>
        <w:fldChar w:fldCharType="separate"/>
      </w:r>
      <w:r w:rsidR="00472557">
        <w:t>6</w:t>
      </w:r>
      <w:r>
        <w:fldChar w:fldCharType="end"/>
      </w:r>
      <w:bookmarkEnd w:id="86"/>
      <w:r>
        <w:t xml:space="preserve"> - </w:t>
      </w:r>
      <w:r w:rsidRPr="007C373C">
        <w:t>Screen for Upload PDF or ZIP File Selection</w:t>
      </w:r>
      <w:bookmarkEnd w:id="87"/>
      <w:bookmarkEnd w:id="88"/>
    </w:p>
    <w:p w:rsidR="00833B68" w:rsidRDefault="00833B68" w:rsidP="00833B68">
      <w:pPr>
        <w:pStyle w:val="Default"/>
        <w:rPr>
          <w:sz w:val="22"/>
          <w:szCs w:val="22"/>
        </w:rPr>
      </w:pPr>
    </w:p>
    <w:p w:rsidR="00833B68" w:rsidRDefault="00D93E44" w:rsidP="00833B68">
      <w:pPr>
        <w:pStyle w:val="Default"/>
        <w:rPr>
          <w:sz w:val="22"/>
          <w:szCs w:val="22"/>
        </w:rPr>
      </w:pPr>
      <w:r>
        <w:rPr>
          <w:sz w:val="22"/>
          <w:szCs w:val="22"/>
        </w:rPr>
        <w:t>C</w:t>
      </w:r>
      <w:r w:rsidR="00833B68">
        <w:rPr>
          <w:sz w:val="22"/>
          <w:szCs w:val="22"/>
        </w:rPr>
        <w:t xml:space="preserve">omplete the following steps: </w:t>
      </w:r>
    </w:p>
    <w:p w:rsidR="00833B68" w:rsidRDefault="00833B68" w:rsidP="007E4802">
      <w:pPr>
        <w:pStyle w:val="ListParagraph"/>
        <w:numPr>
          <w:ilvl w:val="0"/>
          <w:numId w:val="25"/>
        </w:numPr>
      </w:pPr>
      <w:r>
        <w:t>Select “Browse” to browse to the file (.pdf, .zip, .doc or .</w:t>
      </w:r>
      <w:proofErr w:type="spellStart"/>
      <w:r>
        <w:t>docx</w:t>
      </w:r>
      <w:proofErr w:type="spellEnd"/>
      <w:r>
        <w:t xml:space="preserve">) you wish to upload. </w:t>
      </w:r>
    </w:p>
    <w:p w:rsidR="00833B68" w:rsidRDefault="00833B68" w:rsidP="007E4802">
      <w:pPr>
        <w:pStyle w:val="ListParagraph"/>
        <w:numPr>
          <w:ilvl w:val="0"/>
          <w:numId w:val="25"/>
        </w:numPr>
      </w:pPr>
      <w:r>
        <w:t xml:space="preserve">Optional: Include comments about the upload. </w:t>
      </w:r>
    </w:p>
    <w:p w:rsidR="00833B68" w:rsidRDefault="00833B68" w:rsidP="007E4802">
      <w:pPr>
        <w:pStyle w:val="ListParagraph"/>
        <w:numPr>
          <w:ilvl w:val="0"/>
          <w:numId w:val="25"/>
        </w:numPr>
      </w:pPr>
      <w:r>
        <w:t xml:space="preserve">Click </w:t>
      </w:r>
      <w:r>
        <w:rPr>
          <w:b/>
          <w:bCs/>
        </w:rPr>
        <w:t>Upload</w:t>
      </w:r>
      <w:r>
        <w:t xml:space="preserve">. </w:t>
      </w:r>
    </w:p>
    <w:p w:rsidR="00833B68" w:rsidRDefault="00833B68" w:rsidP="00833B68">
      <w:pPr>
        <w:pStyle w:val="Default"/>
        <w:rPr>
          <w:sz w:val="22"/>
          <w:szCs w:val="22"/>
        </w:rPr>
      </w:pPr>
      <w:r>
        <w:rPr>
          <w:sz w:val="22"/>
          <w:szCs w:val="22"/>
        </w:rPr>
        <w:t>After upload is complete, the Uploaded Files row of the Case Record Details Screen will be updated (see Figure 3-5), showing your newly uploaded file. The Upload button is also still available for adding additional files related to the case.</w:t>
      </w:r>
    </w:p>
    <w:p w:rsidR="00833B68" w:rsidRDefault="00833B68" w:rsidP="00833B68">
      <w:pPr>
        <w:pStyle w:val="Default"/>
        <w:keepNext/>
      </w:pPr>
      <w:r>
        <w:rPr>
          <w:b/>
          <w:bCs/>
          <w:noProof/>
          <w:sz w:val="22"/>
          <w:szCs w:val="22"/>
        </w:rPr>
        <w:lastRenderedPageBreak/>
        <w:drawing>
          <wp:inline distT="0" distB="0" distL="0" distR="0" wp14:anchorId="4D6D1C8C" wp14:editId="6DED0BDC">
            <wp:extent cx="5486400" cy="683698"/>
            <wp:effectExtent l="19050" t="19050" r="19050" b="2159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683698"/>
                    </a:xfrm>
                    <a:prstGeom prst="rect">
                      <a:avLst/>
                    </a:prstGeom>
                    <a:noFill/>
                    <a:ln w="19050">
                      <a:solidFill>
                        <a:schemeClr val="accent4">
                          <a:lumMod val="75000"/>
                        </a:schemeClr>
                      </a:solidFill>
                    </a:ln>
                  </pic:spPr>
                </pic:pic>
              </a:graphicData>
            </a:graphic>
          </wp:inline>
        </w:drawing>
      </w:r>
    </w:p>
    <w:p w:rsidR="00833B68" w:rsidRDefault="00833B68" w:rsidP="00833B68">
      <w:pPr>
        <w:pStyle w:val="Caption"/>
        <w:rPr>
          <w:b w:val="0"/>
          <w:bCs w:val="0"/>
          <w:sz w:val="22"/>
          <w:szCs w:val="22"/>
        </w:rPr>
      </w:pPr>
      <w:bookmarkStart w:id="89" w:name="_Toc439255272"/>
      <w:r>
        <w:t xml:space="preserve">Figure </w:t>
      </w:r>
      <w:r>
        <w:fldChar w:fldCharType="begin"/>
      </w:r>
      <w:r>
        <w:instrText xml:space="preserve"> SEQ Figure \* ARABIC </w:instrText>
      </w:r>
      <w:r>
        <w:fldChar w:fldCharType="separate"/>
      </w:r>
      <w:r w:rsidR="00472557">
        <w:t>7</w:t>
      </w:r>
      <w:r>
        <w:fldChar w:fldCharType="end"/>
      </w:r>
      <w:r>
        <w:t xml:space="preserve"> - </w:t>
      </w:r>
      <w:r w:rsidRPr="0013306F">
        <w:t>Upload Files List Row on the Case Record Details Screen</w:t>
      </w:r>
      <w:bookmarkEnd w:id="89"/>
    </w:p>
    <w:p w:rsidR="00833B68" w:rsidRPr="002D528B" w:rsidRDefault="00833B68" w:rsidP="00814501">
      <w:pPr>
        <w:pStyle w:val="Heading2"/>
      </w:pPr>
      <w:bookmarkStart w:id="90" w:name="_Toc439255223"/>
      <w:r w:rsidRPr="002D528B">
        <w:t>Downloading a File</w:t>
      </w:r>
      <w:bookmarkEnd w:id="90"/>
      <w:r w:rsidRPr="002D528B">
        <w:t xml:space="preserve"> </w:t>
      </w:r>
    </w:p>
    <w:p w:rsidR="00833B68" w:rsidRDefault="00833B68" w:rsidP="00833B68">
      <w:pPr>
        <w:pStyle w:val="Default"/>
        <w:rPr>
          <w:sz w:val="22"/>
          <w:szCs w:val="22"/>
        </w:rPr>
      </w:pPr>
      <w:r>
        <w:rPr>
          <w:sz w:val="22"/>
          <w:szCs w:val="22"/>
        </w:rPr>
        <w:t xml:space="preserve">To download a file, locate the file you wish to download and click the corresponding </w:t>
      </w:r>
      <w:r>
        <w:rPr>
          <w:b/>
          <w:bCs/>
          <w:sz w:val="22"/>
          <w:szCs w:val="22"/>
        </w:rPr>
        <w:t xml:space="preserve">Download </w:t>
      </w:r>
      <w:r>
        <w:rPr>
          <w:sz w:val="22"/>
          <w:szCs w:val="22"/>
        </w:rPr>
        <w:t xml:space="preserve">link on the Uploaded Files row of the Case Record Details Screen as shown in. </w:t>
      </w:r>
    </w:p>
    <w:p w:rsidR="002D528B" w:rsidRDefault="002D528B" w:rsidP="00833B68">
      <w:pPr>
        <w:pStyle w:val="Default"/>
        <w:rPr>
          <w:sz w:val="22"/>
          <w:szCs w:val="22"/>
        </w:rPr>
      </w:pPr>
    </w:p>
    <w:p w:rsidR="002D528B" w:rsidRPr="00924959" w:rsidRDefault="002D528B" w:rsidP="00814501">
      <w:pPr>
        <w:pStyle w:val="Heading2"/>
      </w:pPr>
      <w:bookmarkStart w:id="91" w:name="_Toc365977906"/>
      <w:bookmarkStart w:id="92" w:name="_Ref366055522"/>
      <w:bookmarkStart w:id="93" w:name="_Ref366055538"/>
      <w:bookmarkStart w:id="94" w:name="_Ref439169939"/>
      <w:bookmarkStart w:id="95" w:name="_Toc439255224"/>
      <w:r w:rsidRPr="00924959">
        <w:t>Submitting the Case for Review and Processing</w:t>
      </w:r>
      <w:bookmarkEnd w:id="91"/>
      <w:bookmarkEnd w:id="92"/>
      <w:bookmarkEnd w:id="93"/>
      <w:bookmarkEnd w:id="94"/>
      <w:bookmarkEnd w:id="95"/>
    </w:p>
    <w:p w:rsidR="007E4802" w:rsidRDefault="002D528B" w:rsidP="00D93E44">
      <w:r w:rsidRPr="00924959">
        <w:t xml:space="preserve">When data entry has been completed for a case and before the PRC can begin its work on the case, the case status </w:t>
      </w:r>
      <w:r w:rsidR="007E4802">
        <w:t xml:space="preserve">must be </w:t>
      </w:r>
      <w:proofErr w:type="spellStart"/>
      <w:r w:rsidR="007E4802">
        <w:t>updated</w:t>
      </w:r>
      <w:r w:rsidRPr="00924959">
        <w:t>twice</w:t>
      </w:r>
      <w:proofErr w:type="spellEnd"/>
      <w:r w:rsidRPr="00924959">
        <w:t>.</w:t>
      </w:r>
      <w:r w:rsidR="007E4802">
        <w:t xml:space="preserve">  The first update signifies that the entry to the required forms is complete.  The second update signifies that any quality review at the BSS is complete, and the BSS is comfortable with the data quality.  The need for an independent quality review depends on the experimental protocols in use for a study.</w:t>
      </w:r>
    </w:p>
    <w:p w:rsidR="007E4802" w:rsidRDefault="007E4802" w:rsidP="00D93E44">
      <w:r>
        <w:t xml:space="preserve">Additionally, if the </w:t>
      </w:r>
      <w:r w:rsidR="00814501">
        <w:t>DCC Data Management or PRC reviews indicate problems which require BSS remediation, then this process for submitting the case needs repeating.</w:t>
      </w:r>
    </w:p>
    <w:p w:rsidR="00BA5584" w:rsidRPr="00924959" w:rsidRDefault="00BA5584" w:rsidP="00BA5584">
      <w:pPr>
        <w:pStyle w:val="Heading3"/>
      </w:pPr>
      <w:bookmarkStart w:id="96" w:name="_Toc439255225"/>
      <w:r w:rsidRPr="00BA5584">
        <w:t>Pr</w:t>
      </w:r>
      <w:r>
        <w:t>ocess</w:t>
      </w:r>
      <w:bookmarkEnd w:id="96"/>
    </w:p>
    <w:p w:rsidR="00BA5584" w:rsidRDefault="00BA5584" w:rsidP="00D93E44">
      <w:pPr>
        <w:pStyle w:val="ListParagraph"/>
        <w:numPr>
          <w:ilvl w:val="0"/>
          <w:numId w:val="21"/>
        </w:numPr>
      </w:pPr>
      <w:r>
        <w:t xml:space="preserve">Go to the </w:t>
      </w:r>
      <w:r w:rsidRPr="00924959">
        <w:t xml:space="preserve">Case Record Details </w:t>
      </w:r>
      <w:proofErr w:type="gramStart"/>
      <w:r w:rsidRPr="00924959">
        <w:t>screen,</w:t>
      </w:r>
      <w:proofErr w:type="gramEnd"/>
      <w:r w:rsidRPr="00924959">
        <w:t xml:space="preserve"> click the </w:t>
      </w:r>
      <w:r w:rsidRPr="00924959">
        <w:rPr>
          <w:b/>
        </w:rPr>
        <w:t>(Change)</w:t>
      </w:r>
      <w:r w:rsidRPr="00924959">
        <w:t xml:space="preserve"> link next to </w:t>
      </w:r>
      <w:r w:rsidRPr="00924959">
        <w:rPr>
          <w:b/>
        </w:rPr>
        <w:t>Case Status</w:t>
      </w:r>
      <w:r w:rsidRPr="00924959">
        <w:t xml:space="preserve">.  The Change Case Status screen appears. </w:t>
      </w:r>
    </w:p>
    <w:p w:rsidR="002D528B" w:rsidRPr="00924959" w:rsidRDefault="00BA5584" w:rsidP="00D93E44">
      <w:pPr>
        <w:pStyle w:val="ListParagraph"/>
        <w:numPr>
          <w:ilvl w:val="0"/>
          <w:numId w:val="21"/>
        </w:numPr>
      </w:pPr>
      <w:r>
        <w:t>Change the status t</w:t>
      </w:r>
      <w:r w:rsidR="002D528B" w:rsidRPr="00924959">
        <w:t xml:space="preserve">o </w:t>
      </w:r>
      <w:r w:rsidR="002D528B" w:rsidRPr="00924959">
        <w:rPr>
          <w:b/>
        </w:rPr>
        <w:t>Data Entry Complete</w:t>
      </w:r>
      <w:r w:rsidR="002D528B" w:rsidRPr="00924959">
        <w:t>, indicating that all case data has been entered.</w:t>
      </w:r>
    </w:p>
    <w:p w:rsidR="00BA5584" w:rsidRDefault="00BA5584" w:rsidP="00D93E44">
      <w:pPr>
        <w:pStyle w:val="ListParagraph"/>
        <w:numPr>
          <w:ilvl w:val="0"/>
          <w:numId w:val="21"/>
        </w:numPr>
      </w:pPr>
      <w:r>
        <w:t>Change the status to</w:t>
      </w:r>
      <w:r w:rsidR="002D528B" w:rsidRPr="00924959">
        <w:t xml:space="preserve"> </w:t>
      </w:r>
      <w:r w:rsidR="002D528B" w:rsidRPr="00924959">
        <w:rPr>
          <w:b/>
        </w:rPr>
        <w:t>BSS QA Review Complete</w:t>
      </w:r>
      <w:r w:rsidR="002D528B" w:rsidRPr="00924959">
        <w:t>, indicating that the BSS affirms that the case data is correct and consistent.</w:t>
      </w:r>
      <w:r>
        <w:t xml:space="preserve"> </w:t>
      </w:r>
    </w:p>
    <w:p w:rsidR="00BA5584" w:rsidRDefault="00BA5584" w:rsidP="00D93E44">
      <w:pPr>
        <w:pStyle w:val="ListParagraph"/>
        <w:numPr>
          <w:ilvl w:val="0"/>
          <w:numId w:val="21"/>
        </w:numPr>
      </w:pPr>
      <w:r w:rsidRPr="00924959">
        <w:t xml:space="preserve">Click </w:t>
      </w:r>
      <w:r w:rsidRPr="00924959">
        <w:rPr>
          <w:b/>
        </w:rPr>
        <w:t>Save</w:t>
      </w:r>
      <w:r w:rsidRPr="00924959">
        <w:t xml:space="preserve"> to change the status as appropriate.</w:t>
      </w:r>
    </w:p>
    <w:p w:rsidR="007E4802" w:rsidRDefault="007E4802" w:rsidP="00BA5584">
      <w:pPr>
        <w:pStyle w:val="ListParagraph"/>
        <w:ind w:left="0"/>
      </w:pPr>
    </w:p>
    <w:p w:rsidR="002D528B" w:rsidRPr="00924959" w:rsidRDefault="002D528B" w:rsidP="00BA5584">
      <w:pPr>
        <w:pStyle w:val="ListParagraph"/>
        <w:ind w:left="0"/>
      </w:pPr>
      <w:r w:rsidRPr="00924959">
        <w:t xml:space="preserve">After </w:t>
      </w:r>
      <w:r w:rsidR="00BA5584">
        <w:t xml:space="preserve">the status is </w:t>
      </w:r>
      <w:r w:rsidR="00BA5584" w:rsidRPr="00924959">
        <w:rPr>
          <w:b/>
        </w:rPr>
        <w:t>BSS QA Review Complete</w:t>
      </w:r>
      <w:r w:rsidRPr="00924959">
        <w:t xml:space="preserve">, all update buttons disappear from screens, </w:t>
      </w:r>
      <w:r w:rsidR="00BA5584" w:rsidRPr="00924959">
        <w:t>and signal</w:t>
      </w:r>
      <w:r w:rsidR="00BA5584">
        <w:t>s</w:t>
      </w:r>
      <w:r w:rsidR="00BA5584" w:rsidRPr="00924959">
        <w:t xml:space="preserve"> data review</w:t>
      </w:r>
      <w:r w:rsidR="00BA5584">
        <w:t xml:space="preserve"> and processing</w:t>
      </w:r>
      <w:r w:rsidR="00BA5584" w:rsidRPr="00924959">
        <w:t xml:space="preserve"> </w:t>
      </w:r>
      <w:r w:rsidR="00BA5584">
        <w:t>beginning</w:t>
      </w:r>
      <w:r w:rsidR="00BA5584" w:rsidRPr="00924959">
        <w:t xml:space="preserve"> on the case.</w:t>
      </w:r>
      <w:r w:rsidR="00BA5584">
        <w:t xml:space="preserve"> N</w:t>
      </w:r>
      <w:r w:rsidRPr="00924959">
        <w:t>o fur</w:t>
      </w:r>
      <w:r w:rsidR="00BA5584">
        <w:t xml:space="preserve">ther entry can occur unless a later reviewer </w:t>
      </w:r>
      <w:r w:rsidRPr="00924959">
        <w:t xml:space="preserve">places the case into the status </w:t>
      </w:r>
      <w:r w:rsidRPr="00924959">
        <w:rPr>
          <w:b/>
        </w:rPr>
        <w:t>Remediation</w:t>
      </w:r>
      <w:r w:rsidR="00BA5584">
        <w:t>.</w:t>
      </w:r>
    </w:p>
    <w:p w:rsidR="002D528B" w:rsidRDefault="00BA5584" w:rsidP="00BA5584">
      <w:proofErr w:type="spellStart"/>
      <w:r>
        <w:t>The</w:t>
      </w:r>
      <w:r w:rsidR="002D528B" w:rsidRPr="00924959">
        <w:t>Case</w:t>
      </w:r>
      <w:proofErr w:type="spellEnd"/>
      <w:r w:rsidR="002D528B" w:rsidRPr="00924959">
        <w:t xml:space="preserve"> Record List screen </w:t>
      </w:r>
      <w:r>
        <w:t>and</w:t>
      </w:r>
      <w:r w:rsidR="002D528B" w:rsidRPr="00924959">
        <w:t xml:space="preserve"> Home Screen</w:t>
      </w:r>
      <w:r>
        <w:t xml:space="preserve"> reflect the change in status</w:t>
      </w:r>
      <w:r w:rsidR="002D528B" w:rsidRPr="00924959">
        <w:t>.</w:t>
      </w:r>
    </w:p>
    <w:p w:rsidR="00833B68" w:rsidRDefault="00833B68" w:rsidP="00BA5584">
      <w:pPr>
        <w:pStyle w:val="Heading3"/>
      </w:pPr>
      <w:bookmarkStart w:id="97" w:name="_Toc439255226"/>
      <w:r>
        <w:t>Failure to Provide All Required Information</w:t>
      </w:r>
      <w:bookmarkEnd w:id="97"/>
      <w:r>
        <w:t xml:space="preserve"> </w:t>
      </w:r>
    </w:p>
    <w:p w:rsidR="00833B68" w:rsidRDefault="00833B68" w:rsidP="00833B68">
      <w:pPr>
        <w:pStyle w:val="Default"/>
        <w:rPr>
          <w:sz w:val="22"/>
          <w:szCs w:val="22"/>
        </w:rPr>
      </w:pPr>
      <w:r>
        <w:rPr>
          <w:sz w:val="22"/>
          <w:szCs w:val="22"/>
        </w:rPr>
        <w:t xml:space="preserve">If you attempt to </w:t>
      </w:r>
      <w:r>
        <w:rPr>
          <w:b/>
          <w:bCs/>
          <w:sz w:val="22"/>
          <w:szCs w:val="22"/>
        </w:rPr>
        <w:t xml:space="preserve">submit </w:t>
      </w:r>
      <w:r>
        <w:rPr>
          <w:sz w:val="22"/>
          <w:szCs w:val="22"/>
        </w:rPr>
        <w:t xml:space="preserve">a form without filling out all required fields, the CDR DS will prompt you to enter the appropriate data and you will be unable to </w:t>
      </w:r>
      <w:r w:rsidR="002D528B">
        <w:rPr>
          <w:sz w:val="22"/>
          <w:szCs w:val="22"/>
        </w:rPr>
        <w:t xml:space="preserve">submit the form until all required </w:t>
      </w:r>
      <w:r>
        <w:rPr>
          <w:sz w:val="22"/>
          <w:szCs w:val="22"/>
        </w:rPr>
        <w:t xml:space="preserve">data are entered. </w:t>
      </w:r>
    </w:p>
    <w:p w:rsidR="00833B68" w:rsidRDefault="00833B68" w:rsidP="00833B68">
      <w:pPr>
        <w:pStyle w:val="Default"/>
        <w:keepNext/>
      </w:pPr>
      <w:r>
        <w:rPr>
          <w:noProof/>
          <w:sz w:val="22"/>
          <w:szCs w:val="22"/>
        </w:rPr>
        <w:lastRenderedPageBreak/>
        <w:drawing>
          <wp:inline distT="0" distB="0" distL="0" distR="0" wp14:anchorId="0750A52F" wp14:editId="3BDDA9B5">
            <wp:extent cx="5486400" cy="2485765"/>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485765"/>
                    </a:xfrm>
                    <a:prstGeom prst="rect">
                      <a:avLst/>
                    </a:prstGeom>
                    <a:noFill/>
                    <a:ln w="19050">
                      <a:solidFill>
                        <a:schemeClr val="accent4">
                          <a:lumMod val="75000"/>
                        </a:schemeClr>
                      </a:solidFill>
                    </a:ln>
                  </pic:spPr>
                </pic:pic>
              </a:graphicData>
            </a:graphic>
          </wp:inline>
        </w:drawing>
      </w:r>
    </w:p>
    <w:p w:rsidR="00833B68" w:rsidRPr="0048751D" w:rsidRDefault="00833B68" w:rsidP="0048751D">
      <w:pPr>
        <w:pStyle w:val="Caption"/>
        <w:rPr>
          <w:sz w:val="22"/>
          <w:szCs w:val="22"/>
        </w:rPr>
      </w:pPr>
      <w:bookmarkStart w:id="98" w:name="_Toc439255273"/>
      <w:r w:rsidRPr="0048751D">
        <w:rPr>
          <w:sz w:val="22"/>
          <w:szCs w:val="22"/>
        </w:rPr>
        <w:t xml:space="preserve">Figure </w:t>
      </w:r>
      <w:r w:rsidRPr="0048751D">
        <w:rPr>
          <w:sz w:val="22"/>
          <w:szCs w:val="22"/>
        </w:rPr>
        <w:fldChar w:fldCharType="begin"/>
      </w:r>
      <w:r w:rsidRPr="0048751D">
        <w:rPr>
          <w:sz w:val="22"/>
          <w:szCs w:val="22"/>
        </w:rPr>
        <w:instrText xml:space="preserve"> SEQ Figure \* ARABIC </w:instrText>
      </w:r>
      <w:r w:rsidRPr="0048751D">
        <w:rPr>
          <w:sz w:val="22"/>
          <w:szCs w:val="22"/>
        </w:rPr>
        <w:fldChar w:fldCharType="separate"/>
      </w:r>
      <w:r w:rsidR="00472557">
        <w:rPr>
          <w:sz w:val="22"/>
          <w:szCs w:val="22"/>
        </w:rPr>
        <w:t>8</w:t>
      </w:r>
      <w:r w:rsidRPr="0048751D">
        <w:rPr>
          <w:sz w:val="22"/>
          <w:szCs w:val="22"/>
        </w:rPr>
        <w:fldChar w:fldCharType="end"/>
      </w:r>
      <w:r w:rsidRPr="0048751D">
        <w:rPr>
          <w:sz w:val="22"/>
          <w:szCs w:val="22"/>
        </w:rPr>
        <w:t xml:space="preserve">  - Example of an Attempt to Submit a Form with Missing Required Fields</w:t>
      </w:r>
      <w:bookmarkEnd w:id="98"/>
    </w:p>
    <w:p w:rsidR="00833B68" w:rsidRDefault="00833B68" w:rsidP="00833B68">
      <w:r>
        <w:t xml:space="preserve">After submission, all forms can still be edited by clicking </w:t>
      </w:r>
      <w:r>
        <w:rPr>
          <w:b/>
          <w:bCs/>
        </w:rPr>
        <w:t xml:space="preserve">(View) </w:t>
      </w:r>
      <w:r>
        <w:t xml:space="preserve">on the Case Record Details Screen and then clicking the </w:t>
      </w:r>
      <w:r>
        <w:rPr>
          <w:b/>
          <w:bCs/>
        </w:rPr>
        <w:t xml:space="preserve">Resume Editing </w:t>
      </w:r>
      <w:r>
        <w:t>button at the bottom of the form. Any edits must then be submitted again to overwrite the previously submitted form. When a new version is submitted, the “Date Submitted” Column on the Case Record Details Screen will be updated with the new date and time of submission.</w:t>
      </w:r>
    </w:p>
    <w:p w:rsidR="0048751D" w:rsidRDefault="0048751D" w:rsidP="00814501">
      <w:pPr>
        <w:pStyle w:val="Heading2"/>
      </w:pPr>
      <w:bookmarkStart w:id="99" w:name="_Toc439255227"/>
      <w:r>
        <w:t>Responding to Irregularities found in Review</w:t>
      </w:r>
      <w:bookmarkEnd w:id="99"/>
    </w:p>
    <w:p w:rsidR="0048751D" w:rsidRDefault="0048751D" w:rsidP="0048751D">
      <w:r>
        <w:t xml:space="preserve">Once a case is submitted, it is reviewed by the Data Management team for consistency with appropriate procedures.  If a question arises during review, the status of the case is changed to </w:t>
      </w:r>
      <w:r w:rsidRPr="00924959">
        <w:rPr>
          <w:b/>
        </w:rPr>
        <w:t>Remediation</w:t>
      </w:r>
      <w:r w:rsidRPr="0048751D">
        <w:t>, and the BSS needs to respond to the question.</w:t>
      </w:r>
      <w:r>
        <w:t xml:space="preserve">  The CDR implements this review feedback through the Query Tracker.</w:t>
      </w:r>
    </w:p>
    <w:p w:rsidR="0048751D" w:rsidRPr="00924959" w:rsidRDefault="0048751D" w:rsidP="0048751D">
      <w:r w:rsidRPr="00924959">
        <w:t>The Query Tracker, as shown in</w:t>
      </w:r>
      <w:r>
        <w:t xml:space="preserve"> </w:t>
      </w:r>
      <w:r>
        <w:fldChar w:fldCharType="begin"/>
      </w:r>
      <w:r>
        <w:instrText xml:space="preserve"> REF _Ref439169445 \h </w:instrText>
      </w:r>
      <w:r>
        <w:fldChar w:fldCharType="separate"/>
      </w:r>
      <w:r w:rsidR="00472557">
        <w:t xml:space="preserve">Figure </w:t>
      </w:r>
      <w:r w:rsidR="00472557">
        <w:rPr>
          <w:noProof/>
        </w:rPr>
        <w:t>9</w:t>
      </w:r>
      <w:r>
        <w:fldChar w:fldCharType="end"/>
      </w:r>
      <w:r w:rsidRPr="00924959">
        <w:t xml:space="preserve">, </w:t>
      </w:r>
      <w:r>
        <w:t>lists</w:t>
      </w:r>
      <w:r w:rsidRPr="00924959">
        <w:t xml:space="preserve"> issues found </w:t>
      </w:r>
      <w:r>
        <w:t>during Data Management review of</w:t>
      </w:r>
      <w:r w:rsidRPr="00924959">
        <w:t xml:space="preserve"> case data collected at the BSS. </w:t>
      </w:r>
      <w:r>
        <w:t>S</w:t>
      </w:r>
      <w:r w:rsidRPr="00924959">
        <w:t>pecific issues found in a case</w:t>
      </w:r>
      <w:r>
        <w:t xml:space="preserve"> are assigned</w:t>
      </w:r>
      <w:r w:rsidRPr="00924959">
        <w:t xml:space="preserve"> to the </w:t>
      </w:r>
      <w:r>
        <w:t>source</w:t>
      </w:r>
      <w:r w:rsidRPr="00924959">
        <w:t xml:space="preserve"> BSS during the case review</w:t>
      </w:r>
      <w:r>
        <w:t xml:space="preserve">, and the status changed to </w:t>
      </w:r>
      <w:r w:rsidRPr="0048751D">
        <w:rPr>
          <w:b/>
        </w:rPr>
        <w:t>Remediation</w:t>
      </w:r>
      <w:r>
        <w:t xml:space="preserve">.  </w:t>
      </w:r>
      <w:proofErr w:type="gramStart"/>
      <w:r>
        <w:t xml:space="preserve">This </w:t>
      </w:r>
      <w:r w:rsidRPr="00924959">
        <w:t xml:space="preserve"> allows</w:t>
      </w:r>
      <w:proofErr w:type="gramEnd"/>
      <w:r w:rsidRPr="00924959">
        <w:t xml:space="preserve"> BSS to annotate resolution of the issue. Sites can access the list of queries by accessing the </w:t>
      </w:r>
      <w:r w:rsidRPr="00924959">
        <w:rPr>
          <w:b/>
        </w:rPr>
        <w:t>Query Tracker</w:t>
      </w:r>
      <w:r w:rsidRPr="00924959">
        <w:t xml:space="preserve"> icon on the Home Screen or the </w:t>
      </w:r>
      <w:r w:rsidRPr="00924959">
        <w:rPr>
          <w:b/>
        </w:rPr>
        <w:t>View Query list</w:t>
      </w:r>
      <w:r w:rsidRPr="00924959">
        <w:t xml:space="preserve"> on the Case Record Screen Details screen</w:t>
      </w:r>
      <w:r>
        <w:t xml:space="preserve"> </w:t>
      </w:r>
      <w:r w:rsidRPr="00924959">
        <w:t xml:space="preserve">for the specified case. </w:t>
      </w:r>
    </w:p>
    <w:p w:rsidR="0048751D" w:rsidRDefault="0048751D" w:rsidP="0048751D">
      <w:pPr>
        <w:keepNext/>
        <w:jc w:val="center"/>
      </w:pPr>
      <w:r w:rsidRPr="00924959">
        <w:rPr>
          <w:noProof/>
        </w:rPr>
        <w:drawing>
          <wp:inline distT="0" distB="0" distL="0" distR="0" wp14:anchorId="41C44FFB" wp14:editId="233D381C">
            <wp:extent cx="5915025" cy="1247775"/>
            <wp:effectExtent l="19050" t="19050" r="28575" b="285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4456" cy="1251874"/>
                    </a:xfrm>
                    <a:prstGeom prst="rect">
                      <a:avLst/>
                    </a:prstGeom>
                    <a:noFill/>
                    <a:ln w="19050">
                      <a:solidFill>
                        <a:schemeClr val="tx1"/>
                      </a:solidFill>
                    </a:ln>
                  </pic:spPr>
                </pic:pic>
              </a:graphicData>
            </a:graphic>
          </wp:inline>
        </w:drawing>
      </w:r>
    </w:p>
    <w:p w:rsidR="0048751D" w:rsidRDefault="0048751D" w:rsidP="0048751D">
      <w:pPr>
        <w:pStyle w:val="Caption"/>
        <w:keepNext w:val="0"/>
      </w:pPr>
      <w:bookmarkStart w:id="100" w:name="_Ref439169445"/>
      <w:bookmarkStart w:id="101" w:name="_Toc439255274"/>
      <w:r>
        <w:t xml:space="preserve">Figure </w:t>
      </w:r>
      <w:r>
        <w:fldChar w:fldCharType="begin"/>
      </w:r>
      <w:r>
        <w:instrText xml:space="preserve"> SEQ Figure \* ARABIC </w:instrText>
      </w:r>
      <w:r>
        <w:fldChar w:fldCharType="separate"/>
      </w:r>
      <w:r w:rsidR="00472557">
        <w:t>9</w:t>
      </w:r>
      <w:r>
        <w:fldChar w:fldCharType="end"/>
      </w:r>
      <w:bookmarkEnd w:id="100"/>
      <w:r>
        <w:t xml:space="preserve"> - </w:t>
      </w:r>
      <w:r w:rsidRPr="00B85A5F">
        <w:t>Query Tracker</w:t>
      </w:r>
      <w:bookmarkEnd w:id="101"/>
    </w:p>
    <w:p w:rsidR="002C50DE" w:rsidRPr="00924959" w:rsidRDefault="002C50DE" w:rsidP="002C50DE">
      <w:pPr>
        <w:pStyle w:val="Heading3"/>
      </w:pPr>
      <w:bookmarkStart w:id="102" w:name="_Toc439255228"/>
      <w:r w:rsidRPr="00BA5584">
        <w:t>Pr</w:t>
      </w:r>
      <w:r>
        <w:t>ocess</w:t>
      </w:r>
      <w:bookmarkEnd w:id="102"/>
    </w:p>
    <w:p w:rsidR="002C50DE" w:rsidRDefault="002C50DE" w:rsidP="002C50DE">
      <w:pPr>
        <w:pStyle w:val="ListParagraph"/>
        <w:numPr>
          <w:ilvl w:val="0"/>
          <w:numId w:val="23"/>
        </w:numPr>
      </w:pPr>
      <w:r>
        <w:t>Go to the Query Tracker</w:t>
      </w:r>
      <w:r w:rsidRPr="00924959">
        <w:t xml:space="preserve"> s</w:t>
      </w:r>
      <w:r>
        <w:t>creen.  The screen contains a list, by Case IDs, of the various issues, and associated details.</w:t>
      </w:r>
    </w:p>
    <w:p w:rsidR="002C50DE" w:rsidRPr="00924959" w:rsidRDefault="002C50DE" w:rsidP="002C50DE">
      <w:pPr>
        <w:pStyle w:val="ListParagraph"/>
        <w:numPr>
          <w:ilvl w:val="0"/>
          <w:numId w:val="23"/>
        </w:numPr>
      </w:pPr>
      <w:r>
        <w:lastRenderedPageBreak/>
        <w:t xml:space="preserve">Click on the </w:t>
      </w:r>
      <w:proofErr w:type="spellStart"/>
      <w:r>
        <w:t>highlited</w:t>
      </w:r>
      <w:proofErr w:type="spellEnd"/>
      <w:r>
        <w:t xml:space="preserve"> Case ID to go to the specific Case Display screen</w:t>
      </w:r>
      <w:r w:rsidRPr="00924959">
        <w:t>.</w:t>
      </w:r>
      <w:r>
        <w:t xml:space="preserve"> Find the problem and make the appropriate changes.</w:t>
      </w:r>
    </w:p>
    <w:p w:rsidR="002C50DE" w:rsidRDefault="002C50DE" w:rsidP="002C50DE">
      <w:pPr>
        <w:pStyle w:val="ListParagraph"/>
        <w:numPr>
          <w:ilvl w:val="0"/>
          <w:numId w:val="23"/>
        </w:numPr>
      </w:pPr>
      <w:r>
        <w:t xml:space="preserve">When all changes have been made for a particular Case ID, change the resubmit the case (see </w:t>
      </w:r>
      <w:r>
        <w:fldChar w:fldCharType="begin"/>
      </w:r>
      <w:r>
        <w:instrText xml:space="preserve"> REF _Ref439169939 \r \h </w:instrText>
      </w:r>
      <w:r>
        <w:fldChar w:fldCharType="separate"/>
      </w:r>
      <w:r w:rsidR="00472557">
        <w:t>3.6</w:t>
      </w:r>
      <w:r>
        <w:fldChar w:fldCharType="end"/>
      </w:r>
      <w:r>
        <w:t>)</w:t>
      </w:r>
    </w:p>
    <w:p w:rsidR="002C50DE" w:rsidRDefault="002C50DE" w:rsidP="002C50DE">
      <w:pPr>
        <w:pStyle w:val="ListParagraph"/>
        <w:numPr>
          <w:ilvl w:val="0"/>
          <w:numId w:val="23"/>
        </w:numPr>
      </w:pPr>
      <w:r>
        <w:t>The case is no longer editable, but submitted for Data Management review.</w:t>
      </w:r>
    </w:p>
    <w:p w:rsidR="002C50DE" w:rsidRPr="00814501" w:rsidRDefault="002C50DE" w:rsidP="00814501">
      <w:pPr>
        <w:pStyle w:val="Heading2"/>
      </w:pPr>
      <w:bookmarkStart w:id="103" w:name="_Toc439255229"/>
      <w:r w:rsidRPr="00814501">
        <w:t>Viewing Deviations</w:t>
      </w:r>
      <w:bookmarkEnd w:id="103"/>
    </w:p>
    <w:p w:rsidR="00BA16E6" w:rsidRDefault="002C50DE" w:rsidP="002C50DE">
      <w:r>
        <w:t xml:space="preserve">Deviations are allowed variations from the exact procedure outlined in the related SOP. Deviations are recorded in the form of memos, stored in the CDR with the case.  Retrieve the associated deviations by using the Deviation List </w:t>
      </w:r>
      <w:proofErr w:type="spellStart"/>
      <w:r>
        <w:t>screen.</w:t>
      </w:r>
      <w:r w:rsidRPr="00924959">
        <w:t>The</w:t>
      </w:r>
      <w:proofErr w:type="spellEnd"/>
      <w:r w:rsidRPr="00924959">
        <w:t xml:space="preserve"> Deviation list, as shown in</w:t>
      </w:r>
      <w:r>
        <w:t xml:space="preserve"> </w:t>
      </w:r>
      <w:r>
        <w:fldChar w:fldCharType="begin"/>
      </w:r>
      <w:r>
        <w:instrText xml:space="preserve"> REF _Ref365977657 \h </w:instrText>
      </w:r>
      <w:r>
        <w:fldChar w:fldCharType="separate"/>
      </w:r>
      <w:r w:rsidR="00472557">
        <w:rPr>
          <w:b/>
          <w:bCs/>
        </w:rPr>
        <w:t xml:space="preserve">Error! Reference source not </w:t>
      </w:r>
      <w:proofErr w:type="gramStart"/>
      <w:r w:rsidR="00472557">
        <w:rPr>
          <w:b/>
          <w:bCs/>
        </w:rPr>
        <w:t>found.</w:t>
      </w:r>
      <w:r>
        <w:fldChar w:fldCharType="end"/>
      </w:r>
      <w:r w:rsidRPr="00924959">
        <w:t>,</w:t>
      </w:r>
      <w:proofErr w:type="gramEnd"/>
      <w:r w:rsidRPr="00924959">
        <w:t xml:space="preserve"> is a running list of deviat</w:t>
      </w:r>
      <w:r w:rsidR="00BA16E6">
        <w:t xml:space="preserve">ions against the SOPs per case. </w:t>
      </w:r>
      <w:r w:rsidR="00BA16E6">
        <w:rPr>
          <w:rStyle w:val="FootnoteReference"/>
        </w:rPr>
        <w:footnoteReference w:id="3"/>
      </w:r>
    </w:p>
    <w:p w:rsidR="00BA16E6" w:rsidRDefault="00BA16E6" w:rsidP="00BA16E6">
      <w:pPr>
        <w:pStyle w:val="Heading3"/>
      </w:pPr>
      <w:bookmarkStart w:id="104" w:name="_Toc439255230"/>
      <w:r>
        <w:t>Process</w:t>
      </w:r>
      <w:bookmarkEnd w:id="104"/>
    </w:p>
    <w:p w:rsidR="002C50DE" w:rsidRDefault="00BA16E6" w:rsidP="00BA16E6">
      <w:pPr>
        <w:numPr>
          <w:ilvl w:val="0"/>
          <w:numId w:val="24"/>
        </w:numPr>
      </w:pPr>
      <w:r>
        <w:t>A</w:t>
      </w:r>
      <w:r w:rsidR="002C50DE" w:rsidRPr="00924959">
        <w:t xml:space="preserve">ccess the list of queries by accessing the Deviation list icon on the Home Screen or the </w:t>
      </w:r>
      <w:r w:rsidR="002C50DE" w:rsidRPr="00924959">
        <w:rPr>
          <w:b/>
        </w:rPr>
        <w:t>View Deviation list</w:t>
      </w:r>
      <w:r w:rsidR="002C50DE" w:rsidRPr="00924959">
        <w:t xml:space="preserve"> on the Case Record Screen Details for the particular case.</w:t>
      </w:r>
    </w:p>
    <w:p w:rsidR="00BA16E6" w:rsidRDefault="00BA16E6" w:rsidP="00BA16E6">
      <w:pPr>
        <w:numPr>
          <w:ilvl w:val="0"/>
          <w:numId w:val="24"/>
        </w:numPr>
      </w:pPr>
      <w:r>
        <w:t>Click on the View button at the end of each row for displaying the specific deviation memo.</w:t>
      </w:r>
    </w:p>
    <w:p w:rsidR="00BA16E6" w:rsidRPr="00924959" w:rsidRDefault="00BA16E6" w:rsidP="00BA16E6">
      <w:pPr>
        <w:numPr>
          <w:ilvl w:val="0"/>
          <w:numId w:val="24"/>
        </w:numPr>
      </w:pPr>
      <w:r>
        <w:t>Click</w:t>
      </w:r>
      <w:r w:rsidR="0071767D">
        <w:t xml:space="preserve">ing on the </w:t>
      </w:r>
      <w:proofErr w:type="spellStart"/>
      <w:r w:rsidR="0071767D">
        <w:t>highlited</w:t>
      </w:r>
      <w:proofErr w:type="spellEnd"/>
      <w:r w:rsidR="0071767D">
        <w:t xml:space="preserve"> C</w:t>
      </w:r>
      <w:r>
        <w:t>ase ID display</w:t>
      </w:r>
      <w:r w:rsidR="0071767D">
        <w:t>s</w:t>
      </w:r>
      <w:r>
        <w:t xml:space="preserve"> the Case Record Screen Details.</w:t>
      </w:r>
    </w:p>
    <w:p w:rsidR="002C50DE" w:rsidRPr="00924959" w:rsidRDefault="002C50DE" w:rsidP="00A962AA">
      <w:pPr>
        <w:keepNext/>
        <w:keepLines/>
        <w:jc w:val="center"/>
      </w:pPr>
      <w:r w:rsidRPr="00924959">
        <w:rPr>
          <w:noProof/>
        </w:rPr>
        <w:drawing>
          <wp:inline distT="0" distB="0" distL="0" distR="0" wp14:anchorId="323815DF" wp14:editId="2CABDF1C">
            <wp:extent cx="5901690" cy="1552575"/>
            <wp:effectExtent l="19050" t="19050" r="22860"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l="4498" t="30499" r="4779" b="43750"/>
                    <a:stretch>
                      <a:fillRect/>
                    </a:stretch>
                  </pic:blipFill>
                  <pic:spPr bwMode="auto">
                    <a:xfrm>
                      <a:off x="0" y="0"/>
                      <a:ext cx="5901690" cy="1552575"/>
                    </a:xfrm>
                    <a:prstGeom prst="rect">
                      <a:avLst/>
                    </a:prstGeom>
                    <a:noFill/>
                    <a:ln w="19050">
                      <a:solidFill>
                        <a:schemeClr val="tx1"/>
                      </a:solidFill>
                    </a:ln>
                  </pic:spPr>
                </pic:pic>
              </a:graphicData>
            </a:graphic>
          </wp:inline>
        </w:drawing>
      </w:r>
    </w:p>
    <w:p w:rsidR="00A962AA" w:rsidRDefault="00A962AA" w:rsidP="00A962AA">
      <w:pPr>
        <w:pStyle w:val="Caption"/>
        <w:keepNext w:val="0"/>
      </w:pPr>
      <w:bookmarkStart w:id="105" w:name="_Toc439255275"/>
      <w:bookmarkStart w:id="106" w:name="_Toc365977886"/>
      <w:r>
        <w:t xml:space="preserve">Figure </w:t>
      </w:r>
      <w:r>
        <w:fldChar w:fldCharType="begin"/>
      </w:r>
      <w:r>
        <w:instrText xml:space="preserve"> SEQ Figure \* ARABIC </w:instrText>
      </w:r>
      <w:r>
        <w:fldChar w:fldCharType="separate"/>
      </w:r>
      <w:r w:rsidR="00472557">
        <w:t>10</w:t>
      </w:r>
      <w:r>
        <w:fldChar w:fldCharType="end"/>
      </w:r>
      <w:r>
        <w:t xml:space="preserve"> - </w:t>
      </w:r>
      <w:r w:rsidRPr="004B505F">
        <w:t>Deviation list</w:t>
      </w:r>
      <w:bookmarkEnd w:id="105"/>
    </w:p>
    <w:p w:rsidR="00814501" w:rsidRPr="00924959" w:rsidRDefault="00FA0D95" w:rsidP="00FA0D95">
      <w:pPr>
        <w:pStyle w:val="Heading2"/>
        <w:keepNext/>
        <w:tabs>
          <w:tab w:val="left" w:pos="450"/>
          <w:tab w:val="num" w:pos="540"/>
        </w:tabs>
        <w:autoSpaceDE/>
        <w:autoSpaceDN/>
        <w:adjustRightInd/>
        <w:ind w:left="540" w:hanging="540"/>
        <w:contextualSpacing/>
      </w:pPr>
      <w:bookmarkStart w:id="107" w:name="_Toc439255231"/>
      <w:r>
        <w:t>Adding</w:t>
      </w:r>
      <w:r w:rsidR="00814501" w:rsidRPr="00924959">
        <w:t xml:space="preserve"> a New Candidate</w:t>
      </w:r>
      <w:bookmarkEnd w:id="106"/>
      <w:bookmarkEnd w:id="107"/>
    </w:p>
    <w:p w:rsidR="00FA0D95" w:rsidRDefault="00FA0D95" w:rsidP="00FA0D95">
      <w:pPr>
        <w:contextualSpacing/>
        <w:rPr>
          <w:rFonts w:cs="Calibri"/>
        </w:rPr>
      </w:pPr>
      <w:r>
        <w:rPr>
          <w:rFonts w:cs="Calibri"/>
        </w:rPr>
        <w:t xml:space="preserve">Candidate refers to a potential participant in an experiment.  The Candidate becomes associated Case once they have been </w:t>
      </w:r>
      <w:proofErr w:type="gramStart"/>
      <w:r>
        <w:rPr>
          <w:rFonts w:cs="Calibri"/>
        </w:rPr>
        <w:t xml:space="preserve">screened, </w:t>
      </w:r>
      <w:r w:rsidR="00A962AA">
        <w:rPr>
          <w:rFonts w:cs="Calibri"/>
        </w:rPr>
        <w:t>…</w:t>
      </w:r>
      <w:proofErr w:type="gramEnd"/>
    </w:p>
    <w:p w:rsidR="00FA0D95" w:rsidRDefault="00FA0D95" w:rsidP="00FA0D95">
      <w:pPr>
        <w:pStyle w:val="Heading3"/>
      </w:pPr>
      <w:bookmarkStart w:id="108" w:name="_Toc439255232"/>
      <w:r>
        <w:lastRenderedPageBreak/>
        <w:t>Process</w:t>
      </w:r>
      <w:bookmarkEnd w:id="108"/>
    </w:p>
    <w:p w:rsidR="00814501" w:rsidRPr="00924959" w:rsidRDefault="00814501" w:rsidP="00711561">
      <w:pPr>
        <w:numPr>
          <w:ilvl w:val="0"/>
          <w:numId w:val="29"/>
        </w:numPr>
        <w:contextualSpacing/>
      </w:pPr>
      <w:r w:rsidRPr="00924959">
        <w:rPr>
          <w:rFonts w:cs="Calibri"/>
        </w:rPr>
        <w:t xml:space="preserve">After a candidate has been identified for entry into the CDR system, go to the Home Screen, then click </w:t>
      </w:r>
      <w:r w:rsidRPr="00924959">
        <w:rPr>
          <w:rFonts w:cs="Calibri"/>
          <w:b/>
          <w:noProof/>
        </w:rPr>
        <w:t>Add New Candidate</w:t>
      </w:r>
      <w:r w:rsidRPr="00924959">
        <w:rPr>
          <w:rFonts w:cs="Calibri"/>
          <w:noProof/>
        </w:rPr>
        <w:t xml:space="preserve"> </w:t>
      </w:r>
      <w:r w:rsidR="00A561FD">
        <w:rPr>
          <w:rFonts w:cs="Calibri"/>
        </w:rPr>
        <w:t>(</w:t>
      </w:r>
      <w:r w:rsidR="00A561FD">
        <w:rPr>
          <w:rFonts w:cs="Calibri"/>
        </w:rPr>
        <w:fldChar w:fldCharType="begin"/>
      </w:r>
      <w:r w:rsidR="00A561FD">
        <w:rPr>
          <w:rFonts w:cs="Calibri"/>
        </w:rPr>
        <w:instrText xml:space="preserve"> REF _Ref439248409 \h </w:instrText>
      </w:r>
      <w:r w:rsidR="00A561FD">
        <w:rPr>
          <w:rFonts w:cs="Calibri"/>
        </w:rPr>
      </w:r>
      <w:r w:rsidR="00A561FD">
        <w:rPr>
          <w:rFonts w:cs="Calibri"/>
        </w:rPr>
        <w:fldChar w:fldCharType="separate"/>
      </w:r>
      <w:r w:rsidR="00472557">
        <w:t xml:space="preserve">Figure </w:t>
      </w:r>
      <w:r w:rsidR="00472557">
        <w:rPr>
          <w:noProof/>
        </w:rPr>
        <w:t>11</w:t>
      </w:r>
      <w:r w:rsidR="00A561FD">
        <w:rPr>
          <w:rFonts w:cs="Calibri"/>
        </w:rPr>
        <w:fldChar w:fldCharType="end"/>
      </w:r>
      <w:r w:rsidR="00A561FD">
        <w:rPr>
          <w:rFonts w:cs="Calibri"/>
        </w:rPr>
        <w:t>)</w:t>
      </w:r>
      <w:r w:rsidRPr="00924959">
        <w:rPr>
          <w:rFonts w:cs="Calibri"/>
        </w:rPr>
        <w:t xml:space="preserve">. </w:t>
      </w:r>
    </w:p>
    <w:p w:rsidR="00814501" w:rsidRPr="00924959" w:rsidRDefault="00814501" w:rsidP="002521DB">
      <w:pPr>
        <w:keepNext/>
        <w:jc w:val="center"/>
      </w:pPr>
      <w:r>
        <w:rPr>
          <w:noProof/>
        </w:rPr>
        <mc:AlternateContent>
          <mc:Choice Requires="wps">
            <w:drawing>
              <wp:anchor distT="0" distB="0" distL="114300" distR="114300" simplePos="0" relativeHeight="251666432" behindDoc="0" locked="0" layoutInCell="1" allowOverlap="1" wp14:anchorId="54770053" wp14:editId="7454554D">
                <wp:simplePos x="0" y="0"/>
                <wp:positionH relativeFrom="column">
                  <wp:posOffset>1191260</wp:posOffset>
                </wp:positionH>
                <wp:positionV relativeFrom="paragraph">
                  <wp:posOffset>269240</wp:posOffset>
                </wp:positionV>
                <wp:extent cx="510540" cy="307975"/>
                <wp:effectExtent l="38100" t="0" r="22860" b="53975"/>
                <wp:wrapNone/>
                <wp:docPr id="3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10540" cy="307975"/>
                        </a:xfrm>
                        <a:prstGeom prst="straightConnector1">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4" o:spid="_x0000_s1026" type="#_x0000_t32" style="position:absolute;margin-left:93.8pt;margin-top:21.2pt;width:40.2pt;height:24.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" strokecolor="red" strokeweight="1.5pt">
                <v:stroke endarrow="block"/>
              </v:shape>
            </w:pict>
          </mc:Fallback>
        </mc:AlternateContent>
      </w:r>
      <w:r w:rsidR="002521DB">
        <w:rPr>
          <w:noProof/>
        </w:rPr>
        <w:drawing>
          <wp:inline distT="0" distB="0" distL="0" distR="0" wp14:anchorId="6259736A" wp14:editId="1CADA0DF">
            <wp:extent cx="5943600" cy="2771775"/>
            <wp:effectExtent l="19050" t="19050" r="19050" b="285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w="19050">
                      <a:solidFill>
                        <a:schemeClr val="accent4">
                          <a:lumMod val="50000"/>
                        </a:schemeClr>
                      </a:solidFill>
                    </a:ln>
                  </pic:spPr>
                </pic:pic>
              </a:graphicData>
            </a:graphic>
          </wp:inline>
        </w:drawing>
      </w:r>
    </w:p>
    <w:p w:rsidR="00814501" w:rsidRPr="00924959" w:rsidRDefault="002521DB" w:rsidP="002521DB">
      <w:pPr>
        <w:pStyle w:val="Caption"/>
      </w:pPr>
      <w:bookmarkStart w:id="109" w:name="_Ref439248409"/>
      <w:bookmarkStart w:id="110" w:name="_Toc439255276"/>
      <w:r>
        <w:t xml:space="preserve">Figure </w:t>
      </w:r>
      <w:r>
        <w:fldChar w:fldCharType="begin"/>
      </w:r>
      <w:r>
        <w:instrText xml:space="preserve"> SEQ Figure \* ARABIC </w:instrText>
      </w:r>
      <w:r>
        <w:fldChar w:fldCharType="separate"/>
      </w:r>
      <w:r w:rsidR="00472557">
        <w:t>11</w:t>
      </w:r>
      <w:r>
        <w:fldChar w:fldCharType="end"/>
      </w:r>
      <w:bookmarkEnd w:id="109"/>
      <w:r>
        <w:t xml:space="preserve"> - Adding a Candidate from the Study Home Page</w:t>
      </w:r>
      <w:bookmarkEnd w:id="110"/>
    </w:p>
    <w:p w:rsidR="00814501" w:rsidRDefault="00814501" w:rsidP="00A561FD">
      <w:pPr>
        <w:numPr>
          <w:ilvl w:val="0"/>
          <w:numId w:val="29"/>
        </w:numPr>
        <w:contextualSpacing/>
        <w:rPr>
          <w:rFonts w:cs="Calibri"/>
        </w:rPr>
      </w:pPr>
      <w:r w:rsidRPr="00924959">
        <w:rPr>
          <w:rFonts w:cs="Calibri"/>
        </w:rPr>
        <w:t xml:space="preserve">The </w:t>
      </w:r>
      <w:r w:rsidRPr="00924959">
        <w:rPr>
          <w:rFonts w:cs="Calibri"/>
          <w:b/>
        </w:rPr>
        <w:t>Create New Candidate Record</w:t>
      </w:r>
      <w:r w:rsidRPr="00924959">
        <w:rPr>
          <w:rFonts w:cs="Calibri"/>
        </w:rPr>
        <w:t xml:space="preserve"> form appears as shown below </w:t>
      </w:r>
      <w:proofErr w:type="spellStart"/>
      <w:r w:rsidRPr="00924959">
        <w:rPr>
          <w:rFonts w:cs="Calibri"/>
        </w:rPr>
        <w:t>in</w:t>
      </w:r>
      <w:r w:rsidR="00A561FD">
        <w:fldChar w:fldCharType="begin"/>
      </w:r>
      <w:r w:rsidR="00A561FD">
        <w:rPr>
          <w:rFonts w:cs="Calibri"/>
        </w:rPr>
        <w:instrText xml:space="preserve"> REF _Ref439247493 \h </w:instrText>
      </w:r>
      <w:r w:rsidR="00A561FD">
        <w:fldChar w:fldCharType="separate"/>
      </w:r>
      <w:r w:rsidR="00472557">
        <w:t>Figure</w:t>
      </w:r>
      <w:proofErr w:type="spellEnd"/>
      <w:r w:rsidR="00472557">
        <w:t xml:space="preserve"> </w:t>
      </w:r>
      <w:r w:rsidR="00472557">
        <w:rPr>
          <w:noProof/>
        </w:rPr>
        <w:t>12</w:t>
      </w:r>
      <w:r w:rsidR="00A561FD">
        <w:fldChar w:fldCharType="end"/>
      </w:r>
      <w:r w:rsidRPr="00924959">
        <w:rPr>
          <w:rFonts w:cs="Calibri"/>
        </w:rPr>
        <w:t>.</w:t>
      </w:r>
    </w:p>
    <w:p w:rsidR="00A561FD" w:rsidRDefault="00A561FD" w:rsidP="00A561FD">
      <w:pPr>
        <w:keepNext/>
        <w:keepLines/>
        <w:contextualSpacing/>
        <w:jc w:val="center"/>
      </w:pPr>
      <w:bookmarkStart w:id="111" w:name="_Ref335049048"/>
      <w:bookmarkStart w:id="112" w:name="_Toc365977929"/>
      <w:r>
        <w:rPr>
          <w:noProof/>
        </w:rPr>
        <w:drawing>
          <wp:inline distT="0" distB="0" distL="0" distR="0" wp14:anchorId="358D97BD" wp14:editId="1402EF73">
            <wp:extent cx="5934075" cy="2867025"/>
            <wp:effectExtent l="19050" t="19050" r="28575"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867025"/>
                    </a:xfrm>
                    <a:prstGeom prst="rect">
                      <a:avLst/>
                    </a:prstGeom>
                    <a:noFill/>
                    <a:ln w="19050">
                      <a:solidFill>
                        <a:schemeClr val="accent4">
                          <a:lumMod val="50000"/>
                        </a:schemeClr>
                      </a:solidFill>
                    </a:ln>
                  </pic:spPr>
                </pic:pic>
              </a:graphicData>
            </a:graphic>
          </wp:inline>
        </w:drawing>
      </w:r>
      <w:bookmarkEnd w:id="111"/>
      <w:bookmarkEnd w:id="112"/>
    </w:p>
    <w:p w:rsidR="00814501" w:rsidRPr="00924959" w:rsidRDefault="00A561FD" w:rsidP="00A561FD">
      <w:pPr>
        <w:pStyle w:val="Caption"/>
        <w:keepNext w:val="0"/>
      </w:pPr>
      <w:bookmarkStart w:id="113" w:name="_Ref439247493"/>
      <w:bookmarkStart w:id="114" w:name="_Toc439255277"/>
      <w:r>
        <w:t xml:space="preserve">Figure </w:t>
      </w:r>
      <w:r>
        <w:fldChar w:fldCharType="begin"/>
      </w:r>
      <w:r>
        <w:instrText xml:space="preserve"> SEQ Figure \* ARABIC </w:instrText>
      </w:r>
      <w:r>
        <w:fldChar w:fldCharType="separate"/>
      </w:r>
      <w:r w:rsidR="00472557">
        <w:t>12</w:t>
      </w:r>
      <w:r>
        <w:fldChar w:fldCharType="end"/>
      </w:r>
      <w:bookmarkEnd w:id="113"/>
      <w:r>
        <w:t xml:space="preserve"> - </w:t>
      </w:r>
      <w:r w:rsidRPr="00151627">
        <w:t>Create New Candidate Record Form</w:t>
      </w:r>
      <w:bookmarkEnd w:id="114"/>
    </w:p>
    <w:p w:rsidR="00A561FD" w:rsidRDefault="00814501" w:rsidP="00A561FD">
      <w:pPr>
        <w:numPr>
          <w:ilvl w:val="0"/>
          <w:numId w:val="29"/>
        </w:numPr>
      </w:pPr>
      <w:r w:rsidRPr="00924959">
        <w:t>Select the BSS the user represent</w:t>
      </w:r>
      <w:r w:rsidR="00FA0D95">
        <w:t>s</w:t>
      </w:r>
      <w:r w:rsidRPr="00924959">
        <w:t xml:space="preserve">. </w:t>
      </w:r>
    </w:p>
    <w:p w:rsidR="00A561FD" w:rsidRDefault="00A561FD" w:rsidP="00A561FD">
      <w:pPr>
        <w:numPr>
          <w:ilvl w:val="0"/>
          <w:numId w:val="29"/>
        </w:numPr>
      </w:pPr>
      <w:r>
        <w:t>The Study field is pre-populated with the name of the study.</w:t>
      </w:r>
    </w:p>
    <w:p w:rsidR="00814501" w:rsidRDefault="00814501" w:rsidP="00A561FD">
      <w:pPr>
        <w:numPr>
          <w:ilvl w:val="0"/>
          <w:numId w:val="29"/>
        </w:numPr>
      </w:pPr>
      <w:r w:rsidRPr="00924959">
        <w:t xml:space="preserve">When finished, click </w:t>
      </w:r>
      <w:r w:rsidRPr="00924959">
        <w:rPr>
          <w:b/>
        </w:rPr>
        <w:t>Save</w:t>
      </w:r>
      <w:r w:rsidRPr="00924959">
        <w:t xml:space="preserve">. </w:t>
      </w:r>
      <w:r w:rsidR="00A561FD">
        <w:t xml:space="preserve">The screen is updated to show the candidate record, as in </w:t>
      </w:r>
      <w:r w:rsidR="00A561FD">
        <w:fldChar w:fldCharType="begin"/>
      </w:r>
      <w:r w:rsidR="00A561FD">
        <w:instrText xml:space="preserve"> REF _Ref439247931 \h </w:instrText>
      </w:r>
      <w:r w:rsidR="00A561FD">
        <w:fldChar w:fldCharType="separate"/>
      </w:r>
      <w:r w:rsidR="00472557">
        <w:t xml:space="preserve">Figure </w:t>
      </w:r>
      <w:r w:rsidR="00472557">
        <w:rPr>
          <w:noProof/>
        </w:rPr>
        <w:t>13</w:t>
      </w:r>
      <w:r w:rsidR="00A561FD">
        <w:fldChar w:fldCharType="end"/>
      </w:r>
      <w:r w:rsidR="00A561FD">
        <w:t>.  The following points are important:</w:t>
      </w:r>
    </w:p>
    <w:p w:rsidR="00A561FD" w:rsidRDefault="00A561FD" w:rsidP="00A561FD">
      <w:pPr>
        <w:numPr>
          <w:ilvl w:val="0"/>
          <w:numId w:val="32"/>
        </w:numPr>
      </w:pPr>
      <w:r>
        <w:lastRenderedPageBreak/>
        <w:t>The candidate was assigned a unique identifier.</w:t>
      </w:r>
    </w:p>
    <w:p w:rsidR="00A561FD" w:rsidRDefault="00A561FD" w:rsidP="00A561FD">
      <w:pPr>
        <w:numPr>
          <w:ilvl w:val="0"/>
          <w:numId w:val="32"/>
        </w:numPr>
      </w:pPr>
      <w:r>
        <w:t>Both the Screening Enrollment, and Consent Verification fields were added, indicating those forms need successful completion before the Candidate can proceed in the study.</w:t>
      </w:r>
    </w:p>
    <w:p w:rsidR="00A561FD" w:rsidRDefault="00A561FD" w:rsidP="00A561FD">
      <w:pPr>
        <w:keepNext/>
        <w:jc w:val="center"/>
      </w:pPr>
      <w:r>
        <w:rPr>
          <w:noProof/>
        </w:rPr>
        <w:drawing>
          <wp:inline distT="0" distB="0" distL="0" distR="0" wp14:anchorId="46B5AB83" wp14:editId="428194BC">
            <wp:extent cx="5934075" cy="312420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124200"/>
                    </a:xfrm>
                    <a:prstGeom prst="rect">
                      <a:avLst/>
                    </a:prstGeom>
                    <a:noFill/>
                    <a:ln w="19050">
                      <a:solidFill>
                        <a:schemeClr val="accent4">
                          <a:lumMod val="50000"/>
                        </a:schemeClr>
                      </a:solidFill>
                    </a:ln>
                  </pic:spPr>
                </pic:pic>
              </a:graphicData>
            </a:graphic>
          </wp:inline>
        </w:drawing>
      </w:r>
    </w:p>
    <w:p w:rsidR="00A561FD" w:rsidRDefault="00A561FD" w:rsidP="002562A2">
      <w:pPr>
        <w:pStyle w:val="Caption"/>
        <w:keepNext w:val="0"/>
      </w:pPr>
      <w:bookmarkStart w:id="115" w:name="_Ref439247931"/>
      <w:bookmarkStart w:id="116" w:name="_Toc439255278"/>
      <w:r>
        <w:t xml:space="preserve">Figure </w:t>
      </w:r>
      <w:r>
        <w:fldChar w:fldCharType="begin"/>
      </w:r>
      <w:r>
        <w:instrText xml:space="preserve"> SEQ Figure \* ARABIC </w:instrText>
      </w:r>
      <w:r>
        <w:fldChar w:fldCharType="separate"/>
      </w:r>
      <w:r w:rsidR="00472557">
        <w:t>13</w:t>
      </w:r>
      <w:r>
        <w:fldChar w:fldCharType="end"/>
      </w:r>
      <w:bookmarkEnd w:id="115"/>
      <w:r w:rsidR="002562A2">
        <w:t xml:space="preserve"> - </w:t>
      </w:r>
      <w:r>
        <w:t>Example View Candidate Record Details</w:t>
      </w:r>
      <w:bookmarkEnd w:id="116"/>
    </w:p>
    <w:p w:rsidR="00A561FD" w:rsidRPr="00924959" w:rsidRDefault="00A561FD" w:rsidP="00A561FD">
      <w:pPr>
        <w:numPr>
          <w:ilvl w:val="0"/>
          <w:numId w:val="29"/>
        </w:numPr>
      </w:pPr>
      <w:r>
        <w:t>To exit without creating a new Candidate, either use the back arrow on the browser, or click on the Home icon.</w:t>
      </w:r>
    </w:p>
    <w:p w:rsidR="00FA0D95" w:rsidRDefault="00814501" w:rsidP="00814501">
      <w:pPr>
        <w:contextualSpacing/>
        <w:rPr>
          <w:rFonts w:cs="Calibri"/>
        </w:rPr>
      </w:pPr>
      <w:r w:rsidRPr="00FA0D95">
        <w:rPr>
          <w:rFonts w:cs="Calibri"/>
          <w:highlight w:val="yellow"/>
        </w:rPr>
        <w:t xml:space="preserve">Note: a </w:t>
      </w:r>
      <w:r w:rsidRPr="00FA0D95">
        <w:rPr>
          <w:rFonts w:cs="Calibri"/>
          <w:highlight w:val="yellow"/>
          <w:u w:val="single"/>
        </w:rPr>
        <w:t>new candidate</w:t>
      </w:r>
      <w:r w:rsidRPr="00FA0D95">
        <w:rPr>
          <w:rFonts w:cs="Calibri"/>
          <w:highlight w:val="yellow"/>
        </w:rPr>
        <w:t xml:space="preserve"> is not been consented, determined eligible, or linked to a case.</w:t>
      </w:r>
      <w:r w:rsidRPr="00924959">
        <w:rPr>
          <w:rFonts w:cs="Calibri"/>
        </w:rPr>
        <w:t xml:space="preserve"> </w:t>
      </w:r>
    </w:p>
    <w:p w:rsidR="00A561FD" w:rsidRPr="00924959" w:rsidRDefault="00A561FD" w:rsidP="00A561FD">
      <w:pPr>
        <w:pStyle w:val="Heading2"/>
        <w:keepNext/>
        <w:tabs>
          <w:tab w:val="clear" w:pos="450"/>
          <w:tab w:val="num" w:pos="720"/>
        </w:tabs>
        <w:autoSpaceDE/>
        <w:autoSpaceDN/>
        <w:adjustRightInd/>
        <w:ind w:left="720" w:hanging="720"/>
        <w:contextualSpacing/>
      </w:pPr>
      <w:bookmarkStart w:id="117" w:name="_Toc439255233"/>
      <w:r>
        <w:t>Adding</w:t>
      </w:r>
      <w:r w:rsidRPr="00924959">
        <w:t xml:space="preserve"> a </w:t>
      </w:r>
      <w:r>
        <w:t xml:space="preserve">Screening Enrollment Form to a </w:t>
      </w:r>
      <w:r w:rsidRPr="00924959">
        <w:t>Candidate</w:t>
      </w:r>
      <w:bookmarkEnd w:id="117"/>
    </w:p>
    <w:p w:rsidR="00A561FD" w:rsidRDefault="00A561FD" w:rsidP="00A561FD">
      <w:pPr>
        <w:contextualSpacing/>
        <w:rPr>
          <w:rFonts w:cs="Calibri"/>
        </w:rPr>
      </w:pPr>
      <w:r>
        <w:rPr>
          <w:rFonts w:cs="Calibri"/>
        </w:rPr>
        <w:t>The screening enrollment form is where general information about the candidate gets entered.</w:t>
      </w:r>
    </w:p>
    <w:p w:rsidR="00A561FD" w:rsidRDefault="00A561FD" w:rsidP="00A561FD">
      <w:pPr>
        <w:pStyle w:val="Heading3"/>
      </w:pPr>
      <w:bookmarkStart w:id="118" w:name="_Toc439255234"/>
      <w:r>
        <w:t>Process</w:t>
      </w:r>
      <w:bookmarkEnd w:id="118"/>
    </w:p>
    <w:p w:rsidR="00A561FD" w:rsidRPr="004B28ED" w:rsidRDefault="00A561FD" w:rsidP="00A561FD">
      <w:pPr>
        <w:numPr>
          <w:ilvl w:val="0"/>
          <w:numId w:val="33"/>
        </w:numPr>
        <w:contextualSpacing/>
      </w:pPr>
      <w:r w:rsidRPr="00924959">
        <w:rPr>
          <w:rFonts w:cs="Calibri"/>
        </w:rPr>
        <w:t xml:space="preserve">After a candidate has been </w:t>
      </w:r>
      <w:r>
        <w:rPr>
          <w:rFonts w:cs="Calibri"/>
        </w:rPr>
        <w:t>entered</w:t>
      </w:r>
      <w:r w:rsidRPr="00924959">
        <w:rPr>
          <w:rFonts w:cs="Calibri"/>
        </w:rPr>
        <w:t xml:space="preserve"> into the CDR system, go to the Home Screen, click </w:t>
      </w:r>
      <w:r w:rsidRPr="004B28ED">
        <w:rPr>
          <w:rFonts w:cs="Calibri"/>
          <w:noProof/>
        </w:rPr>
        <w:t>on the Candidate ID</w:t>
      </w:r>
      <w:r w:rsidRPr="00924959">
        <w:rPr>
          <w:rFonts w:cs="Calibri"/>
          <w:b/>
          <w:noProof/>
        </w:rPr>
        <w:t xml:space="preserve"> </w:t>
      </w:r>
      <w:r>
        <w:rPr>
          <w:rFonts w:cs="Calibri"/>
        </w:rPr>
        <w:t>(</w:t>
      </w:r>
      <w:r w:rsidR="004B28ED">
        <w:rPr>
          <w:rFonts w:cs="Calibri"/>
        </w:rPr>
        <w:fldChar w:fldCharType="begin"/>
      </w:r>
      <w:r w:rsidR="004B28ED">
        <w:rPr>
          <w:rFonts w:cs="Calibri"/>
        </w:rPr>
        <w:instrText xml:space="preserve"> REF _Ref439248984 \h </w:instrText>
      </w:r>
      <w:r w:rsidR="004B28ED">
        <w:rPr>
          <w:rFonts w:cs="Calibri"/>
        </w:rPr>
      </w:r>
      <w:r w:rsidR="004B28ED">
        <w:rPr>
          <w:rFonts w:cs="Calibri"/>
        </w:rPr>
        <w:fldChar w:fldCharType="separate"/>
      </w:r>
      <w:r w:rsidR="00472557">
        <w:t xml:space="preserve">Figure </w:t>
      </w:r>
      <w:r w:rsidR="00472557">
        <w:rPr>
          <w:noProof/>
        </w:rPr>
        <w:t>14</w:t>
      </w:r>
      <w:r w:rsidR="004B28ED">
        <w:rPr>
          <w:rFonts w:cs="Calibri"/>
        </w:rPr>
        <w:fldChar w:fldCharType="end"/>
      </w:r>
      <w:r>
        <w:rPr>
          <w:rFonts w:cs="Calibri"/>
        </w:rPr>
        <w:t>)</w:t>
      </w:r>
      <w:r w:rsidRPr="00924959">
        <w:rPr>
          <w:rFonts w:cs="Calibri"/>
        </w:rPr>
        <w:t xml:space="preserve">. </w:t>
      </w:r>
    </w:p>
    <w:p w:rsidR="004B28ED" w:rsidRDefault="004B28ED" w:rsidP="004B28ED">
      <w:pPr>
        <w:keepNext/>
        <w:contextualSpacing/>
      </w:pPr>
      <w:r>
        <w:rPr>
          <w:noProof/>
        </w:rPr>
        <w:lastRenderedPageBreak/>
        <w:drawing>
          <wp:inline distT="0" distB="0" distL="0" distR="0" wp14:anchorId="28C52934" wp14:editId="2ECA7E0B">
            <wp:extent cx="5934075" cy="2790825"/>
            <wp:effectExtent l="19050" t="19050" r="28575"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w="19050">
                      <a:solidFill>
                        <a:schemeClr val="accent4">
                          <a:lumMod val="50000"/>
                        </a:schemeClr>
                      </a:solidFill>
                    </a:ln>
                  </pic:spPr>
                </pic:pic>
              </a:graphicData>
            </a:graphic>
          </wp:inline>
        </w:drawing>
      </w:r>
    </w:p>
    <w:p w:rsidR="004B28ED" w:rsidRDefault="004B28ED" w:rsidP="004B28ED">
      <w:pPr>
        <w:pStyle w:val="Caption"/>
        <w:keepNext w:val="0"/>
      </w:pPr>
      <w:bookmarkStart w:id="119" w:name="_Ref439248984"/>
      <w:bookmarkStart w:id="120" w:name="_Toc439255279"/>
      <w:r>
        <w:t xml:space="preserve">Figure </w:t>
      </w:r>
      <w:r>
        <w:fldChar w:fldCharType="begin"/>
      </w:r>
      <w:r>
        <w:instrText xml:space="preserve"> SEQ Figure \* ARABIC </w:instrText>
      </w:r>
      <w:r>
        <w:fldChar w:fldCharType="separate"/>
      </w:r>
      <w:r w:rsidR="00472557">
        <w:t>14</w:t>
      </w:r>
      <w:r>
        <w:fldChar w:fldCharType="end"/>
      </w:r>
      <w:bookmarkEnd w:id="119"/>
      <w:r>
        <w:t xml:space="preserve"> - Study Home Page With One Candidate in List</w:t>
      </w:r>
      <w:bookmarkEnd w:id="120"/>
    </w:p>
    <w:p w:rsidR="004B28ED" w:rsidRPr="004B28ED" w:rsidRDefault="004B28ED" w:rsidP="00A561FD">
      <w:pPr>
        <w:numPr>
          <w:ilvl w:val="0"/>
          <w:numId w:val="33"/>
        </w:numPr>
        <w:contextualSpacing/>
      </w:pPr>
      <w:r>
        <w:t xml:space="preserve">In the Candidate List there is a field titled “Subject Screening”, which has an entry </w:t>
      </w:r>
      <w:r w:rsidRPr="004B28ED">
        <w:rPr>
          <w:color w:val="FF0000"/>
        </w:rPr>
        <w:t xml:space="preserve">Not Started </w:t>
      </w:r>
      <w:r w:rsidRPr="004B28ED">
        <w:rPr>
          <w:color w:val="0F243E" w:themeColor="text2" w:themeShade="80"/>
        </w:rPr>
        <w:t>(Start)</w:t>
      </w:r>
      <w:r>
        <w:rPr>
          <w:color w:val="0F243E" w:themeColor="text2" w:themeShade="80"/>
        </w:rPr>
        <w:t>.  Click on the Start.  This progresses the screen to Candidate Screening.</w:t>
      </w:r>
    </w:p>
    <w:p w:rsidR="004B28ED" w:rsidRDefault="004B28ED" w:rsidP="004B28ED">
      <w:pPr>
        <w:keepNext/>
        <w:contextualSpacing/>
      </w:pPr>
      <w:r>
        <w:rPr>
          <w:noProof/>
        </w:rPr>
        <w:drawing>
          <wp:inline distT="0" distB="0" distL="0" distR="0" wp14:anchorId="08230544" wp14:editId="428DB986">
            <wp:extent cx="5943600" cy="2857500"/>
            <wp:effectExtent l="19050" t="19050" r="1905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w="19050">
                      <a:solidFill>
                        <a:schemeClr val="accent4">
                          <a:lumMod val="50000"/>
                        </a:schemeClr>
                      </a:solidFill>
                    </a:ln>
                  </pic:spPr>
                </pic:pic>
              </a:graphicData>
            </a:graphic>
          </wp:inline>
        </w:drawing>
      </w:r>
    </w:p>
    <w:p w:rsidR="004B28ED" w:rsidRDefault="004B28ED" w:rsidP="004B28ED">
      <w:pPr>
        <w:pStyle w:val="Caption"/>
        <w:keepNext w:val="0"/>
      </w:pPr>
      <w:bookmarkStart w:id="121" w:name="_Ref439249930"/>
      <w:bookmarkStart w:id="122" w:name="_Toc439255280"/>
      <w:r>
        <w:t xml:space="preserve">Figure </w:t>
      </w:r>
      <w:r>
        <w:fldChar w:fldCharType="begin"/>
      </w:r>
      <w:r>
        <w:instrText xml:space="preserve"> SEQ Figure \* ARABIC </w:instrText>
      </w:r>
      <w:r>
        <w:fldChar w:fldCharType="separate"/>
      </w:r>
      <w:r w:rsidR="00472557">
        <w:t>15</w:t>
      </w:r>
      <w:r>
        <w:fldChar w:fldCharType="end"/>
      </w:r>
      <w:bookmarkEnd w:id="121"/>
      <w:r>
        <w:t xml:space="preserve"> - Create Candidate Screening Enrollment Form</w:t>
      </w:r>
      <w:bookmarkEnd w:id="122"/>
    </w:p>
    <w:p w:rsidR="004B28ED" w:rsidRDefault="004B28ED" w:rsidP="00A561FD">
      <w:pPr>
        <w:numPr>
          <w:ilvl w:val="0"/>
          <w:numId w:val="33"/>
        </w:numPr>
        <w:contextualSpacing/>
      </w:pPr>
      <w:r>
        <w:t>Fill out the form:</w:t>
      </w:r>
    </w:p>
    <w:p w:rsidR="004B28ED" w:rsidRDefault="004B28ED" w:rsidP="00472557">
      <w:pPr>
        <w:numPr>
          <w:ilvl w:val="1"/>
          <w:numId w:val="35"/>
        </w:numPr>
        <w:contextualSpacing/>
      </w:pPr>
      <w:r>
        <w:t>Name of person who performed the Screening – text field for person</w:t>
      </w:r>
    </w:p>
    <w:p w:rsidR="004B28ED" w:rsidRDefault="004B28ED" w:rsidP="00472557">
      <w:pPr>
        <w:numPr>
          <w:ilvl w:val="1"/>
          <w:numId w:val="35"/>
        </w:numPr>
        <w:contextualSpacing/>
      </w:pPr>
      <w:r>
        <w:t>Does the Candidate meet all eligibility criteria defined within the Study Protocol – Click on Yes or No, as appropriate.</w:t>
      </w:r>
    </w:p>
    <w:p w:rsidR="004B28ED" w:rsidRDefault="004B28ED" w:rsidP="00472557">
      <w:pPr>
        <w:numPr>
          <w:ilvl w:val="1"/>
          <w:numId w:val="35"/>
        </w:numPr>
        <w:contextualSpacing/>
      </w:pPr>
      <w:r>
        <w:t>Comments – a place for the screener to record any insights they may have.</w:t>
      </w:r>
    </w:p>
    <w:p w:rsidR="004B28ED" w:rsidRDefault="004B28ED" w:rsidP="00472557">
      <w:pPr>
        <w:numPr>
          <w:ilvl w:val="1"/>
          <w:numId w:val="35"/>
        </w:numPr>
        <w:contextualSpacing/>
      </w:pPr>
      <w:r>
        <w:t>Screening Date – Calendar select.</w:t>
      </w:r>
    </w:p>
    <w:p w:rsidR="004B28ED" w:rsidRDefault="004B28ED" w:rsidP="004B28ED">
      <w:pPr>
        <w:numPr>
          <w:ilvl w:val="0"/>
          <w:numId w:val="33"/>
        </w:numPr>
        <w:contextualSpacing/>
      </w:pPr>
      <w:r>
        <w:lastRenderedPageBreak/>
        <w:t xml:space="preserve">To save the information in the fields, click on the Save button.  This will record the entries, and progress the </w:t>
      </w:r>
      <w:proofErr w:type="spellStart"/>
      <w:r>
        <w:t>screento</w:t>
      </w:r>
      <w:proofErr w:type="spellEnd"/>
      <w:r>
        <w:t xml:space="preserve"> the edit </w:t>
      </w:r>
      <w:proofErr w:type="spellStart"/>
      <w:r>
        <w:t>cazndidate</w:t>
      </w:r>
      <w:proofErr w:type="spellEnd"/>
      <w:r>
        <w:t xml:space="preserve"> screening enrollment form, for review of the entries (</w:t>
      </w:r>
      <w:r>
        <w:fldChar w:fldCharType="begin"/>
      </w:r>
      <w:r>
        <w:instrText xml:space="preserve"> REF _Ref439249950 \h </w:instrText>
      </w:r>
      <w:r>
        <w:fldChar w:fldCharType="separate"/>
      </w:r>
      <w:r w:rsidR="00472557">
        <w:t xml:space="preserve">Figure </w:t>
      </w:r>
      <w:r w:rsidR="00472557">
        <w:rPr>
          <w:noProof/>
        </w:rPr>
        <w:t>16</w:t>
      </w:r>
      <w:r>
        <w:fldChar w:fldCharType="end"/>
      </w:r>
      <w:r>
        <w:t>.</w:t>
      </w:r>
    </w:p>
    <w:p w:rsidR="004B28ED" w:rsidRDefault="004B28ED" w:rsidP="004B28ED">
      <w:pPr>
        <w:keepNext/>
        <w:contextualSpacing/>
      </w:pPr>
      <w:r>
        <w:rPr>
          <w:noProof/>
        </w:rPr>
        <w:drawing>
          <wp:inline distT="0" distB="0" distL="0" distR="0" wp14:anchorId="1EBC0276" wp14:editId="2DB72EA0">
            <wp:extent cx="5943600" cy="3009900"/>
            <wp:effectExtent l="19050" t="19050" r="19050" b="190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w="19050">
                      <a:solidFill>
                        <a:schemeClr val="accent4">
                          <a:lumMod val="50000"/>
                        </a:schemeClr>
                      </a:solidFill>
                    </a:ln>
                  </pic:spPr>
                </pic:pic>
              </a:graphicData>
            </a:graphic>
          </wp:inline>
        </w:drawing>
      </w:r>
    </w:p>
    <w:p w:rsidR="004B28ED" w:rsidRDefault="004B28ED" w:rsidP="004B28ED">
      <w:pPr>
        <w:pStyle w:val="Caption"/>
        <w:keepNext w:val="0"/>
      </w:pPr>
      <w:bookmarkStart w:id="123" w:name="_Ref439249950"/>
      <w:bookmarkStart w:id="124" w:name="_Toc439255281"/>
      <w:r>
        <w:t xml:space="preserve">Figure </w:t>
      </w:r>
      <w:r>
        <w:fldChar w:fldCharType="begin"/>
      </w:r>
      <w:r>
        <w:instrText xml:space="preserve"> SEQ Figure \* ARABIC </w:instrText>
      </w:r>
      <w:r>
        <w:fldChar w:fldCharType="separate"/>
      </w:r>
      <w:r w:rsidR="00472557">
        <w:t>16</w:t>
      </w:r>
      <w:r>
        <w:fldChar w:fldCharType="end"/>
      </w:r>
      <w:bookmarkEnd w:id="123"/>
      <w:r>
        <w:t xml:space="preserve"> - Example Edit Candidate Screening Enrollment Form</w:t>
      </w:r>
      <w:bookmarkEnd w:id="124"/>
    </w:p>
    <w:p w:rsidR="004B28ED" w:rsidRDefault="004B28ED" w:rsidP="004B28ED">
      <w:pPr>
        <w:numPr>
          <w:ilvl w:val="0"/>
          <w:numId w:val="33"/>
        </w:numPr>
        <w:contextualSpacing/>
      </w:pPr>
      <w:r>
        <w:t>If corrections are needed, change the appropriate fields, and click on save.  Once all fields are correct, click on Submit.</w:t>
      </w:r>
      <w:r w:rsidR="00946F34">
        <w:t xml:space="preserve">  This progresses the screen to </w:t>
      </w:r>
      <w:proofErr w:type="gramStart"/>
      <w:r w:rsidR="00946F34">
        <w:t>the  screen</w:t>
      </w:r>
      <w:proofErr w:type="gramEnd"/>
      <w:r w:rsidR="00946F34">
        <w:t>, where the updated status is displayed (</w:t>
      </w:r>
      <w:r w:rsidR="00946F34">
        <w:fldChar w:fldCharType="begin"/>
      </w:r>
      <w:r w:rsidR="00946F34">
        <w:instrText xml:space="preserve"> REF _Ref439250321 \h </w:instrText>
      </w:r>
      <w:r w:rsidR="00946F34">
        <w:fldChar w:fldCharType="separate"/>
      </w:r>
      <w:r w:rsidR="00472557">
        <w:t xml:space="preserve">Figure </w:t>
      </w:r>
      <w:r w:rsidR="00472557">
        <w:rPr>
          <w:noProof/>
        </w:rPr>
        <w:t>17</w:t>
      </w:r>
      <w:r w:rsidR="00946F34">
        <w:fldChar w:fldCharType="end"/>
      </w:r>
      <w:r w:rsidR="00946F34">
        <w:t>).</w:t>
      </w:r>
    </w:p>
    <w:p w:rsidR="00946F34" w:rsidRDefault="00946F34" w:rsidP="00946F34">
      <w:pPr>
        <w:keepNext/>
        <w:contextualSpacing/>
      </w:pPr>
      <w:r>
        <w:rPr>
          <w:noProof/>
        </w:rPr>
        <w:drawing>
          <wp:inline distT="0" distB="0" distL="0" distR="0" wp14:anchorId="64F20D94" wp14:editId="34FFE219">
            <wp:extent cx="5934075" cy="3105150"/>
            <wp:effectExtent l="19050" t="19050" r="2857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075" cy="3105150"/>
                    </a:xfrm>
                    <a:prstGeom prst="rect">
                      <a:avLst/>
                    </a:prstGeom>
                    <a:noFill/>
                    <a:ln w="19050">
                      <a:solidFill>
                        <a:schemeClr val="accent4">
                          <a:lumMod val="50000"/>
                        </a:schemeClr>
                      </a:solidFill>
                    </a:ln>
                  </pic:spPr>
                </pic:pic>
              </a:graphicData>
            </a:graphic>
          </wp:inline>
        </w:drawing>
      </w:r>
    </w:p>
    <w:p w:rsidR="00946F34" w:rsidRDefault="00946F34" w:rsidP="00946F34">
      <w:pPr>
        <w:pStyle w:val="Caption"/>
        <w:keepNext w:val="0"/>
      </w:pPr>
      <w:bookmarkStart w:id="125" w:name="_Ref439250321"/>
      <w:bookmarkStart w:id="126" w:name="_Toc439255282"/>
      <w:r>
        <w:t xml:space="preserve">Figure </w:t>
      </w:r>
      <w:r>
        <w:fldChar w:fldCharType="begin"/>
      </w:r>
      <w:r>
        <w:instrText xml:space="preserve"> SEQ Figure \* ARABIC </w:instrText>
      </w:r>
      <w:r>
        <w:fldChar w:fldCharType="separate"/>
      </w:r>
      <w:r w:rsidR="00472557">
        <w:t>17</w:t>
      </w:r>
      <w:r>
        <w:fldChar w:fldCharType="end"/>
      </w:r>
      <w:bookmarkEnd w:id="125"/>
      <w:r>
        <w:t xml:space="preserve"> - Updated View Candidate Record Details</w:t>
      </w:r>
      <w:bookmarkEnd w:id="126"/>
    </w:p>
    <w:p w:rsidR="004B28ED" w:rsidRPr="00924959" w:rsidRDefault="004B28ED" w:rsidP="004B28ED">
      <w:pPr>
        <w:numPr>
          <w:ilvl w:val="0"/>
          <w:numId w:val="33"/>
        </w:numPr>
        <w:contextualSpacing/>
      </w:pPr>
      <w:r>
        <w:lastRenderedPageBreak/>
        <w:t xml:space="preserve">To Exit </w:t>
      </w:r>
      <w:proofErr w:type="spellStart"/>
      <w:r>
        <w:t>with out</w:t>
      </w:r>
      <w:proofErr w:type="spellEnd"/>
      <w:r>
        <w:t xml:space="preserve"> recording the entries, click Cancel, use the </w:t>
      </w:r>
      <w:proofErr w:type="spellStart"/>
      <w:r>
        <w:t>brouser’s</w:t>
      </w:r>
      <w:proofErr w:type="spellEnd"/>
      <w:r>
        <w:t xml:space="preserve"> back arrow, or click on the Home icon.</w:t>
      </w:r>
    </w:p>
    <w:p w:rsidR="00814501" w:rsidRPr="00924959" w:rsidRDefault="00814501" w:rsidP="00FA0D95">
      <w:pPr>
        <w:pStyle w:val="Heading2"/>
        <w:keepNext/>
        <w:tabs>
          <w:tab w:val="clear" w:pos="450"/>
          <w:tab w:val="num" w:pos="720"/>
        </w:tabs>
        <w:autoSpaceDE/>
        <w:autoSpaceDN/>
        <w:adjustRightInd/>
        <w:ind w:left="720" w:hanging="720"/>
        <w:contextualSpacing/>
      </w:pPr>
      <w:bookmarkStart w:id="127" w:name="_Ref335052323"/>
      <w:bookmarkStart w:id="128" w:name="_Ref335052331"/>
      <w:bookmarkStart w:id="129" w:name="_Ref335052360"/>
      <w:bookmarkStart w:id="130" w:name="_Ref335052935"/>
      <w:bookmarkStart w:id="131" w:name="_Toc365977887"/>
      <w:bookmarkStart w:id="132" w:name="_Toc439255235"/>
      <w:r w:rsidRPr="00924959">
        <w:t xml:space="preserve">Candidate </w:t>
      </w:r>
      <w:r w:rsidR="00946F34">
        <w:t>Consent</w:t>
      </w:r>
      <w:r w:rsidRPr="00924959">
        <w:t xml:space="preserve"> Form</w:t>
      </w:r>
      <w:bookmarkEnd w:id="127"/>
      <w:bookmarkEnd w:id="128"/>
      <w:bookmarkEnd w:id="129"/>
      <w:bookmarkEnd w:id="130"/>
      <w:bookmarkEnd w:id="131"/>
      <w:bookmarkEnd w:id="132"/>
    </w:p>
    <w:p w:rsidR="00FA0D95" w:rsidRDefault="00814501" w:rsidP="00814501">
      <w:pPr>
        <w:contextualSpacing/>
      </w:pPr>
      <w:r w:rsidRPr="00924959">
        <w:rPr>
          <w:rFonts w:cs="Calibri"/>
        </w:rPr>
        <w:t xml:space="preserve">After adding or editing a new candidate, </w:t>
      </w:r>
      <w:proofErr w:type="spellStart"/>
      <w:r w:rsidRPr="00924959">
        <w:rPr>
          <w:rFonts w:cs="Calibri"/>
        </w:rPr>
        <w:t>beforyou</w:t>
      </w:r>
      <w:proofErr w:type="spellEnd"/>
      <w:r w:rsidRPr="00924959">
        <w:rPr>
          <w:rFonts w:cs="Calibri"/>
        </w:rPr>
        <w:t xml:space="preserve"> must record consent information into the Candidate </w:t>
      </w:r>
      <w:r w:rsidR="00946F34">
        <w:rPr>
          <w:rFonts w:cs="Calibri"/>
        </w:rPr>
        <w:t>Consent</w:t>
      </w:r>
      <w:r w:rsidRPr="00924959">
        <w:rPr>
          <w:rFonts w:cs="Calibri"/>
        </w:rPr>
        <w:t xml:space="preserve"> Form.  </w:t>
      </w:r>
      <w:r w:rsidRPr="00924959">
        <w:t>CDR Data Services tracks all candidates regardless of whether consent was obtained or not.</w:t>
      </w:r>
      <w:r w:rsidR="00691F76" w:rsidRPr="00691F76">
        <w:t xml:space="preserve"> </w:t>
      </w:r>
      <w:r w:rsidR="00691F76" w:rsidRPr="00924959">
        <w:t>Items 1 through 11 determine eligibility, while the remaining items contain important information that does not affect eligibility.  Only the top portion must be completed before the form can be saved. Questions 13 and 15 require comments if answered “Yes.”</w:t>
      </w:r>
    </w:p>
    <w:p w:rsidR="00FA0D95" w:rsidRDefault="00FA0D95" w:rsidP="00FA0D95">
      <w:pPr>
        <w:pStyle w:val="Heading3"/>
      </w:pPr>
      <w:bookmarkStart w:id="133" w:name="_Toc439255236"/>
      <w:r>
        <w:t>Process</w:t>
      </w:r>
      <w:bookmarkEnd w:id="133"/>
    </w:p>
    <w:p w:rsidR="00946F34" w:rsidRDefault="00946F34" w:rsidP="00946F34">
      <w:pPr>
        <w:numPr>
          <w:ilvl w:val="0"/>
          <w:numId w:val="27"/>
        </w:numPr>
        <w:contextualSpacing/>
        <w:rPr>
          <w:rFonts w:cs="Calibri"/>
        </w:rPr>
      </w:pPr>
      <w:r>
        <w:t>From the Study Home page, find the candidate to be consented.</w:t>
      </w:r>
    </w:p>
    <w:p w:rsidR="00946F34" w:rsidRDefault="00946F34" w:rsidP="00946F34">
      <w:pPr>
        <w:keepNext/>
        <w:contextualSpacing/>
      </w:pPr>
      <w:r>
        <w:rPr>
          <w:rFonts w:cs="Calibri"/>
          <w:noProof/>
        </w:rPr>
        <w:drawing>
          <wp:inline distT="0" distB="0" distL="0" distR="0" wp14:anchorId="1CA847A4" wp14:editId="7ED11E7D">
            <wp:extent cx="5934075" cy="2809875"/>
            <wp:effectExtent l="19050" t="19050" r="28575"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w="19050">
                      <a:solidFill>
                        <a:schemeClr val="accent4">
                          <a:lumMod val="50000"/>
                        </a:schemeClr>
                      </a:solidFill>
                    </a:ln>
                  </pic:spPr>
                </pic:pic>
              </a:graphicData>
            </a:graphic>
          </wp:inline>
        </w:drawing>
      </w:r>
    </w:p>
    <w:p w:rsidR="00946F34" w:rsidRDefault="00946F34" w:rsidP="00946F34">
      <w:pPr>
        <w:pStyle w:val="Caption"/>
        <w:keepNext w:val="0"/>
        <w:rPr>
          <w:rFonts w:cs="Calibri"/>
        </w:rPr>
      </w:pPr>
      <w:bookmarkStart w:id="134" w:name="_Ref439250897"/>
      <w:bookmarkStart w:id="135" w:name="_Toc439255283"/>
      <w:r>
        <w:t xml:space="preserve">Figure </w:t>
      </w:r>
      <w:r>
        <w:fldChar w:fldCharType="begin"/>
      </w:r>
      <w:r>
        <w:instrText xml:space="preserve"> SEQ Figure \* ARABIC </w:instrText>
      </w:r>
      <w:r>
        <w:fldChar w:fldCharType="separate"/>
      </w:r>
      <w:r w:rsidR="00472557">
        <w:t>18</w:t>
      </w:r>
      <w:r>
        <w:fldChar w:fldCharType="end"/>
      </w:r>
      <w:bookmarkEnd w:id="134"/>
      <w:r>
        <w:t xml:space="preserve"> - Study Home Page, Where Candidate Needs Consent Added</w:t>
      </w:r>
      <w:bookmarkEnd w:id="135"/>
    </w:p>
    <w:p w:rsidR="00946F34" w:rsidRDefault="00946F34" w:rsidP="00946F34">
      <w:pPr>
        <w:numPr>
          <w:ilvl w:val="0"/>
          <w:numId w:val="27"/>
        </w:numPr>
        <w:contextualSpacing/>
        <w:rPr>
          <w:rFonts w:cs="Calibri"/>
        </w:rPr>
      </w:pPr>
      <w:r>
        <w:rPr>
          <w:rFonts w:cs="Calibri"/>
        </w:rPr>
        <w:t>Click on the Candidate ID.  This progresses the display to the View Candidate Record Details form (</w:t>
      </w:r>
      <w:r>
        <w:rPr>
          <w:rFonts w:cs="Calibri"/>
        </w:rPr>
        <w:fldChar w:fldCharType="begin"/>
      </w:r>
      <w:r>
        <w:rPr>
          <w:rFonts w:cs="Calibri"/>
        </w:rPr>
        <w:instrText xml:space="preserve"> REF _Ref439250897 \h </w:instrText>
      </w:r>
      <w:r>
        <w:rPr>
          <w:rFonts w:cs="Calibri"/>
        </w:rPr>
      </w:r>
      <w:r>
        <w:rPr>
          <w:rFonts w:cs="Calibri"/>
        </w:rPr>
        <w:fldChar w:fldCharType="separate"/>
      </w:r>
      <w:r w:rsidR="00472557">
        <w:t xml:space="preserve">Figure </w:t>
      </w:r>
      <w:r w:rsidR="00472557">
        <w:rPr>
          <w:noProof/>
        </w:rPr>
        <w:t>18</w:t>
      </w:r>
      <w:r>
        <w:rPr>
          <w:rFonts w:cs="Calibri"/>
        </w:rPr>
        <w:fldChar w:fldCharType="end"/>
      </w:r>
      <w:r>
        <w:rPr>
          <w:rFonts w:cs="Calibri"/>
        </w:rPr>
        <w:t>).</w:t>
      </w:r>
    </w:p>
    <w:p w:rsidR="00946F34" w:rsidRDefault="00946F34" w:rsidP="00946F34">
      <w:pPr>
        <w:keepNext/>
        <w:contextualSpacing/>
      </w:pPr>
      <w:r>
        <w:rPr>
          <w:rFonts w:cs="Calibri"/>
          <w:noProof/>
        </w:rPr>
        <w:lastRenderedPageBreak/>
        <w:drawing>
          <wp:inline distT="0" distB="0" distL="0" distR="0" wp14:anchorId="3F926FB9" wp14:editId="6FD4DE07">
            <wp:extent cx="5934075" cy="300037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w="19050">
                      <a:solidFill>
                        <a:schemeClr val="accent4">
                          <a:lumMod val="50000"/>
                        </a:schemeClr>
                      </a:solidFill>
                    </a:ln>
                  </pic:spPr>
                </pic:pic>
              </a:graphicData>
            </a:graphic>
          </wp:inline>
        </w:drawing>
      </w:r>
    </w:p>
    <w:p w:rsidR="00946F34" w:rsidRDefault="00946F34" w:rsidP="00946F34">
      <w:pPr>
        <w:pStyle w:val="Caption"/>
        <w:keepNext w:val="0"/>
        <w:rPr>
          <w:rFonts w:cs="Calibri"/>
        </w:rPr>
      </w:pPr>
      <w:bookmarkStart w:id="136" w:name="_Toc439255284"/>
      <w:r>
        <w:t xml:space="preserve">Figure </w:t>
      </w:r>
      <w:r>
        <w:fldChar w:fldCharType="begin"/>
      </w:r>
      <w:r>
        <w:instrText xml:space="preserve"> SEQ Figure \* ARABIC </w:instrText>
      </w:r>
      <w:r>
        <w:fldChar w:fldCharType="separate"/>
      </w:r>
      <w:r w:rsidR="00472557">
        <w:t>19</w:t>
      </w:r>
      <w:r>
        <w:fldChar w:fldCharType="end"/>
      </w:r>
      <w:r>
        <w:t xml:space="preserve"> - View Candidate Record Details where Consent Verification Needed</w:t>
      </w:r>
      <w:bookmarkEnd w:id="136"/>
    </w:p>
    <w:p w:rsidR="00946F34" w:rsidRDefault="00946F34" w:rsidP="00046934">
      <w:pPr>
        <w:numPr>
          <w:ilvl w:val="0"/>
          <w:numId w:val="27"/>
        </w:numPr>
        <w:contextualSpacing/>
        <w:rPr>
          <w:rFonts w:cs="Calibri"/>
        </w:rPr>
      </w:pPr>
      <w:r>
        <w:rPr>
          <w:rFonts w:cs="Calibri"/>
        </w:rPr>
        <w:t xml:space="preserve">In the row labeled Consent Verification Form, click on the </w:t>
      </w:r>
      <w:proofErr w:type="spellStart"/>
      <w:r>
        <w:rPr>
          <w:rFonts w:cs="Calibri"/>
        </w:rPr>
        <w:t>highlited</w:t>
      </w:r>
      <w:proofErr w:type="spellEnd"/>
      <w:r>
        <w:rPr>
          <w:rFonts w:cs="Calibri"/>
        </w:rPr>
        <w:t xml:space="preserve"> word Start.  This progresses the screen to the </w:t>
      </w:r>
      <w:r w:rsidR="00046934">
        <w:rPr>
          <w:rFonts w:cs="Calibri"/>
        </w:rPr>
        <w:t>Create Candidate Consent Validation Form (</w:t>
      </w:r>
      <w:r w:rsidR="00046934">
        <w:rPr>
          <w:rFonts w:cs="Calibri"/>
        </w:rPr>
        <w:fldChar w:fldCharType="begin"/>
      </w:r>
      <w:r w:rsidR="00046934">
        <w:rPr>
          <w:rFonts w:cs="Calibri"/>
        </w:rPr>
        <w:instrText xml:space="preserve"> REF _Ref439251821 \h </w:instrText>
      </w:r>
      <w:r w:rsidR="00046934">
        <w:rPr>
          <w:rFonts w:cs="Calibri"/>
        </w:rPr>
      </w:r>
      <w:r w:rsidR="00046934">
        <w:rPr>
          <w:rFonts w:cs="Calibri"/>
        </w:rPr>
        <w:fldChar w:fldCharType="separate"/>
      </w:r>
      <w:r w:rsidR="00472557">
        <w:t xml:space="preserve">Figure </w:t>
      </w:r>
      <w:r w:rsidR="00472557">
        <w:rPr>
          <w:noProof/>
        </w:rPr>
        <w:t>20</w:t>
      </w:r>
      <w:r w:rsidR="00046934">
        <w:rPr>
          <w:rFonts w:cs="Calibri"/>
        </w:rPr>
        <w:fldChar w:fldCharType="end"/>
      </w:r>
      <w:r w:rsidR="00046934">
        <w:rPr>
          <w:rFonts w:cs="Calibri"/>
        </w:rPr>
        <w:t>) where the following field are entered.</w:t>
      </w:r>
    </w:p>
    <w:p w:rsidR="00046934" w:rsidRDefault="00046934" w:rsidP="00472557">
      <w:pPr>
        <w:numPr>
          <w:ilvl w:val="0"/>
          <w:numId w:val="36"/>
        </w:numPr>
        <w:contextualSpacing/>
        <w:rPr>
          <w:rFonts w:cs="Calibri"/>
        </w:rPr>
      </w:pPr>
      <w:r w:rsidRPr="00472557">
        <w:rPr>
          <w:rFonts w:cs="Calibri"/>
          <w:u w:val="single"/>
        </w:rPr>
        <w:t>Site Protocol Number</w:t>
      </w:r>
      <w:r>
        <w:rPr>
          <w:rFonts w:cs="Calibri"/>
        </w:rPr>
        <w:t xml:space="preserve"> – Unique identifier given to the protocol at this BSS for the procedure</w:t>
      </w:r>
    </w:p>
    <w:p w:rsidR="00046934" w:rsidRDefault="00046934" w:rsidP="00472557">
      <w:pPr>
        <w:numPr>
          <w:ilvl w:val="0"/>
          <w:numId w:val="36"/>
        </w:numPr>
        <w:contextualSpacing/>
        <w:rPr>
          <w:rFonts w:cs="Calibri"/>
        </w:rPr>
      </w:pPr>
      <w:r w:rsidRPr="00472557">
        <w:rPr>
          <w:rFonts w:cs="Calibri"/>
          <w:u w:val="single"/>
        </w:rPr>
        <w:t xml:space="preserve">Person Obtaining </w:t>
      </w:r>
      <w:proofErr w:type="spellStart"/>
      <w:r w:rsidRPr="00472557">
        <w:rPr>
          <w:rFonts w:cs="Calibri"/>
          <w:u w:val="single"/>
        </w:rPr>
        <w:t>Concent</w:t>
      </w:r>
      <w:proofErr w:type="spellEnd"/>
      <w:r>
        <w:rPr>
          <w:rFonts w:cs="Calibri"/>
        </w:rPr>
        <w:t xml:space="preserve"> – May be patient, Parent, or Guardian, depending on age</w:t>
      </w:r>
    </w:p>
    <w:p w:rsidR="00046934" w:rsidRDefault="00046934" w:rsidP="00472557">
      <w:pPr>
        <w:numPr>
          <w:ilvl w:val="0"/>
          <w:numId w:val="36"/>
        </w:numPr>
        <w:contextualSpacing/>
        <w:rPr>
          <w:rFonts w:cs="Calibri"/>
        </w:rPr>
      </w:pPr>
      <w:r w:rsidRPr="00472557">
        <w:rPr>
          <w:rFonts w:cs="Calibri"/>
          <w:u w:val="single"/>
        </w:rPr>
        <w:t>Relationship to donor</w:t>
      </w:r>
      <w:r>
        <w:rPr>
          <w:rFonts w:cs="Calibri"/>
        </w:rPr>
        <w:t xml:space="preserve"> – May be self, spouse, parent, sibling, other (specify)</w:t>
      </w:r>
    </w:p>
    <w:p w:rsidR="00046934" w:rsidRDefault="00046934" w:rsidP="00472557">
      <w:pPr>
        <w:numPr>
          <w:ilvl w:val="0"/>
          <w:numId w:val="36"/>
        </w:numPr>
        <w:contextualSpacing/>
        <w:rPr>
          <w:rFonts w:cs="Calibri"/>
        </w:rPr>
      </w:pPr>
      <w:r w:rsidRPr="00472557">
        <w:rPr>
          <w:rFonts w:cs="Calibri"/>
          <w:u w:val="single"/>
        </w:rPr>
        <w:t>Does the candidate meet all eligibility criter</w:t>
      </w:r>
      <w:r w:rsidR="00472557">
        <w:rPr>
          <w:rFonts w:cs="Calibri"/>
          <w:u w:val="single"/>
        </w:rPr>
        <w:t>ia</w:t>
      </w:r>
      <w:r w:rsidRPr="00472557">
        <w:rPr>
          <w:rFonts w:cs="Calibri"/>
          <w:u w:val="single"/>
        </w:rPr>
        <w:t xml:space="preserve"> within the study Protocol</w:t>
      </w:r>
      <w:r>
        <w:rPr>
          <w:rFonts w:cs="Calibri"/>
        </w:rPr>
        <w:t xml:space="preserve"> – Enter either Yes or No</w:t>
      </w:r>
      <w:r w:rsidRPr="00046934">
        <w:rPr>
          <w:rFonts w:cs="Calibri"/>
        </w:rPr>
        <w:t xml:space="preserve"> </w:t>
      </w:r>
    </w:p>
    <w:p w:rsidR="00046934" w:rsidRDefault="00046934" w:rsidP="00472557">
      <w:pPr>
        <w:numPr>
          <w:ilvl w:val="0"/>
          <w:numId w:val="36"/>
        </w:numPr>
        <w:contextualSpacing/>
        <w:rPr>
          <w:rFonts w:cs="Calibri"/>
        </w:rPr>
      </w:pPr>
      <w:r w:rsidRPr="00472557">
        <w:rPr>
          <w:rFonts w:cs="Calibri"/>
          <w:u w:val="single"/>
        </w:rPr>
        <w:t>Was Consent Obtained</w:t>
      </w:r>
      <w:r>
        <w:rPr>
          <w:rFonts w:cs="Calibri"/>
        </w:rPr>
        <w:t xml:space="preserve"> – Enter either Yes or No</w:t>
      </w:r>
    </w:p>
    <w:p w:rsidR="00046934" w:rsidRDefault="00046934" w:rsidP="00472557">
      <w:pPr>
        <w:numPr>
          <w:ilvl w:val="0"/>
          <w:numId w:val="36"/>
        </w:numPr>
        <w:contextualSpacing/>
        <w:rPr>
          <w:rFonts w:cs="Calibri"/>
        </w:rPr>
      </w:pPr>
      <w:r w:rsidRPr="00472557">
        <w:rPr>
          <w:rFonts w:cs="Calibri"/>
          <w:u w:val="single"/>
        </w:rPr>
        <w:t>Institutional version of Informed Consent Document</w:t>
      </w:r>
      <w:r>
        <w:rPr>
          <w:rFonts w:cs="Calibri"/>
        </w:rPr>
        <w:t xml:space="preserve"> – version of informed consent document that was agreed on. This may change during the course of a long study</w:t>
      </w:r>
    </w:p>
    <w:p w:rsidR="00046934" w:rsidRDefault="00046934" w:rsidP="00472557">
      <w:pPr>
        <w:numPr>
          <w:ilvl w:val="0"/>
          <w:numId w:val="36"/>
        </w:numPr>
        <w:contextualSpacing/>
        <w:rPr>
          <w:rFonts w:cs="Calibri"/>
        </w:rPr>
      </w:pPr>
      <w:r w:rsidRPr="00472557">
        <w:rPr>
          <w:rFonts w:cs="Calibri"/>
          <w:u w:val="single"/>
        </w:rPr>
        <w:t>IRB Approval Date</w:t>
      </w:r>
      <w:r>
        <w:rPr>
          <w:rFonts w:cs="Calibri"/>
        </w:rPr>
        <w:t xml:space="preserve"> – Date that the Informed Consent Document was approved</w:t>
      </w:r>
    </w:p>
    <w:p w:rsidR="00046934" w:rsidRDefault="00046934" w:rsidP="00472557">
      <w:pPr>
        <w:numPr>
          <w:ilvl w:val="0"/>
          <w:numId w:val="36"/>
        </w:numPr>
        <w:contextualSpacing/>
        <w:rPr>
          <w:rFonts w:cs="Calibri"/>
        </w:rPr>
      </w:pPr>
      <w:r w:rsidRPr="00472557">
        <w:rPr>
          <w:rFonts w:cs="Calibri"/>
          <w:u w:val="single"/>
        </w:rPr>
        <w:t>IRB Expiration Date</w:t>
      </w:r>
      <w:r>
        <w:rPr>
          <w:rFonts w:cs="Calibri"/>
        </w:rPr>
        <w:t xml:space="preserve"> – Date that the approval of the IRB is no longer valid.</w:t>
      </w:r>
    </w:p>
    <w:p w:rsidR="00046934" w:rsidRDefault="00046934" w:rsidP="00472557">
      <w:pPr>
        <w:numPr>
          <w:ilvl w:val="0"/>
          <w:numId w:val="36"/>
        </w:numPr>
        <w:contextualSpacing/>
        <w:rPr>
          <w:rFonts w:cs="Calibri"/>
        </w:rPr>
      </w:pPr>
      <w:r w:rsidRPr="00472557">
        <w:rPr>
          <w:rFonts w:cs="Calibri"/>
          <w:u w:val="single"/>
        </w:rPr>
        <w:t>Willingness to be contacted for Other Studies</w:t>
      </w:r>
      <w:r>
        <w:rPr>
          <w:rFonts w:cs="Calibri"/>
        </w:rPr>
        <w:t xml:space="preserve"> – Enter Yes or No if the candidate agrees</w:t>
      </w:r>
    </w:p>
    <w:p w:rsidR="00046934" w:rsidRDefault="00046934" w:rsidP="00472557">
      <w:pPr>
        <w:numPr>
          <w:ilvl w:val="0"/>
          <w:numId w:val="36"/>
        </w:numPr>
        <w:contextualSpacing/>
        <w:rPr>
          <w:rFonts w:cs="Calibri"/>
        </w:rPr>
      </w:pPr>
      <w:r w:rsidRPr="00472557">
        <w:rPr>
          <w:rFonts w:cs="Calibri"/>
          <w:u w:val="single"/>
        </w:rPr>
        <w:t>Specify Limitations if any</w:t>
      </w:r>
      <w:r>
        <w:rPr>
          <w:rFonts w:cs="Calibri"/>
        </w:rPr>
        <w:t xml:space="preserve"> – Free text, stating what limits on other studies the candidate would participate.</w:t>
      </w:r>
    </w:p>
    <w:p w:rsidR="00046934" w:rsidRDefault="00046934" w:rsidP="00472557">
      <w:pPr>
        <w:numPr>
          <w:ilvl w:val="0"/>
          <w:numId w:val="36"/>
        </w:numPr>
        <w:contextualSpacing/>
        <w:rPr>
          <w:rFonts w:cs="Calibri"/>
        </w:rPr>
      </w:pPr>
      <w:r w:rsidRPr="00472557">
        <w:rPr>
          <w:rFonts w:cs="Calibri"/>
          <w:u w:val="single"/>
        </w:rPr>
        <w:t>Comments</w:t>
      </w:r>
      <w:r>
        <w:rPr>
          <w:rFonts w:cs="Calibri"/>
        </w:rPr>
        <w:t xml:space="preserve"> – Free Text for the person obtaining consent may make notes. (optional)</w:t>
      </w:r>
    </w:p>
    <w:p w:rsidR="00046934" w:rsidRPr="00046934" w:rsidRDefault="00046934" w:rsidP="00046934">
      <w:pPr>
        <w:ind w:left="720"/>
        <w:contextualSpacing/>
        <w:rPr>
          <w:rFonts w:cs="Calibri"/>
        </w:rPr>
      </w:pPr>
    </w:p>
    <w:p w:rsidR="00046934" w:rsidRDefault="00046934" w:rsidP="00046934">
      <w:pPr>
        <w:keepNext/>
        <w:contextualSpacing/>
      </w:pPr>
      <w:r>
        <w:rPr>
          <w:rFonts w:cs="Calibri"/>
          <w:noProof/>
        </w:rPr>
        <w:lastRenderedPageBreak/>
        <w:drawing>
          <wp:inline distT="0" distB="0" distL="0" distR="0" wp14:anchorId="1CCB1D70" wp14:editId="37351C2B">
            <wp:extent cx="5943600" cy="533400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w="19050">
                      <a:solidFill>
                        <a:schemeClr val="accent4">
                          <a:lumMod val="50000"/>
                        </a:schemeClr>
                      </a:solidFill>
                    </a:ln>
                  </pic:spPr>
                </pic:pic>
              </a:graphicData>
            </a:graphic>
          </wp:inline>
        </w:drawing>
      </w:r>
    </w:p>
    <w:p w:rsidR="00046934" w:rsidRDefault="00046934" w:rsidP="00046934">
      <w:pPr>
        <w:pStyle w:val="Caption"/>
        <w:keepNext w:val="0"/>
      </w:pPr>
      <w:bookmarkStart w:id="137" w:name="_Ref439251821"/>
      <w:bookmarkStart w:id="138" w:name="_Toc439255285"/>
      <w:r>
        <w:t xml:space="preserve">Figure </w:t>
      </w:r>
      <w:r>
        <w:fldChar w:fldCharType="begin"/>
      </w:r>
      <w:r>
        <w:instrText xml:space="preserve"> SEQ Figure \* ARABIC </w:instrText>
      </w:r>
      <w:r>
        <w:fldChar w:fldCharType="separate"/>
      </w:r>
      <w:r w:rsidR="00472557">
        <w:t>20</w:t>
      </w:r>
      <w:r>
        <w:fldChar w:fldCharType="end"/>
      </w:r>
      <w:bookmarkEnd w:id="137"/>
      <w:r>
        <w:t xml:space="preserve"> - </w:t>
      </w:r>
      <w:r w:rsidRPr="00CE0920">
        <w:t>Create Candidate Consent Validation Form</w:t>
      </w:r>
      <w:bookmarkEnd w:id="138"/>
    </w:p>
    <w:p w:rsidR="00046934" w:rsidRDefault="00046934" w:rsidP="00946F34">
      <w:pPr>
        <w:numPr>
          <w:ilvl w:val="0"/>
          <w:numId w:val="27"/>
        </w:numPr>
        <w:contextualSpacing/>
        <w:rPr>
          <w:rFonts w:cs="Calibri"/>
        </w:rPr>
      </w:pPr>
      <w:r>
        <w:rPr>
          <w:rFonts w:cs="Calibri"/>
        </w:rPr>
        <w:t>When complete, press the Save button.</w:t>
      </w:r>
    </w:p>
    <w:p w:rsidR="00691F76" w:rsidRDefault="00691F76" w:rsidP="00946F34">
      <w:pPr>
        <w:numPr>
          <w:ilvl w:val="0"/>
          <w:numId w:val="27"/>
        </w:numPr>
        <w:contextualSpacing/>
        <w:rPr>
          <w:rFonts w:cs="Calibri"/>
        </w:rPr>
      </w:pPr>
      <w:r>
        <w:rPr>
          <w:rFonts w:cs="Calibri"/>
        </w:rPr>
        <w:t>The screen will then show an edit window for the Consent Validation Form.   Here the values for the fields should be reviewed, and modified as necessary.  (</w:t>
      </w:r>
      <w:proofErr w:type="gramStart"/>
      <w:r>
        <w:rPr>
          <w:rFonts w:cs="Calibri"/>
        </w:rPr>
        <w:t>after</w:t>
      </w:r>
      <w:proofErr w:type="gramEnd"/>
      <w:r>
        <w:rPr>
          <w:rFonts w:cs="Calibri"/>
        </w:rPr>
        <w:t xml:space="preserve"> modification, press Save again). </w:t>
      </w:r>
    </w:p>
    <w:p w:rsidR="00691F76" w:rsidRDefault="00691F76" w:rsidP="00946F34">
      <w:pPr>
        <w:numPr>
          <w:ilvl w:val="0"/>
          <w:numId w:val="27"/>
        </w:numPr>
        <w:contextualSpacing/>
        <w:rPr>
          <w:rFonts w:cs="Calibri"/>
        </w:rPr>
      </w:pPr>
      <w:r>
        <w:rPr>
          <w:rFonts w:cs="Calibri"/>
        </w:rPr>
        <w:t>When complete, and accurate, press the Submit button</w:t>
      </w:r>
      <w:r w:rsidR="002562A2">
        <w:rPr>
          <w:rFonts w:cs="Calibri"/>
        </w:rPr>
        <w:t>, which goes to an expanded View Candidate Record Details screen, where additional information may be entered (</w:t>
      </w:r>
      <w:r w:rsidR="002562A2">
        <w:rPr>
          <w:rFonts w:cs="Calibri"/>
        </w:rPr>
        <w:fldChar w:fldCharType="begin"/>
      </w:r>
      <w:r w:rsidR="002562A2">
        <w:rPr>
          <w:rFonts w:cs="Calibri"/>
        </w:rPr>
        <w:instrText xml:space="preserve"> REF _Ref439254789 \h </w:instrText>
      </w:r>
      <w:r w:rsidR="002562A2">
        <w:rPr>
          <w:rFonts w:cs="Calibri"/>
        </w:rPr>
      </w:r>
      <w:r w:rsidR="002562A2">
        <w:rPr>
          <w:rFonts w:cs="Calibri"/>
        </w:rPr>
        <w:fldChar w:fldCharType="separate"/>
      </w:r>
      <w:r w:rsidR="00472557">
        <w:t xml:space="preserve">Figure </w:t>
      </w:r>
      <w:r w:rsidR="00472557">
        <w:rPr>
          <w:noProof/>
        </w:rPr>
        <w:t>21</w:t>
      </w:r>
      <w:r w:rsidR="002562A2">
        <w:rPr>
          <w:rFonts w:cs="Calibri"/>
        </w:rPr>
        <w:fldChar w:fldCharType="end"/>
      </w:r>
      <w:r w:rsidR="002562A2">
        <w:rPr>
          <w:rFonts w:cs="Calibri"/>
        </w:rPr>
        <w:t>).</w:t>
      </w:r>
      <w:r>
        <w:rPr>
          <w:rFonts w:cs="Calibri"/>
        </w:rPr>
        <w:t xml:space="preserve"> </w:t>
      </w:r>
    </w:p>
    <w:p w:rsidR="00691F76" w:rsidRDefault="00691F76" w:rsidP="00691F76">
      <w:pPr>
        <w:keepNext/>
        <w:contextualSpacing/>
      </w:pPr>
    </w:p>
    <w:p w:rsidR="00691F76" w:rsidRPr="00946F34" w:rsidRDefault="00691F76" w:rsidP="00691F76">
      <w:pPr>
        <w:pStyle w:val="Caption"/>
        <w:keepNext w:val="0"/>
        <w:rPr>
          <w:rFonts w:cs="Calibri"/>
        </w:rPr>
      </w:pPr>
      <w:bookmarkStart w:id="139" w:name="_Ref439254789"/>
      <w:bookmarkStart w:id="140" w:name="_Toc439255286"/>
      <w:r>
        <w:t xml:space="preserve">Figure </w:t>
      </w:r>
      <w:r>
        <w:fldChar w:fldCharType="begin"/>
      </w:r>
      <w:r>
        <w:instrText xml:space="preserve"> SEQ Figure \* ARABIC </w:instrText>
      </w:r>
      <w:r>
        <w:fldChar w:fldCharType="separate"/>
      </w:r>
      <w:r w:rsidR="00472557">
        <w:t>21</w:t>
      </w:r>
      <w:r>
        <w:fldChar w:fldCharType="end"/>
      </w:r>
      <w:bookmarkEnd w:id="139"/>
      <w:r>
        <w:t xml:space="preserve"> - Expanded View Candidate Record Details Form</w:t>
      </w:r>
      <w:bookmarkEnd w:id="140"/>
      <w:r w:rsidR="00472557">
        <w:rPr>
          <w:rFonts w:cs="Calibri"/>
        </w:rPr>
        <w:drawing>
          <wp:inline distT="0" distB="0" distL="0" distR="0" wp14:anchorId="6E53978E" wp14:editId="17EA0FD6">
            <wp:extent cx="5934075" cy="2981325"/>
            <wp:effectExtent l="19050" t="19050" r="28575" b="285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2981325"/>
                    </a:xfrm>
                    <a:prstGeom prst="rect">
                      <a:avLst/>
                    </a:prstGeom>
                    <a:noFill/>
                    <a:ln w="19050">
                      <a:solidFill>
                        <a:schemeClr val="accent4">
                          <a:lumMod val="50000"/>
                        </a:schemeClr>
                      </a:solidFill>
                    </a:ln>
                  </pic:spPr>
                </pic:pic>
              </a:graphicData>
            </a:graphic>
          </wp:inline>
        </w:drawing>
      </w:r>
    </w:p>
    <w:p w:rsidR="00814501" w:rsidRDefault="00691F76" w:rsidP="00FA0D95">
      <w:pPr>
        <w:pStyle w:val="Heading2"/>
        <w:keepNext/>
        <w:tabs>
          <w:tab w:val="clear" w:pos="450"/>
          <w:tab w:val="num" w:pos="720"/>
        </w:tabs>
        <w:autoSpaceDE/>
        <w:autoSpaceDN/>
        <w:adjustRightInd/>
        <w:spacing w:before="120" w:after="120"/>
        <w:ind w:left="720" w:hanging="720"/>
      </w:pPr>
      <w:bookmarkStart w:id="141" w:name="_Toc439255237"/>
      <w:r>
        <w:t>Entering Candidate Demographics Form</w:t>
      </w:r>
      <w:bookmarkEnd w:id="141"/>
    </w:p>
    <w:p w:rsidR="002562A2" w:rsidRPr="002562A2" w:rsidRDefault="002562A2" w:rsidP="002562A2"/>
    <w:p w:rsidR="005E5043" w:rsidRDefault="005E5043" w:rsidP="00A962AA">
      <w:pPr>
        <w:pStyle w:val="Heading3"/>
        <w:keepNext w:val="0"/>
        <w:keepLines w:val="0"/>
      </w:pPr>
      <w:bookmarkStart w:id="142" w:name="_Toc439255238"/>
      <w:r>
        <w:t>Process</w:t>
      </w:r>
      <w:bookmarkEnd w:id="142"/>
    </w:p>
    <w:p w:rsidR="00A962AA" w:rsidRPr="00A962AA" w:rsidRDefault="00A962AA" w:rsidP="00A962AA"/>
    <w:p w:rsidR="00691F76" w:rsidRDefault="00691F76" w:rsidP="00691F76">
      <w:pPr>
        <w:pStyle w:val="Heading2"/>
        <w:keepNext/>
        <w:tabs>
          <w:tab w:val="clear" w:pos="450"/>
        </w:tabs>
        <w:autoSpaceDE/>
        <w:autoSpaceDN/>
        <w:adjustRightInd/>
        <w:spacing w:before="120" w:after="120"/>
        <w:ind w:left="720" w:hanging="720"/>
      </w:pPr>
      <w:bookmarkStart w:id="143" w:name="_Toc439255239"/>
      <w:r>
        <w:t>Entering Candidate Health History Form</w:t>
      </w:r>
      <w:bookmarkEnd w:id="143"/>
    </w:p>
    <w:p w:rsidR="00691F76" w:rsidRDefault="00691F76" w:rsidP="00691F76">
      <w:pPr>
        <w:pStyle w:val="Heading2"/>
        <w:numPr>
          <w:ilvl w:val="0"/>
          <w:numId w:val="0"/>
        </w:numPr>
        <w:autoSpaceDE/>
        <w:autoSpaceDN/>
        <w:adjustRightInd/>
        <w:spacing w:before="120" w:after="120"/>
      </w:pPr>
    </w:p>
    <w:p w:rsidR="00691F76" w:rsidRDefault="00691F76" w:rsidP="00691F76">
      <w:pPr>
        <w:pStyle w:val="Heading3"/>
      </w:pPr>
      <w:bookmarkStart w:id="144" w:name="_Toc439255240"/>
      <w:r>
        <w:t>Process</w:t>
      </w:r>
      <w:bookmarkEnd w:id="144"/>
    </w:p>
    <w:p w:rsidR="00691F76" w:rsidRPr="00691F76" w:rsidRDefault="00691F76" w:rsidP="00691F76"/>
    <w:p w:rsidR="005E5043" w:rsidRPr="00924959" w:rsidRDefault="00691F76" w:rsidP="00691F76">
      <w:pPr>
        <w:pStyle w:val="Heading2"/>
        <w:keepNext/>
        <w:tabs>
          <w:tab w:val="clear" w:pos="450"/>
        </w:tabs>
        <w:autoSpaceDE/>
        <w:autoSpaceDN/>
        <w:adjustRightInd/>
        <w:spacing w:before="120" w:after="120"/>
        <w:ind w:left="720" w:hanging="720"/>
      </w:pPr>
      <w:bookmarkStart w:id="145" w:name="_Toc439255241"/>
      <w:r>
        <w:t>Entering Candidate Social History Form</w:t>
      </w:r>
      <w:bookmarkEnd w:id="145"/>
    </w:p>
    <w:p w:rsidR="005E5043" w:rsidRDefault="005E5043" w:rsidP="005E5043"/>
    <w:p w:rsidR="005E5043" w:rsidRPr="00924959" w:rsidRDefault="005E5043" w:rsidP="005E5043">
      <w:pPr>
        <w:pStyle w:val="Heading3"/>
      </w:pPr>
      <w:bookmarkStart w:id="146" w:name="_Toc439255242"/>
      <w:r>
        <w:t>Process</w:t>
      </w:r>
      <w:bookmarkEnd w:id="146"/>
    </w:p>
    <w:p w:rsidR="005E5043" w:rsidRPr="00924959" w:rsidRDefault="005E5043" w:rsidP="005E5043">
      <w:pPr>
        <w:numPr>
          <w:ilvl w:val="0"/>
          <w:numId w:val="28"/>
        </w:numPr>
      </w:pPr>
      <w:r>
        <w:t>C</w:t>
      </w:r>
      <w:r w:rsidRPr="00924959">
        <w:t xml:space="preserve">lick </w:t>
      </w:r>
      <w:r w:rsidRPr="00924959">
        <w:rPr>
          <w:b/>
        </w:rPr>
        <w:t>(Add)</w:t>
      </w:r>
      <w:r w:rsidRPr="00924959">
        <w:t xml:space="preserve"> under </w:t>
      </w:r>
      <w:r w:rsidRPr="00924959">
        <w:rPr>
          <w:b/>
        </w:rPr>
        <w:t>Donor Eligibility</w:t>
      </w:r>
      <w:r w:rsidRPr="00924959">
        <w:t xml:space="preserve"> on the Home Screen.</w:t>
      </w:r>
    </w:p>
    <w:p w:rsidR="005E5043" w:rsidRDefault="005E5043" w:rsidP="005E5043">
      <w:pPr>
        <w:numPr>
          <w:ilvl w:val="0"/>
          <w:numId w:val="28"/>
        </w:numPr>
      </w:pPr>
      <w:r w:rsidRPr="00924959">
        <w:t xml:space="preserve">After completing the form, click </w:t>
      </w:r>
      <w:r w:rsidRPr="00924959">
        <w:rPr>
          <w:b/>
        </w:rPr>
        <w:t>Save</w:t>
      </w:r>
      <w:r w:rsidRPr="00924959">
        <w:t>. The form reappears</w:t>
      </w:r>
      <w:r>
        <w:t xml:space="preserve">, </w:t>
      </w:r>
      <w:proofErr w:type="gramStart"/>
      <w:r>
        <w:t xml:space="preserve">enabling </w:t>
      </w:r>
      <w:r w:rsidRPr="00924959">
        <w:t xml:space="preserve"> fu</w:t>
      </w:r>
      <w:r>
        <w:t>rther</w:t>
      </w:r>
      <w:proofErr w:type="gramEnd"/>
      <w:r w:rsidRPr="00924959">
        <w:t xml:space="preserve"> edits. </w:t>
      </w:r>
    </w:p>
    <w:p w:rsidR="005E5043" w:rsidRDefault="005E5043" w:rsidP="005E5043">
      <w:pPr>
        <w:numPr>
          <w:ilvl w:val="0"/>
          <w:numId w:val="28"/>
        </w:numPr>
      </w:pPr>
      <w:r>
        <w:t xml:space="preserve">Click </w:t>
      </w:r>
      <w:r w:rsidRPr="00924959">
        <w:rPr>
          <w:b/>
          <w:noProof/>
        </w:rPr>
        <w:t>Home</w:t>
      </w:r>
      <w:r w:rsidRPr="00924959">
        <w:t xml:space="preserve"> to return to the Home Screen.  Note that the candidate’s </w:t>
      </w:r>
      <w:r w:rsidRPr="00924959">
        <w:rPr>
          <w:b/>
        </w:rPr>
        <w:t xml:space="preserve">Consent Verified </w:t>
      </w:r>
      <w:r w:rsidRPr="00924959">
        <w:t xml:space="preserve">and </w:t>
      </w:r>
      <w:r w:rsidRPr="00924959">
        <w:rPr>
          <w:b/>
        </w:rPr>
        <w:t>Donor</w:t>
      </w:r>
      <w:r w:rsidRPr="00924959">
        <w:t xml:space="preserve"> </w:t>
      </w:r>
      <w:r w:rsidRPr="00924959">
        <w:rPr>
          <w:b/>
        </w:rPr>
        <w:t>Eligibility</w:t>
      </w:r>
      <w:r w:rsidRPr="00924959">
        <w:t xml:space="preserve"> columns are now updated.</w:t>
      </w:r>
    </w:p>
    <w:p w:rsidR="00691F76" w:rsidRPr="00691F76" w:rsidRDefault="00691F76" w:rsidP="00691F76"/>
    <w:p w:rsidR="00691F76" w:rsidRPr="00924959" w:rsidRDefault="00691F76" w:rsidP="00691F76">
      <w:pPr>
        <w:pStyle w:val="Heading2"/>
        <w:keepNext/>
        <w:tabs>
          <w:tab w:val="clear" w:pos="450"/>
        </w:tabs>
        <w:autoSpaceDE/>
        <w:autoSpaceDN/>
        <w:adjustRightInd/>
        <w:spacing w:before="120" w:after="120"/>
        <w:ind w:left="720" w:hanging="720"/>
      </w:pPr>
      <w:bookmarkStart w:id="147" w:name="_Toc439255243"/>
      <w:r>
        <w:lastRenderedPageBreak/>
        <w:t xml:space="preserve">Adding Candidate </w:t>
      </w:r>
      <w:proofErr w:type="spellStart"/>
      <w:r>
        <w:t>CaseRecords</w:t>
      </w:r>
      <w:bookmarkEnd w:id="147"/>
      <w:proofErr w:type="spellEnd"/>
    </w:p>
    <w:p w:rsidR="00691F76" w:rsidRDefault="00691F76" w:rsidP="00691F76"/>
    <w:p w:rsidR="00691F76" w:rsidRPr="00924959" w:rsidRDefault="00691F76" w:rsidP="00691F76">
      <w:pPr>
        <w:pStyle w:val="Heading3"/>
      </w:pPr>
      <w:bookmarkStart w:id="148" w:name="_Toc439255244"/>
      <w:r>
        <w:t>Process</w:t>
      </w:r>
      <w:bookmarkEnd w:id="148"/>
    </w:p>
    <w:p w:rsidR="00691F76" w:rsidRDefault="00A4187A" w:rsidP="00A4187A">
      <w:pPr>
        <w:numPr>
          <w:ilvl w:val="0"/>
          <w:numId w:val="34"/>
        </w:numPr>
      </w:pPr>
      <w:r>
        <w:t xml:space="preserve">  </w:t>
      </w:r>
    </w:p>
    <w:p w:rsidR="00A4187A" w:rsidRDefault="00A4187A" w:rsidP="00A4187A">
      <w:pPr>
        <w:keepNext/>
      </w:pPr>
      <w:r>
        <w:rPr>
          <w:noProof/>
        </w:rPr>
        <w:drawing>
          <wp:inline distT="0" distB="0" distL="0" distR="0" wp14:anchorId="11646F75" wp14:editId="5514A156">
            <wp:extent cx="5934075" cy="2952750"/>
            <wp:effectExtent l="19050" t="19050" r="28575" b="190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52750"/>
                    </a:xfrm>
                    <a:prstGeom prst="rect">
                      <a:avLst/>
                    </a:prstGeom>
                    <a:noFill/>
                    <a:ln w="19050">
                      <a:solidFill>
                        <a:schemeClr val="accent4">
                          <a:lumMod val="50000"/>
                        </a:schemeClr>
                      </a:solidFill>
                    </a:ln>
                  </pic:spPr>
                </pic:pic>
              </a:graphicData>
            </a:graphic>
          </wp:inline>
        </w:drawing>
      </w:r>
    </w:p>
    <w:p w:rsidR="00A4187A" w:rsidRDefault="00A4187A" w:rsidP="00A4187A">
      <w:pPr>
        <w:pStyle w:val="Caption"/>
        <w:keepNext w:val="0"/>
      </w:pPr>
      <w:bookmarkStart w:id="149" w:name="_Toc439255287"/>
      <w:r>
        <w:t xml:space="preserve">Figure </w:t>
      </w:r>
      <w:r>
        <w:fldChar w:fldCharType="begin"/>
      </w:r>
      <w:r>
        <w:instrText xml:space="preserve"> SEQ Figure \* ARABIC </w:instrText>
      </w:r>
      <w:r>
        <w:fldChar w:fldCharType="separate"/>
      </w:r>
      <w:r w:rsidR="00472557">
        <w:t>22</w:t>
      </w:r>
      <w:r>
        <w:fldChar w:fldCharType="end"/>
      </w:r>
      <w:r>
        <w:t xml:space="preserve"> - Creating a Case Record for a Candidate</w:t>
      </w:r>
      <w:bookmarkEnd w:id="149"/>
    </w:p>
    <w:p w:rsidR="00A4187A" w:rsidRDefault="00A4187A" w:rsidP="00A4187A">
      <w:pPr>
        <w:numPr>
          <w:ilvl w:val="0"/>
          <w:numId w:val="34"/>
        </w:numPr>
      </w:pPr>
      <w:r>
        <w:t xml:space="preserve">  </w:t>
      </w:r>
    </w:p>
    <w:p w:rsidR="00675DA5" w:rsidRDefault="00675DA5" w:rsidP="00675DA5">
      <w:pPr>
        <w:pStyle w:val="Heading1"/>
      </w:pPr>
      <w:bookmarkStart w:id="150" w:name="_Toc439255245"/>
      <w:r>
        <w:t>PRC Role</w:t>
      </w:r>
      <w:bookmarkEnd w:id="150"/>
    </w:p>
    <w:p w:rsidR="00675DA5" w:rsidRDefault="00675DA5" w:rsidP="00814501">
      <w:pPr>
        <w:pStyle w:val="Heading2"/>
      </w:pPr>
      <w:bookmarkStart w:id="151" w:name="_Toc439255246"/>
      <w:r>
        <w:t>Process Overview</w:t>
      </w:r>
      <w:bookmarkEnd w:id="151"/>
      <w:r>
        <w:t xml:space="preserve"> </w:t>
      </w:r>
    </w:p>
    <w:p w:rsidR="00675DA5" w:rsidRDefault="00675DA5" w:rsidP="00675DA5">
      <w:pPr>
        <w:pStyle w:val="TemplateInstructions-DeleteBeforePublishing"/>
        <w:rPr>
          <w:rFonts w:ascii="Cambria" w:hAnsi="Cambria"/>
          <w:color w:val="000000"/>
          <w:highlight w:val="yellow"/>
        </w:rPr>
      </w:pPr>
      <w:r>
        <w:rPr>
          <w:rFonts w:ascii="Cambria" w:hAnsi="Cambria"/>
          <w:color w:val="000000"/>
          <w:highlight w:val="yellow"/>
        </w:rPr>
        <w:t xml:space="preserve">[Provide a concise description of the overall processes managed by the software, and how </w:t>
      </w:r>
      <w:proofErr w:type="gramStart"/>
      <w:r>
        <w:rPr>
          <w:rFonts w:ascii="Cambria" w:hAnsi="Cambria"/>
          <w:color w:val="000000"/>
          <w:highlight w:val="yellow"/>
        </w:rPr>
        <w:t xml:space="preserve">the </w:t>
      </w:r>
      <w:r w:rsidR="00814501">
        <w:rPr>
          <w:rFonts w:ascii="Cambria" w:hAnsi="Cambria"/>
          <w:color w:val="000000"/>
          <w:highlight w:val="yellow"/>
        </w:rPr>
        <w:t xml:space="preserve"> PRC</w:t>
      </w:r>
      <w:proofErr w:type="gramEnd"/>
      <w:r w:rsidR="00814501">
        <w:rPr>
          <w:rFonts w:ascii="Cambria" w:hAnsi="Cambria"/>
          <w:color w:val="000000"/>
          <w:highlight w:val="yellow"/>
        </w:rPr>
        <w:t xml:space="preserve"> </w:t>
      </w:r>
      <w:r>
        <w:rPr>
          <w:rFonts w:ascii="Cambria" w:hAnsi="Cambria"/>
          <w:color w:val="000000"/>
          <w:highlight w:val="yellow"/>
        </w:rPr>
        <w:t>user interacts with the system. As applicable, reference related processes and corresponding documentation (you may want to create an ordered list of each workflow/process to be covered).]</w:t>
      </w:r>
    </w:p>
    <w:p w:rsidR="00675DA5" w:rsidRDefault="00675DA5" w:rsidP="00823BAA">
      <w:pPr>
        <w:spacing w:after="0" w:line="240" w:lineRule="auto"/>
        <w:rPr>
          <w:rFonts w:asciiTheme="majorHAnsi" w:eastAsiaTheme="majorEastAsia" w:hAnsiTheme="majorHAnsi" w:cstheme="majorBidi"/>
          <w:b/>
          <w:bCs/>
          <w:color w:val="009900"/>
          <w:sz w:val="32"/>
          <w:szCs w:val="28"/>
        </w:rPr>
      </w:pPr>
    </w:p>
    <w:p w:rsidR="00675DA5" w:rsidRDefault="00675DA5" w:rsidP="00823BAA">
      <w:pPr>
        <w:spacing w:after="0" w:line="240" w:lineRule="auto"/>
        <w:rPr>
          <w:rFonts w:asciiTheme="majorHAnsi" w:eastAsiaTheme="majorEastAsia" w:hAnsiTheme="majorHAnsi" w:cstheme="majorBidi"/>
          <w:b/>
          <w:bCs/>
          <w:color w:val="009900"/>
          <w:sz w:val="32"/>
          <w:szCs w:val="28"/>
        </w:rPr>
      </w:pPr>
    </w:p>
    <w:p w:rsidR="00675DA5" w:rsidRDefault="00675DA5" w:rsidP="00675DA5">
      <w:pPr>
        <w:pStyle w:val="Heading1"/>
      </w:pPr>
      <w:bookmarkStart w:id="152" w:name="_Toc439255247"/>
      <w:r>
        <w:t>DM Role</w:t>
      </w:r>
      <w:bookmarkEnd w:id="152"/>
    </w:p>
    <w:p w:rsidR="00675DA5" w:rsidRDefault="00675DA5" w:rsidP="00814501">
      <w:pPr>
        <w:pStyle w:val="Heading2"/>
      </w:pPr>
      <w:bookmarkStart w:id="153" w:name="_Toc439255248"/>
      <w:r>
        <w:t>Process Overview</w:t>
      </w:r>
      <w:bookmarkEnd w:id="153"/>
      <w:r>
        <w:t xml:space="preserve"> </w:t>
      </w:r>
    </w:p>
    <w:p w:rsidR="00675DA5" w:rsidRDefault="00675DA5" w:rsidP="00675DA5">
      <w:pPr>
        <w:pStyle w:val="TemplateInstructions-DeleteBeforePublishing"/>
        <w:rPr>
          <w:rFonts w:ascii="Cambria" w:hAnsi="Cambria"/>
          <w:color w:val="000000"/>
          <w:highlight w:val="yellow"/>
        </w:rPr>
      </w:pPr>
      <w:r>
        <w:rPr>
          <w:rFonts w:ascii="Cambria" w:hAnsi="Cambria"/>
          <w:color w:val="000000"/>
          <w:highlight w:val="yellow"/>
        </w:rPr>
        <w:t xml:space="preserve">[Provide a concise description of the overall processes managed by the software, and how the </w:t>
      </w:r>
      <w:r w:rsidR="00814501">
        <w:rPr>
          <w:rFonts w:ascii="Cambria" w:hAnsi="Cambria"/>
          <w:color w:val="000000"/>
          <w:highlight w:val="yellow"/>
        </w:rPr>
        <w:t xml:space="preserve">data manager </w:t>
      </w:r>
      <w:r>
        <w:rPr>
          <w:rFonts w:ascii="Cambria" w:hAnsi="Cambria"/>
          <w:color w:val="000000"/>
          <w:highlight w:val="yellow"/>
        </w:rPr>
        <w:t>user interacts with the system. As applicable, reference related processes and corresponding documentation (you may want to create an ordered list of each workflow/process to be covered).]</w:t>
      </w:r>
    </w:p>
    <w:p w:rsidR="00675DA5" w:rsidRDefault="00675DA5" w:rsidP="00823BAA">
      <w:pPr>
        <w:spacing w:after="0" w:line="240" w:lineRule="auto"/>
        <w:rPr>
          <w:rFonts w:asciiTheme="majorHAnsi" w:eastAsiaTheme="majorEastAsia" w:hAnsiTheme="majorHAnsi" w:cstheme="majorBidi"/>
          <w:b/>
          <w:bCs/>
          <w:color w:val="009900"/>
          <w:sz w:val="32"/>
          <w:szCs w:val="28"/>
        </w:rPr>
      </w:pPr>
    </w:p>
    <w:p w:rsidR="00675DA5" w:rsidRDefault="00675DA5" w:rsidP="00823BAA">
      <w:pPr>
        <w:spacing w:after="0" w:line="240" w:lineRule="auto"/>
        <w:rPr>
          <w:rFonts w:asciiTheme="majorHAnsi" w:eastAsiaTheme="majorEastAsia" w:hAnsiTheme="majorHAnsi" w:cstheme="majorBidi"/>
          <w:b/>
          <w:bCs/>
          <w:color w:val="009900"/>
          <w:sz w:val="32"/>
          <w:szCs w:val="28"/>
        </w:rPr>
      </w:pPr>
    </w:p>
    <w:p w:rsidR="00675DA5" w:rsidRDefault="00675DA5" w:rsidP="00675DA5">
      <w:pPr>
        <w:pStyle w:val="Heading1"/>
      </w:pPr>
      <w:bookmarkStart w:id="154" w:name="_Toc439255249"/>
      <w:r>
        <w:lastRenderedPageBreak/>
        <w:t>LDS Role</w:t>
      </w:r>
      <w:bookmarkEnd w:id="154"/>
    </w:p>
    <w:p w:rsidR="00675DA5" w:rsidRDefault="00675DA5" w:rsidP="00814501">
      <w:pPr>
        <w:pStyle w:val="Heading2"/>
      </w:pPr>
      <w:bookmarkStart w:id="155" w:name="_Toc439255250"/>
      <w:r>
        <w:t>Process Overview</w:t>
      </w:r>
      <w:bookmarkEnd w:id="155"/>
      <w:r>
        <w:t xml:space="preserve"> </w:t>
      </w:r>
    </w:p>
    <w:p w:rsidR="00675DA5" w:rsidRDefault="00675DA5" w:rsidP="00675DA5">
      <w:pPr>
        <w:pStyle w:val="TemplateInstructions-DeleteBeforePublishing"/>
        <w:rPr>
          <w:rFonts w:ascii="Cambria" w:hAnsi="Cambria"/>
          <w:color w:val="000000"/>
          <w:highlight w:val="yellow"/>
        </w:rPr>
      </w:pPr>
      <w:r>
        <w:rPr>
          <w:rFonts w:ascii="Cambria" w:hAnsi="Cambria"/>
          <w:color w:val="000000"/>
          <w:highlight w:val="yellow"/>
        </w:rPr>
        <w:t xml:space="preserve">[Provide a concise description of the overall processes managed by the software, and how the </w:t>
      </w:r>
      <w:proofErr w:type="gramStart"/>
      <w:r>
        <w:rPr>
          <w:rFonts w:ascii="Cambria" w:hAnsi="Cambria"/>
          <w:color w:val="000000"/>
          <w:highlight w:val="yellow"/>
        </w:rPr>
        <w:t xml:space="preserve">user </w:t>
      </w:r>
      <w:r w:rsidR="00814501">
        <w:rPr>
          <w:rFonts w:ascii="Cambria" w:hAnsi="Cambria"/>
          <w:color w:val="000000"/>
          <w:highlight w:val="yellow"/>
        </w:rPr>
        <w:t xml:space="preserve"> with</w:t>
      </w:r>
      <w:proofErr w:type="gramEnd"/>
      <w:r w:rsidR="00814501">
        <w:rPr>
          <w:rFonts w:ascii="Cambria" w:hAnsi="Cambria"/>
          <w:color w:val="000000"/>
          <w:highlight w:val="yellow"/>
        </w:rPr>
        <w:t xml:space="preserve"> the LDS role </w:t>
      </w:r>
      <w:r>
        <w:rPr>
          <w:rFonts w:ascii="Cambria" w:hAnsi="Cambria"/>
          <w:color w:val="000000"/>
          <w:highlight w:val="yellow"/>
        </w:rPr>
        <w:t>interacts with the system. As applicable, reference related processes and corresponding documentation (you may want to create an ordered list of each workflow/process to be covered).]</w:t>
      </w:r>
    </w:p>
    <w:p w:rsidR="00823BAA" w:rsidRDefault="007B5760" w:rsidP="00823BAA">
      <w:pPr>
        <w:pStyle w:val="Heading1"/>
        <w:spacing w:before="360" w:after="60" w:line="240" w:lineRule="auto"/>
        <w:rPr>
          <w:color w:val="009900"/>
        </w:rPr>
      </w:pPr>
      <w:bookmarkStart w:id="156" w:name="_Toc439255251"/>
      <w:r>
        <w:t>Administrative Role</w:t>
      </w:r>
      <w:bookmarkEnd w:id="156"/>
    </w:p>
    <w:p w:rsidR="00823BAA" w:rsidRDefault="00823BAA" w:rsidP="00823BAA">
      <w:pPr>
        <w:pStyle w:val="TemplateInstructions-DeleteBeforePublishing"/>
        <w:rPr>
          <w:rFonts w:ascii="Cambria" w:hAnsi="Cambria"/>
          <w:color w:val="000000"/>
          <w:sz w:val="20"/>
          <w:szCs w:val="20"/>
        </w:rPr>
      </w:pPr>
      <w:r>
        <w:rPr>
          <w:rFonts w:ascii="Cambria" w:hAnsi="Cambria"/>
          <w:color w:val="000000"/>
          <w:highlight w:val="yellow"/>
        </w:rPr>
        <w:t>[Provide a concise description of the context for this process or workflow, including any requirements or conditions that are relevant. Repeat this entire section for each major workflow or process.]</w:t>
      </w:r>
    </w:p>
    <w:p w:rsidR="00823BAA" w:rsidRDefault="00823BAA" w:rsidP="00823BAA">
      <w:pPr>
        <w:pStyle w:val="ChapterBodyCopy"/>
        <w:rPr>
          <w:rFonts w:ascii="Cambria" w:hAnsi="Cambria"/>
          <w:color w:val="000000"/>
        </w:rPr>
      </w:pPr>
    </w:p>
    <w:p w:rsidR="002F05F7" w:rsidRDefault="002C3FAE" w:rsidP="00814501">
      <w:pPr>
        <w:pStyle w:val="Heading2"/>
      </w:pPr>
      <w:bookmarkStart w:id="157" w:name="_Toc439255252"/>
      <w:proofErr w:type="spellStart"/>
      <w:r>
        <w:t>Preparing</w:t>
      </w:r>
      <w:r w:rsidR="002F05F7">
        <w:t>ing</w:t>
      </w:r>
      <w:proofErr w:type="spellEnd"/>
      <w:r w:rsidR="002F05F7">
        <w:t xml:space="preserve"> a New Study</w:t>
      </w:r>
      <w:bookmarkEnd w:id="157"/>
    </w:p>
    <w:p w:rsidR="002F05F7" w:rsidRDefault="002F05F7" w:rsidP="002F05F7">
      <w:pPr>
        <w:pStyle w:val="ChapterBodyCopy"/>
        <w:rPr>
          <w:rFonts w:ascii="Cambria" w:hAnsi="Cambria"/>
          <w:color w:val="000000"/>
        </w:rPr>
      </w:pPr>
      <w:r>
        <w:rPr>
          <w:rFonts w:ascii="Cambria" w:hAnsi="Cambria"/>
          <w:color w:val="000000"/>
        </w:rPr>
        <w:t xml:space="preserve">This is the approved process for creating a new, configured, study. </w:t>
      </w:r>
    </w:p>
    <w:p w:rsidR="002F05F7" w:rsidRDefault="002F05F7" w:rsidP="00D93E44">
      <w:pPr>
        <w:pStyle w:val="Heading3"/>
      </w:pPr>
      <w:bookmarkStart w:id="158" w:name="_Toc439255253"/>
      <w:r>
        <w:t>Process</w:t>
      </w:r>
      <w:bookmarkEnd w:id="158"/>
      <w:r>
        <w:t xml:space="preserve">  </w:t>
      </w:r>
    </w:p>
    <w:p w:rsidR="00313F50" w:rsidRPr="00313F50" w:rsidRDefault="00313F50" w:rsidP="00313F50">
      <w:r w:rsidRPr="00313F50">
        <w:rPr>
          <w:highlight w:val="yellow"/>
        </w:rPr>
        <w:t>Note: This process needs to be done in this order, as there are dependencies between the steps.</w:t>
      </w:r>
    </w:p>
    <w:p w:rsidR="002F05F7" w:rsidRPr="002F05F7" w:rsidRDefault="002F05F7" w:rsidP="00823BAA">
      <w:pPr>
        <w:pStyle w:val="ChapterBodyCopy-Step"/>
        <w:rPr>
          <w:rFonts w:ascii="Cambria" w:hAnsi="Cambria"/>
          <w:color w:val="000000"/>
        </w:rPr>
      </w:pPr>
      <w:r>
        <w:t>Login to CDR as an administrator</w:t>
      </w:r>
    </w:p>
    <w:p w:rsidR="002F05F7" w:rsidRPr="00313F50" w:rsidRDefault="002F05F7" w:rsidP="00313F50">
      <w:pPr>
        <w:pStyle w:val="ChapterBodyCopy-Step"/>
        <w:rPr>
          <w:rFonts w:ascii="Cambria" w:hAnsi="Cambria"/>
          <w:color w:val="000000"/>
        </w:rPr>
      </w:pPr>
      <w:r>
        <w:t xml:space="preserve">Modify the tissue list to cover those tissues in the study. (see section </w:t>
      </w:r>
      <w:r w:rsidR="00313F50">
        <w:fldChar w:fldCharType="begin"/>
      </w:r>
      <w:r w:rsidR="00313F50">
        <w:instrText xml:space="preserve"> REF _Ref439073348 \r \h </w:instrText>
      </w:r>
      <w:r w:rsidR="00313F50">
        <w:fldChar w:fldCharType="separate"/>
      </w:r>
      <w:r w:rsidR="00472557">
        <w:t>7.6</w:t>
      </w:r>
      <w:r w:rsidR="00313F50">
        <w:fldChar w:fldCharType="end"/>
      </w:r>
      <w:r>
        <w:t>)</w:t>
      </w:r>
    </w:p>
    <w:p w:rsidR="00313F50" w:rsidRPr="00313F50" w:rsidRDefault="00313F50" w:rsidP="00313F50">
      <w:pPr>
        <w:pStyle w:val="ChapterBodyCopy-Step"/>
        <w:rPr>
          <w:rFonts w:ascii="Cambria" w:hAnsi="Cambria"/>
          <w:color w:val="000000"/>
        </w:rPr>
      </w:pPr>
      <w:r>
        <w:t xml:space="preserve">Modify the organization list to reflect the organizations participating in this study (see section </w:t>
      </w:r>
      <w:r>
        <w:fldChar w:fldCharType="begin"/>
      </w:r>
      <w:r>
        <w:instrText xml:space="preserve"> REF _Ref439073411 \r \h </w:instrText>
      </w:r>
      <w:r>
        <w:fldChar w:fldCharType="separate"/>
      </w:r>
      <w:r w:rsidR="00472557">
        <w:t>7.7</w:t>
      </w:r>
      <w:r>
        <w:fldChar w:fldCharType="end"/>
      </w:r>
      <w:r>
        <w:t>)</w:t>
      </w:r>
    </w:p>
    <w:p w:rsidR="00313F50" w:rsidRPr="007F0EB2" w:rsidRDefault="00313F50" w:rsidP="00313F50">
      <w:pPr>
        <w:pStyle w:val="ChapterBodyCopy-Step"/>
        <w:rPr>
          <w:rFonts w:ascii="Cambria" w:hAnsi="Cambria"/>
          <w:color w:val="000000"/>
        </w:rPr>
      </w:pPr>
      <w:r>
        <w:t xml:space="preserve">Create the Study (see section </w:t>
      </w:r>
      <w:r w:rsidR="007F0EB2">
        <w:fldChar w:fldCharType="begin"/>
      </w:r>
      <w:r w:rsidR="007F0EB2">
        <w:instrText xml:space="preserve"> REF _Ref439245852 \r \h </w:instrText>
      </w:r>
      <w:r w:rsidR="007F0EB2">
        <w:fldChar w:fldCharType="separate"/>
      </w:r>
      <w:r w:rsidR="00472557">
        <w:t>7.2</w:t>
      </w:r>
      <w:r w:rsidR="007F0EB2">
        <w:fldChar w:fldCharType="end"/>
      </w:r>
      <w:r>
        <w:t>)</w:t>
      </w:r>
    </w:p>
    <w:p w:rsidR="007F0EB2" w:rsidRPr="00313F50" w:rsidRDefault="007F0EB2" w:rsidP="00313F50">
      <w:pPr>
        <w:pStyle w:val="ChapterBodyCopy-Step"/>
        <w:rPr>
          <w:rFonts w:ascii="Cambria" w:hAnsi="Cambria"/>
          <w:color w:val="000000"/>
        </w:rPr>
      </w:pPr>
      <w:r>
        <w:t xml:space="preserve">Associate any Organizations that are BSSs with the Study.  There must be at least one. (see section </w:t>
      </w:r>
      <w:r>
        <w:fldChar w:fldCharType="begin"/>
      </w:r>
      <w:r>
        <w:instrText xml:space="preserve"> REF _Ref439245869 \r \h </w:instrText>
      </w:r>
      <w:r>
        <w:fldChar w:fldCharType="separate"/>
      </w:r>
      <w:r w:rsidR="00472557">
        <w:t>7.3</w:t>
      </w:r>
      <w:r>
        <w:fldChar w:fldCharType="end"/>
      </w:r>
      <w:r>
        <w:t xml:space="preserve">) </w:t>
      </w:r>
    </w:p>
    <w:p w:rsidR="00313F50" w:rsidRPr="00313F50" w:rsidRDefault="00313F50" w:rsidP="00313F50">
      <w:pPr>
        <w:pStyle w:val="ChapterBodyCopy-Step"/>
        <w:rPr>
          <w:rFonts w:ascii="Cambria" w:hAnsi="Cambria"/>
          <w:color w:val="000000"/>
        </w:rPr>
      </w:pPr>
      <w:r>
        <w:t xml:space="preserve">Create Users (see section </w:t>
      </w:r>
      <w:r>
        <w:fldChar w:fldCharType="begin"/>
      </w:r>
      <w:r>
        <w:instrText xml:space="preserve"> REF _Ref439073503 \r \h </w:instrText>
      </w:r>
      <w:r>
        <w:fldChar w:fldCharType="separate"/>
      </w:r>
      <w:r w:rsidR="00472557">
        <w:t>7.4</w:t>
      </w:r>
      <w:r>
        <w:fldChar w:fldCharType="end"/>
      </w:r>
      <w:r>
        <w:t>)</w:t>
      </w:r>
    </w:p>
    <w:p w:rsidR="00313F50" w:rsidRPr="002C3FAE" w:rsidRDefault="00313F50" w:rsidP="00313F50">
      <w:pPr>
        <w:pStyle w:val="ChapterBodyCopy-Step"/>
        <w:rPr>
          <w:rFonts w:ascii="Cambria" w:hAnsi="Cambria"/>
          <w:color w:val="000000"/>
        </w:rPr>
      </w:pPr>
      <w:r>
        <w:t xml:space="preserve">Update the Application Settings as needed for this study (section </w:t>
      </w:r>
      <w:r>
        <w:fldChar w:fldCharType="begin"/>
      </w:r>
      <w:r>
        <w:instrText xml:space="preserve"> REF _Ref439074059 \r \h </w:instrText>
      </w:r>
      <w:r>
        <w:fldChar w:fldCharType="separate"/>
      </w:r>
      <w:r w:rsidR="00472557">
        <w:t>7.5</w:t>
      </w:r>
      <w:r>
        <w:fldChar w:fldCharType="end"/>
      </w:r>
      <w:r>
        <w:t>)</w:t>
      </w:r>
    </w:p>
    <w:p w:rsidR="002C3FAE" w:rsidRPr="002C3FAE" w:rsidRDefault="002C3FAE" w:rsidP="002C3FAE">
      <w:pPr>
        <w:pStyle w:val="ChapterBodyCopy-Step"/>
        <w:numPr>
          <w:ilvl w:val="0"/>
          <w:numId w:val="0"/>
        </w:numPr>
        <w:rPr>
          <w:rFonts w:ascii="Cambria" w:hAnsi="Cambria"/>
          <w:color w:val="000000"/>
        </w:rPr>
      </w:pPr>
    </w:p>
    <w:p w:rsidR="002C3FAE" w:rsidRDefault="002C3FAE" w:rsidP="002C3FAE">
      <w:pPr>
        <w:pStyle w:val="Heading2"/>
      </w:pPr>
      <w:bookmarkStart w:id="159" w:name="_Ref439245852"/>
      <w:bookmarkStart w:id="160" w:name="_Toc439255254"/>
      <w:r>
        <w:t>Adding a New Study</w:t>
      </w:r>
      <w:bookmarkEnd w:id="159"/>
      <w:bookmarkEnd w:id="160"/>
    </w:p>
    <w:p w:rsidR="002C3FAE" w:rsidRDefault="002C3FAE" w:rsidP="002C3FAE">
      <w:pPr>
        <w:pStyle w:val="ChapterBodyCopy"/>
        <w:rPr>
          <w:rFonts w:ascii="Cambria" w:hAnsi="Cambria"/>
          <w:color w:val="000000"/>
        </w:rPr>
      </w:pPr>
      <w:r>
        <w:rPr>
          <w:rFonts w:ascii="Cambria" w:hAnsi="Cambria"/>
          <w:color w:val="000000"/>
        </w:rPr>
        <w:t xml:space="preserve">This is the approved process for creating a </w:t>
      </w:r>
      <w:proofErr w:type="spellStart"/>
      <w:r>
        <w:rPr>
          <w:rFonts w:ascii="Cambria" w:hAnsi="Cambria"/>
          <w:color w:val="000000"/>
        </w:rPr>
        <w:t>newstudy</w:t>
      </w:r>
      <w:proofErr w:type="spellEnd"/>
      <w:r>
        <w:rPr>
          <w:rFonts w:ascii="Cambria" w:hAnsi="Cambria"/>
          <w:color w:val="000000"/>
        </w:rPr>
        <w:t xml:space="preserve">. </w:t>
      </w:r>
    </w:p>
    <w:p w:rsidR="002C3FAE" w:rsidRPr="00313F50" w:rsidRDefault="002C3FAE" w:rsidP="002C3FAE">
      <w:pPr>
        <w:pStyle w:val="Heading3"/>
      </w:pPr>
      <w:bookmarkStart w:id="161" w:name="_Toc439255255"/>
      <w:r>
        <w:t>Process</w:t>
      </w:r>
      <w:bookmarkEnd w:id="161"/>
      <w:r>
        <w:t xml:space="preserve">  </w:t>
      </w:r>
    </w:p>
    <w:p w:rsidR="002C3FAE" w:rsidRPr="002C3FAE" w:rsidRDefault="002C3FAE" w:rsidP="002C3FAE">
      <w:pPr>
        <w:pStyle w:val="ChapterBodyCopy-Step"/>
        <w:numPr>
          <w:ilvl w:val="0"/>
          <w:numId w:val="31"/>
        </w:numPr>
        <w:rPr>
          <w:rFonts w:ascii="Cambria" w:hAnsi="Cambria"/>
          <w:color w:val="000000"/>
        </w:rPr>
      </w:pPr>
      <w:r>
        <w:t>Login to CDR as an administrator</w:t>
      </w:r>
    </w:p>
    <w:p w:rsidR="002C3FAE" w:rsidRDefault="002C3FAE" w:rsidP="002C3FAE">
      <w:pPr>
        <w:pStyle w:val="ChapterBodyCopy-Step"/>
        <w:rPr>
          <w:rFonts w:ascii="Cambria" w:hAnsi="Cambria"/>
          <w:color w:val="000000"/>
        </w:rPr>
      </w:pPr>
      <w:r>
        <w:t>Add the DM role</w:t>
      </w:r>
      <w:r w:rsidRPr="002C3FAE">
        <w:rPr>
          <w:rFonts w:ascii="Cambria" w:hAnsi="Cambria"/>
          <w:color w:val="000000"/>
        </w:rPr>
        <w:t xml:space="preserve"> </w:t>
      </w:r>
    </w:p>
    <w:p w:rsidR="002C3FAE" w:rsidRPr="00203756" w:rsidRDefault="002C3FAE" w:rsidP="002C3FAE">
      <w:pPr>
        <w:pStyle w:val="ChapterBodyCopy-Step"/>
        <w:rPr>
          <w:rFonts w:ascii="Cambria" w:hAnsi="Cambria"/>
          <w:color w:val="000000"/>
        </w:rPr>
      </w:pPr>
      <w:r>
        <w:rPr>
          <w:rFonts w:ascii="Cambria" w:hAnsi="Cambria"/>
          <w:color w:val="000000"/>
        </w:rPr>
        <w:t>Click on the DM Home icon</w:t>
      </w:r>
    </w:p>
    <w:p w:rsidR="002C3FAE" w:rsidRPr="00313F50" w:rsidRDefault="002C3FAE" w:rsidP="002C3FAE">
      <w:pPr>
        <w:pStyle w:val="ChapterBodyCopy-Step"/>
        <w:rPr>
          <w:rFonts w:ascii="Cambria" w:hAnsi="Cambria"/>
          <w:color w:val="000000"/>
        </w:rPr>
      </w:pPr>
      <w:r>
        <w:t>Click on the Vocabulary</w:t>
      </w:r>
    </w:p>
    <w:p w:rsidR="002C3FAE" w:rsidRPr="002C3FAE" w:rsidRDefault="002C3FAE" w:rsidP="002C3FAE">
      <w:pPr>
        <w:pStyle w:val="ChapterBodyCopy-Step"/>
        <w:rPr>
          <w:rFonts w:ascii="Cambria" w:hAnsi="Cambria"/>
          <w:color w:val="000000"/>
        </w:rPr>
      </w:pPr>
      <w:r>
        <w:t xml:space="preserve">Click on the Study controlled vocabulary item.  This will bring up the Study List screen shown in </w:t>
      </w:r>
      <w:r>
        <w:fldChar w:fldCharType="begin"/>
      </w:r>
      <w:r>
        <w:instrText xml:space="preserve"> REF _Ref439245087 \h </w:instrText>
      </w:r>
      <w:r>
        <w:fldChar w:fldCharType="separate"/>
      </w:r>
      <w:r w:rsidR="00472557">
        <w:t xml:space="preserve">Figure </w:t>
      </w:r>
      <w:r w:rsidR="00472557">
        <w:rPr>
          <w:noProof/>
        </w:rPr>
        <w:t>23</w:t>
      </w:r>
      <w:r>
        <w:fldChar w:fldCharType="end"/>
      </w:r>
      <w:r>
        <w:t>.</w:t>
      </w:r>
    </w:p>
    <w:p w:rsidR="002C3FAE" w:rsidRDefault="002C3FAE" w:rsidP="002C3FAE">
      <w:pPr>
        <w:pStyle w:val="ChapterBodyCopy-Step"/>
        <w:keepNext/>
        <w:numPr>
          <w:ilvl w:val="0"/>
          <w:numId w:val="0"/>
        </w:numPr>
        <w:ind w:left="360"/>
      </w:pPr>
      <w:r>
        <w:rPr>
          <w:rFonts w:ascii="Cambria" w:hAnsi="Cambria"/>
          <w:noProof/>
          <w:color w:val="000000"/>
        </w:rPr>
        <w:lastRenderedPageBreak/>
        <w:drawing>
          <wp:inline distT="0" distB="0" distL="0" distR="0" wp14:anchorId="047F7116" wp14:editId="28220A5F">
            <wp:extent cx="5943600" cy="205740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w="19050">
                      <a:solidFill>
                        <a:schemeClr val="accent4">
                          <a:lumMod val="50000"/>
                        </a:schemeClr>
                      </a:solidFill>
                    </a:ln>
                  </pic:spPr>
                </pic:pic>
              </a:graphicData>
            </a:graphic>
          </wp:inline>
        </w:drawing>
      </w:r>
    </w:p>
    <w:p w:rsidR="002C3FAE" w:rsidRPr="00313F50" w:rsidRDefault="002C3FAE" w:rsidP="007F0EB2">
      <w:pPr>
        <w:pStyle w:val="Caption"/>
        <w:keepNext w:val="0"/>
        <w:rPr>
          <w:rFonts w:ascii="Cambria" w:hAnsi="Cambria"/>
          <w:color w:val="000000"/>
        </w:rPr>
      </w:pPr>
      <w:bookmarkStart w:id="162" w:name="_Ref439245087"/>
      <w:bookmarkStart w:id="163" w:name="_Toc439255288"/>
      <w:r>
        <w:t xml:space="preserve">Figure </w:t>
      </w:r>
      <w:r>
        <w:fldChar w:fldCharType="begin"/>
      </w:r>
      <w:r>
        <w:instrText xml:space="preserve"> SEQ Figure \* ARABIC </w:instrText>
      </w:r>
      <w:r>
        <w:fldChar w:fldCharType="separate"/>
      </w:r>
      <w:r w:rsidR="00472557">
        <w:t>23</w:t>
      </w:r>
      <w:r>
        <w:fldChar w:fldCharType="end"/>
      </w:r>
      <w:bookmarkEnd w:id="162"/>
      <w:r>
        <w:t xml:space="preserve"> - Study List Screen with Two Example Studies</w:t>
      </w:r>
      <w:bookmarkEnd w:id="163"/>
    </w:p>
    <w:p w:rsidR="002C3FAE" w:rsidRDefault="002C3FAE" w:rsidP="002C3FAE">
      <w:pPr>
        <w:pStyle w:val="ChapterBodyCopy-Step"/>
        <w:numPr>
          <w:ilvl w:val="0"/>
          <w:numId w:val="31"/>
        </w:numPr>
        <w:rPr>
          <w:rFonts w:ascii="Cambria" w:hAnsi="Cambria"/>
          <w:color w:val="000000"/>
        </w:rPr>
      </w:pPr>
      <w:r>
        <w:rPr>
          <w:rFonts w:ascii="Cambria" w:hAnsi="Cambria"/>
          <w:color w:val="000000"/>
        </w:rPr>
        <w:t>Click on the New Study icon.  This will bring up the Create Study window shown in XXX.</w:t>
      </w:r>
    </w:p>
    <w:p w:rsidR="002C3FAE" w:rsidRDefault="002C3FAE" w:rsidP="002C3FAE">
      <w:pPr>
        <w:pStyle w:val="ChapterBodyCopy-Step"/>
        <w:keepNext/>
        <w:numPr>
          <w:ilvl w:val="0"/>
          <w:numId w:val="0"/>
        </w:numPr>
        <w:ind w:left="360"/>
      </w:pPr>
      <w:r>
        <w:rPr>
          <w:rFonts w:ascii="Cambria" w:hAnsi="Cambria"/>
          <w:noProof/>
          <w:color w:val="000000"/>
        </w:rPr>
        <w:drawing>
          <wp:inline distT="0" distB="0" distL="0" distR="0" wp14:anchorId="3CF4ACE3" wp14:editId="11995A28">
            <wp:extent cx="5943600" cy="2828925"/>
            <wp:effectExtent l="19050" t="19050" r="19050" b="285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828925"/>
                    </a:xfrm>
                    <a:prstGeom prst="rect">
                      <a:avLst/>
                    </a:prstGeom>
                    <a:noFill/>
                    <a:ln w="19050">
                      <a:solidFill>
                        <a:schemeClr val="accent4">
                          <a:lumMod val="50000"/>
                        </a:schemeClr>
                      </a:solidFill>
                    </a:ln>
                  </pic:spPr>
                </pic:pic>
              </a:graphicData>
            </a:graphic>
          </wp:inline>
        </w:drawing>
      </w:r>
    </w:p>
    <w:p w:rsidR="002C3FAE" w:rsidRDefault="002C3FAE" w:rsidP="007F0EB2">
      <w:pPr>
        <w:pStyle w:val="Caption"/>
        <w:keepNext w:val="0"/>
        <w:rPr>
          <w:rFonts w:ascii="Cambria" w:hAnsi="Cambria"/>
          <w:color w:val="000000"/>
        </w:rPr>
      </w:pPr>
      <w:bookmarkStart w:id="164" w:name="_Toc439255289"/>
      <w:r>
        <w:t xml:space="preserve">Figure </w:t>
      </w:r>
      <w:r>
        <w:fldChar w:fldCharType="begin"/>
      </w:r>
      <w:r>
        <w:instrText xml:space="preserve"> SEQ Figure \* ARABIC </w:instrText>
      </w:r>
      <w:r>
        <w:fldChar w:fldCharType="separate"/>
      </w:r>
      <w:r w:rsidR="00472557">
        <w:t>24</w:t>
      </w:r>
      <w:r>
        <w:fldChar w:fldCharType="end"/>
      </w:r>
      <w:r w:rsidR="007F0EB2">
        <w:t xml:space="preserve"> - </w:t>
      </w:r>
      <w:r>
        <w:t>Create Study Window</w:t>
      </w:r>
      <w:bookmarkEnd w:id="164"/>
    </w:p>
    <w:p w:rsidR="002C3FAE" w:rsidRDefault="007F0EB2" w:rsidP="002C3FAE">
      <w:pPr>
        <w:pStyle w:val="ChapterBodyCopy-Step"/>
        <w:numPr>
          <w:ilvl w:val="0"/>
          <w:numId w:val="31"/>
        </w:numPr>
        <w:rPr>
          <w:rFonts w:ascii="Cambria" w:hAnsi="Cambria"/>
          <w:color w:val="000000"/>
        </w:rPr>
      </w:pPr>
      <w:r>
        <w:rPr>
          <w:rFonts w:ascii="Cambria" w:hAnsi="Cambria"/>
          <w:color w:val="000000"/>
        </w:rPr>
        <w:t>Fill out the fields as follows:</w:t>
      </w:r>
    </w:p>
    <w:p w:rsidR="007F0EB2" w:rsidRDefault="007F0EB2" w:rsidP="007F0EB2">
      <w:pPr>
        <w:pStyle w:val="ChapterBodyCopy-Step"/>
        <w:numPr>
          <w:ilvl w:val="0"/>
          <w:numId w:val="0"/>
        </w:numPr>
        <w:ind w:left="2790" w:hanging="1170"/>
        <w:rPr>
          <w:rFonts w:ascii="Cambria" w:hAnsi="Cambria"/>
          <w:color w:val="000000"/>
        </w:rPr>
      </w:pPr>
      <w:r>
        <w:rPr>
          <w:rFonts w:ascii="Cambria" w:hAnsi="Cambria"/>
          <w:color w:val="000000"/>
        </w:rPr>
        <w:t>Name – Proper (long) name of Study.  Study names should be unique.</w:t>
      </w:r>
    </w:p>
    <w:p w:rsidR="007F0EB2" w:rsidRDefault="007F0EB2" w:rsidP="007F0EB2">
      <w:pPr>
        <w:pStyle w:val="ChapterBodyCopy-Step"/>
        <w:numPr>
          <w:ilvl w:val="0"/>
          <w:numId w:val="0"/>
        </w:numPr>
        <w:ind w:left="2790" w:hanging="1170"/>
        <w:rPr>
          <w:rFonts w:ascii="Cambria" w:hAnsi="Cambria"/>
          <w:color w:val="000000"/>
        </w:rPr>
      </w:pPr>
      <w:r>
        <w:rPr>
          <w:rFonts w:ascii="Cambria" w:hAnsi="Cambria"/>
          <w:color w:val="000000"/>
        </w:rPr>
        <w:t>Code – Prefix used in creating unique identifiers for items related to this study.  This prefix should be unique across all studies maintained by this instance of CDR.</w:t>
      </w:r>
    </w:p>
    <w:p w:rsidR="007F0EB2" w:rsidRDefault="007F0EB2" w:rsidP="007F0EB2">
      <w:pPr>
        <w:pStyle w:val="ChapterBodyCopy-Step"/>
        <w:numPr>
          <w:ilvl w:val="0"/>
          <w:numId w:val="0"/>
        </w:numPr>
        <w:ind w:left="2790" w:hanging="1170"/>
        <w:rPr>
          <w:rFonts w:ascii="Cambria" w:hAnsi="Cambria"/>
          <w:color w:val="000000"/>
        </w:rPr>
      </w:pPr>
      <w:r>
        <w:rPr>
          <w:rFonts w:ascii="Cambria" w:hAnsi="Cambria"/>
          <w:color w:val="000000"/>
        </w:rPr>
        <w:t>Description – Free text describing this study.  Do not use any PII/PHI in this field.</w:t>
      </w:r>
    </w:p>
    <w:p w:rsidR="007F0EB2" w:rsidRDefault="007F0EB2" w:rsidP="002C3FAE">
      <w:pPr>
        <w:pStyle w:val="ChapterBodyCopy-Step"/>
        <w:numPr>
          <w:ilvl w:val="0"/>
          <w:numId w:val="31"/>
        </w:numPr>
        <w:rPr>
          <w:rFonts w:ascii="Cambria" w:hAnsi="Cambria"/>
          <w:color w:val="000000"/>
        </w:rPr>
      </w:pPr>
      <w:r>
        <w:rPr>
          <w:rFonts w:ascii="Cambria" w:hAnsi="Cambria"/>
          <w:color w:val="000000"/>
        </w:rPr>
        <w:t>Click on Create.  This will bring up the Study List window, with the new study added.</w:t>
      </w:r>
    </w:p>
    <w:p w:rsidR="007F0EB2" w:rsidRPr="002C3FAE" w:rsidRDefault="007F0EB2" w:rsidP="002C3FAE">
      <w:pPr>
        <w:pStyle w:val="ChapterBodyCopy-Step"/>
        <w:numPr>
          <w:ilvl w:val="0"/>
          <w:numId w:val="31"/>
        </w:numPr>
        <w:rPr>
          <w:rFonts w:ascii="Cambria" w:hAnsi="Cambria"/>
          <w:color w:val="000000"/>
        </w:rPr>
      </w:pPr>
      <w:r>
        <w:rPr>
          <w:rFonts w:ascii="Cambria" w:hAnsi="Cambria"/>
          <w:color w:val="000000"/>
        </w:rPr>
        <w:t xml:space="preserve">To proceed </w:t>
      </w:r>
      <w:r w:rsidRPr="007F0EB2">
        <w:rPr>
          <w:rFonts w:ascii="Cambria" w:hAnsi="Cambria"/>
          <w:color w:val="000000"/>
          <w:u w:val="single"/>
        </w:rPr>
        <w:t>without</w:t>
      </w:r>
      <w:r>
        <w:rPr>
          <w:rFonts w:ascii="Cambria" w:hAnsi="Cambria"/>
          <w:color w:val="000000"/>
        </w:rPr>
        <w:t xml:space="preserve"> creating a study, use the back arrow on from the browser, or click on the Study List icon.</w:t>
      </w:r>
    </w:p>
    <w:p w:rsidR="002C3FAE" w:rsidRPr="00203756" w:rsidRDefault="002C3FAE" w:rsidP="002C3FAE">
      <w:pPr>
        <w:pStyle w:val="ChapterBodyCopy-Step"/>
        <w:numPr>
          <w:ilvl w:val="0"/>
          <w:numId w:val="0"/>
        </w:numPr>
        <w:rPr>
          <w:rFonts w:ascii="Cambria" w:hAnsi="Cambria"/>
          <w:color w:val="000000"/>
        </w:rPr>
      </w:pPr>
    </w:p>
    <w:p w:rsidR="00203756" w:rsidRDefault="00203756" w:rsidP="00203756">
      <w:pPr>
        <w:pStyle w:val="Heading2"/>
      </w:pPr>
      <w:bookmarkStart w:id="165" w:name="_Ref439245869"/>
      <w:bookmarkStart w:id="166" w:name="_Toc439255256"/>
      <w:r>
        <w:t>Associating a Study with a BSS</w:t>
      </w:r>
      <w:bookmarkEnd w:id="165"/>
      <w:bookmarkEnd w:id="166"/>
    </w:p>
    <w:p w:rsidR="00203756" w:rsidRDefault="00203756" w:rsidP="00203756">
      <w:pPr>
        <w:pStyle w:val="ChapterBodyCopy"/>
        <w:rPr>
          <w:rFonts w:ascii="Cambria" w:hAnsi="Cambria"/>
          <w:color w:val="000000"/>
        </w:rPr>
      </w:pPr>
      <w:r>
        <w:rPr>
          <w:rFonts w:ascii="Cambria" w:hAnsi="Cambria"/>
          <w:color w:val="000000"/>
        </w:rPr>
        <w:t>After having added a study, and an Organization that is a BSS, a final step is associating the two.</w:t>
      </w:r>
    </w:p>
    <w:p w:rsidR="00203756" w:rsidRDefault="00203756" w:rsidP="00203756">
      <w:pPr>
        <w:pStyle w:val="Heading3"/>
      </w:pPr>
      <w:bookmarkStart w:id="167" w:name="_Toc439255257"/>
      <w:r>
        <w:lastRenderedPageBreak/>
        <w:t>Process</w:t>
      </w:r>
      <w:bookmarkEnd w:id="167"/>
      <w:r>
        <w:t xml:space="preserve">  </w:t>
      </w:r>
    </w:p>
    <w:p w:rsidR="00203756" w:rsidRPr="00203756" w:rsidRDefault="00203756" w:rsidP="00203756">
      <w:pPr>
        <w:pStyle w:val="ChapterBodyCopy-Step"/>
        <w:numPr>
          <w:ilvl w:val="0"/>
          <w:numId w:val="30"/>
        </w:numPr>
        <w:rPr>
          <w:rFonts w:ascii="Cambria" w:hAnsi="Cambria"/>
          <w:color w:val="000000"/>
        </w:rPr>
      </w:pPr>
      <w:r>
        <w:t>Login to CDR as an administrator</w:t>
      </w:r>
    </w:p>
    <w:p w:rsidR="00203756" w:rsidRPr="00313F50" w:rsidRDefault="00203756" w:rsidP="00203756">
      <w:pPr>
        <w:pStyle w:val="ChapterBodyCopy-Step"/>
        <w:rPr>
          <w:rFonts w:ascii="Cambria" w:hAnsi="Cambria"/>
          <w:color w:val="000000"/>
        </w:rPr>
      </w:pPr>
      <w:r>
        <w:t>Add the DM role.</w:t>
      </w:r>
    </w:p>
    <w:p w:rsidR="00203756" w:rsidRPr="00203756" w:rsidRDefault="00203756" w:rsidP="00203756">
      <w:pPr>
        <w:pStyle w:val="ChapterBodyCopy-Step"/>
        <w:rPr>
          <w:rFonts w:ascii="Cambria" w:hAnsi="Cambria"/>
          <w:color w:val="000000"/>
        </w:rPr>
      </w:pPr>
      <w:r>
        <w:t>Click on the DM</w:t>
      </w:r>
      <w:r w:rsidR="002C3FAE">
        <w:t xml:space="preserve"> Home</w:t>
      </w:r>
    </w:p>
    <w:p w:rsidR="00203756" w:rsidRPr="00313F50" w:rsidRDefault="00203756" w:rsidP="00203756">
      <w:pPr>
        <w:pStyle w:val="ChapterBodyCopy-Step"/>
        <w:rPr>
          <w:rFonts w:ascii="Cambria" w:hAnsi="Cambria"/>
          <w:color w:val="000000"/>
        </w:rPr>
      </w:pPr>
      <w:r>
        <w:t>Click on the Vocabulary</w:t>
      </w:r>
    </w:p>
    <w:p w:rsidR="00203756" w:rsidRPr="007F0EB2" w:rsidRDefault="00203756" w:rsidP="00203756">
      <w:pPr>
        <w:pStyle w:val="ChapterBodyCopy-Step"/>
        <w:rPr>
          <w:rFonts w:ascii="Cambria" w:hAnsi="Cambria"/>
          <w:color w:val="000000"/>
        </w:rPr>
      </w:pPr>
      <w:r>
        <w:t>Click on the Study controlled vocabulary item</w:t>
      </w:r>
      <w:r w:rsidR="002C3FAE">
        <w:t xml:space="preserve">.  This will bring up the screen shown in </w:t>
      </w:r>
      <w:r w:rsidR="007F0EB2">
        <w:fldChar w:fldCharType="begin"/>
      </w:r>
      <w:r w:rsidR="007F0EB2">
        <w:instrText xml:space="preserve"> REF _Ref439245087 \h </w:instrText>
      </w:r>
      <w:r w:rsidR="007F0EB2">
        <w:fldChar w:fldCharType="separate"/>
      </w:r>
      <w:r w:rsidR="00472557">
        <w:t xml:space="preserve">Figure </w:t>
      </w:r>
      <w:r w:rsidR="00472557">
        <w:rPr>
          <w:noProof/>
        </w:rPr>
        <w:t>23</w:t>
      </w:r>
      <w:r w:rsidR="007F0EB2">
        <w:fldChar w:fldCharType="end"/>
      </w:r>
      <w:r w:rsidR="007F0EB2">
        <w:t>.</w:t>
      </w:r>
    </w:p>
    <w:p w:rsidR="007F0EB2" w:rsidRPr="007F0EB2" w:rsidRDefault="007F0EB2" w:rsidP="00203756">
      <w:pPr>
        <w:pStyle w:val="ChapterBodyCopy-Step"/>
        <w:rPr>
          <w:rFonts w:ascii="Cambria" w:hAnsi="Cambria"/>
          <w:color w:val="000000"/>
        </w:rPr>
      </w:pPr>
      <w:r>
        <w:t xml:space="preserve">Click on the name of the Study.  This will show the screen shown in </w:t>
      </w:r>
      <w:r>
        <w:fldChar w:fldCharType="begin"/>
      </w:r>
      <w:r>
        <w:instrText xml:space="preserve"> REF _Ref439246466 \h </w:instrText>
      </w:r>
      <w:r>
        <w:fldChar w:fldCharType="separate"/>
      </w:r>
      <w:r w:rsidR="00472557">
        <w:t xml:space="preserve">Figure </w:t>
      </w:r>
      <w:r w:rsidR="00472557">
        <w:rPr>
          <w:noProof/>
        </w:rPr>
        <w:t>25</w:t>
      </w:r>
      <w:r>
        <w:fldChar w:fldCharType="end"/>
      </w:r>
    </w:p>
    <w:p w:rsidR="007F0EB2" w:rsidRDefault="007F0EB2" w:rsidP="007F0EB2">
      <w:pPr>
        <w:pStyle w:val="ChapterBodyCopy-Step"/>
        <w:keepNext/>
        <w:numPr>
          <w:ilvl w:val="0"/>
          <w:numId w:val="0"/>
        </w:numPr>
        <w:jc w:val="center"/>
      </w:pPr>
      <w:r>
        <w:rPr>
          <w:rFonts w:ascii="Cambria" w:hAnsi="Cambria"/>
          <w:noProof/>
          <w:color w:val="000000"/>
        </w:rPr>
        <w:drawing>
          <wp:inline distT="0" distB="0" distL="0" distR="0" wp14:anchorId="43247444" wp14:editId="688D3655">
            <wp:extent cx="5934075" cy="2428875"/>
            <wp:effectExtent l="19050" t="19050" r="28575" b="28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w="19050">
                      <a:solidFill>
                        <a:schemeClr val="accent4">
                          <a:lumMod val="50000"/>
                        </a:schemeClr>
                      </a:solidFill>
                    </a:ln>
                  </pic:spPr>
                </pic:pic>
              </a:graphicData>
            </a:graphic>
          </wp:inline>
        </w:drawing>
      </w:r>
    </w:p>
    <w:p w:rsidR="007F0EB2" w:rsidRPr="00313F50" w:rsidRDefault="007F0EB2" w:rsidP="007F0EB2">
      <w:pPr>
        <w:pStyle w:val="Caption"/>
        <w:keepNext w:val="0"/>
        <w:rPr>
          <w:rFonts w:ascii="Cambria" w:hAnsi="Cambria"/>
          <w:color w:val="000000"/>
        </w:rPr>
      </w:pPr>
      <w:bookmarkStart w:id="168" w:name="_Ref439246466"/>
      <w:bookmarkStart w:id="169" w:name="_Toc439255290"/>
      <w:r>
        <w:t xml:space="preserve">Figure </w:t>
      </w:r>
      <w:r>
        <w:fldChar w:fldCharType="begin"/>
      </w:r>
      <w:r>
        <w:instrText xml:space="preserve"> SEQ Figure \* ARABIC </w:instrText>
      </w:r>
      <w:r>
        <w:fldChar w:fldCharType="separate"/>
      </w:r>
      <w:r w:rsidR="00472557">
        <w:t>25</w:t>
      </w:r>
      <w:r>
        <w:fldChar w:fldCharType="end"/>
      </w:r>
      <w:bookmarkEnd w:id="168"/>
      <w:r>
        <w:t xml:space="preserve"> – Show An Individual Study Screen</w:t>
      </w:r>
      <w:bookmarkEnd w:id="169"/>
    </w:p>
    <w:p w:rsidR="00203756" w:rsidRPr="007F0EB2" w:rsidRDefault="007F0EB2" w:rsidP="00203756">
      <w:pPr>
        <w:pStyle w:val="ChapterBodyCopy-Step"/>
        <w:rPr>
          <w:rFonts w:ascii="Cambria" w:hAnsi="Cambria"/>
          <w:color w:val="000000"/>
        </w:rPr>
      </w:pPr>
      <w:r>
        <w:t xml:space="preserve">Press the Edit button.  This will show the screen in </w:t>
      </w:r>
      <w:r w:rsidR="005E34A5">
        <w:fldChar w:fldCharType="begin"/>
      </w:r>
      <w:r w:rsidR="005E34A5">
        <w:instrText xml:space="preserve"> REF _Ref439246995 \h </w:instrText>
      </w:r>
      <w:r w:rsidR="005E34A5">
        <w:fldChar w:fldCharType="separate"/>
      </w:r>
      <w:r w:rsidR="00472557">
        <w:t xml:space="preserve">Figure </w:t>
      </w:r>
      <w:r w:rsidR="00472557">
        <w:rPr>
          <w:noProof/>
        </w:rPr>
        <w:t>26</w:t>
      </w:r>
      <w:r w:rsidR="005E34A5">
        <w:fldChar w:fldCharType="end"/>
      </w:r>
      <w:r w:rsidR="005E34A5">
        <w:t>.</w:t>
      </w:r>
    </w:p>
    <w:p w:rsidR="005E34A5" w:rsidRDefault="005E34A5" w:rsidP="005E34A5">
      <w:pPr>
        <w:pStyle w:val="ChapterBodyCopy-Step"/>
        <w:keepNext/>
        <w:numPr>
          <w:ilvl w:val="0"/>
          <w:numId w:val="0"/>
        </w:numPr>
      </w:pPr>
      <w:r>
        <w:rPr>
          <w:rFonts w:ascii="Cambria" w:hAnsi="Cambria"/>
          <w:noProof/>
          <w:color w:val="000000"/>
        </w:rPr>
        <w:drawing>
          <wp:inline distT="0" distB="0" distL="0" distR="0" wp14:anchorId="0C6A4EB9" wp14:editId="655ABBA3">
            <wp:extent cx="5934075" cy="2628900"/>
            <wp:effectExtent l="19050" t="19050" r="28575" b="190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w="19050">
                      <a:solidFill>
                        <a:schemeClr val="accent4">
                          <a:lumMod val="50000"/>
                        </a:schemeClr>
                      </a:solidFill>
                    </a:ln>
                  </pic:spPr>
                </pic:pic>
              </a:graphicData>
            </a:graphic>
          </wp:inline>
        </w:drawing>
      </w:r>
    </w:p>
    <w:p w:rsidR="007F0EB2" w:rsidRPr="00313F50" w:rsidRDefault="005E34A5" w:rsidP="005E34A5">
      <w:pPr>
        <w:pStyle w:val="Caption"/>
        <w:rPr>
          <w:rFonts w:ascii="Cambria" w:hAnsi="Cambria"/>
          <w:color w:val="000000"/>
        </w:rPr>
      </w:pPr>
      <w:bookmarkStart w:id="170" w:name="_Ref439246995"/>
      <w:bookmarkStart w:id="171" w:name="_Toc439255291"/>
      <w:r>
        <w:t xml:space="preserve">Figure </w:t>
      </w:r>
      <w:r>
        <w:fldChar w:fldCharType="begin"/>
      </w:r>
      <w:r>
        <w:instrText xml:space="preserve"> SEQ Figure \* ARABIC </w:instrText>
      </w:r>
      <w:r>
        <w:fldChar w:fldCharType="separate"/>
      </w:r>
      <w:r w:rsidR="00472557">
        <w:t>26</w:t>
      </w:r>
      <w:r>
        <w:fldChar w:fldCharType="end"/>
      </w:r>
      <w:bookmarkEnd w:id="170"/>
      <w:r>
        <w:t xml:space="preserve"> - Edit Study Screen</w:t>
      </w:r>
      <w:bookmarkEnd w:id="171"/>
    </w:p>
    <w:p w:rsidR="00203756" w:rsidRPr="005E34A5" w:rsidRDefault="00203756" w:rsidP="00203756">
      <w:pPr>
        <w:pStyle w:val="ChapterBodyCopy-Step"/>
        <w:rPr>
          <w:rFonts w:ascii="Cambria" w:hAnsi="Cambria"/>
          <w:color w:val="000000"/>
        </w:rPr>
      </w:pPr>
      <w:r>
        <w:t xml:space="preserve">Update the </w:t>
      </w:r>
      <w:r w:rsidR="005E34A5">
        <w:t xml:space="preserve">Study fields as appropriate.  The BSS </w:t>
      </w:r>
      <w:proofErr w:type="gramStart"/>
      <w:r w:rsidR="005E34A5">
        <w:t>List,</w:t>
      </w:r>
      <w:proofErr w:type="gramEnd"/>
      <w:r w:rsidR="005E34A5">
        <w:t xml:space="preserve"> and Tissue Type List reflect values added by the </w:t>
      </w:r>
      <w:proofErr w:type="spellStart"/>
      <w:r w:rsidR="005E34A5">
        <w:t>admistrator</w:t>
      </w:r>
      <w:proofErr w:type="spellEnd"/>
      <w:r w:rsidR="005E34A5">
        <w:t xml:space="preserve"> previously.  Discussion of editing those lists is elsewhere in this document.</w:t>
      </w:r>
    </w:p>
    <w:p w:rsidR="005E34A5" w:rsidRPr="005E34A5" w:rsidRDefault="005E34A5" w:rsidP="00203756">
      <w:pPr>
        <w:pStyle w:val="ChapterBodyCopy-Step"/>
        <w:rPr>
          <w:rFonts w:ascii="Cambria" w:hAnsi="Cambria"/>
          <w:color w:val="000000"/>
        </w:rPr>
      </w:pPr>
      <w:r>
        <w:t>Click on the Update button.  This will show the List Sites screen.</w:t>
      </w:r>
    </w:p>
    <w:p w:rsidR="005E34A5" w:rsidRPr="00313F50" w:rsidRDefault="005E34A5" w:rsidP="00203756">
      <w:pPr>
        <w:pStyle w:val="ChapterBodyCopy-Step"/>
        <w:rPr>
          <w:rFonts w:ascii="Cambria" w:hAnsi="Cambria"/>
          <w:color w:val="000000"/>
        </w:rPr>
      </w:pPr>
      <w:r>
        <w:lastRenderedPageBreak/>
        <w:t>If you do not wish to commit the changes, use the back arrow on the browser, or click either on the Study List icon, or the Home icon.</w:t>
      </w:r>
    </w:p>
    <w:p w:rsidR="00203756" w:rsidRPr="00313F50" w:rsidRDefault="00203756" w:rsidP="00203756">
      <w:pPr>
        <w:pStyle w:val="ChapterBodyCopy-Step"/>
        <w:numPr>
          <w:ilvl w:val="0"/>
          <w:numId w:val="0"/>
        </w:numPr>
        <w:rPr>
          <w:rFonts w:ascii="Cambria" w:hAnsi="Cambria"/>
          <w:color w:val="000000"/>
        </w:rPr>
      </w:pPr>
    </w:p>
    <w:p w:rsidR="00823BAA" w:rsidRPr="00D93E44" w:rsidRDefault="003C19AA" w:rsidP="00814501">
      <w:pPr>
        <w:pStyle w:val="Heading2"/>
      </w:pPr>
      <w:bookmarkStart w:id="172" w:name="_Ref439073503"/>
      <w:bookmarkStart w:id="173" w:name="_Toc439255258"/>
      <w:r w:rsidRPr="00D93E44">
        <w:t xml:space="preserve">Administering </w:t>
      </w:r>
      <w:r w:rsidR="00A32A39" w:rsidRPr="00D93E44">
        <w:t>User</w:t>
      </w:r>
      <w:r w:rsidRPr="00D93E44">
        <w:t>s</w:t>
      </w:r>
      <w:bookmarkEnd w:id="172"/>
      <w:bookmarkEnd w:id="173"/>
    </w:p>
    <w:p w:rsidR="00823BAA" w:rsidRDefault="00AD12BD" w:rsidP="00823BAA">
      <w:pPr>
        <w:pStyle w:val="ChapterBodyCopy"/>
        <w:rPr>
          <w:rFonts w:ascii="Cambria" w:hAnsi="Cambria"/>
          <w:color w:val="000000"/>
        </w:rPr>
      </w:pPr>
      <w:r>
        <w:rPr>
          <w:rFonts w:ascii="Cambria" w:hAnsi="Cambria"/>
          <w:color w:val="000000"/>
        </w:rPr>
        <w:t>This process adds a user to the internal CDR user list.  It does not impact other (e.g., LDAP) forms of authentication</w:t>
      </w:r>
    </w:p>
    <w:p w:rsidR="003C19AA" w:rsidRDefault="003C19AA" w:rsidP="00823BAA">
      <w:pPr>
        <w:pStyle w:val="ChapterBodyCopy"/>
        <w:rPr>
          <w:rFonts w:ascii="Cambria" w:hAnsi="Cambria"/>
          <w:color w:val="000000"/>
        </w:rPr>
      </w:pPr>
      <w:r>
        <w:rPr>
          <w:rFonts w:ascii="Cambria" w:hAnsi="Cambria"/>
          <w:color w:val="000000"/>
        </w:rPr>
        <w:t xml:space="preserve">Actions available here are: </w:t>
      </w:r>
    </w:p>
    <w:p w:rsidR="003C19AA" w:rsidRDefault="003C19AA" w:rsidP="0062579E">
      <w:pPr>
        <w:pStyle w:val="ChapterBodyCopy"/>
        <w:numPr>
          <w:ilvl w:val="0"/>
          <w:numId w:val="10"/>
        </w:numPr>
        <w:rPr>
          <w:rFonts w:ascii="Cambria" w:hAnsi="Cambria"/>
          <w:color w:val="000000"/>
        </w:rPr>
      </w:pPr>
      <w:r>
        <w:rPr>
          <w:rFonts w:ascii="Cambria" w:hAnsi="Cambria"/>
          <w:color w:val="000000"/>
        </w:rPr>
        <w:t>Look up a user’s current settings</w:t>
      </w:r>
    </w:p>
    <w:p w:rsidR="003C19AA" w:rsidRDefault="003C19AA" w:rsidP="0062579E">
      <w:pPr>
        <w:pStyle w:val="ChapterBodyCopy"/>
        <w:numPr>
          <w:ilvl w:val="0"/>
          <w:numId w:val="10"/>
        </w:numPr>
        <w:rPr>
          <w:rFonts w:ascii="Cambria" w:hAnsi="Cambria"/>
          <w:color w:val="000000"/>
        </w:rPr>
      </w:pPr>
      <w:r>
        <w:rPr>
          <w:rFonts w:ascii="Cambria" w:hAnsi="Cambria"/>
          <w:color w:val="000000"/>
        </w:rPr>
        <w:t>Add/create a user</w:t>
      </w:r>
    </w:p>
    <w:p w:rsidR="003C19AA" w:rsidRDefault="003C19AA" w:rsidP="0062579E">
      <w:pPr>
        <w:pStyle w:val="ChapterBodyCopy"/>
        <w:numPr>
          <w:ilvl w:val="0"/>
          <w:numId w:val="10"/>
        </w:numPr>
        <w:rPr>
          <w:rFonts w:ascii="Cambria" w:hAnsi="Cambria"/>
          <w:color w:val="000000"/>
        </w:rPr>
      </w:pPr>
      <w:r>
        <w:rPr>
          <w:rFonts w:ascii="Cambria" w:hAnsi="Cambria"/>
          <w:color w:val="000000"/>
        </w:rPr>
        <w:t>Modify an existing user</w:t>
      </w:r>
    </w:p>
    <w:p w:rsidR="00313F50" w:rsidRDefault="00313F50" w:rsidP="00313F50">
      <w:pPr>
        <w:pStyle w:val="ChapterBodyCopy"/>
        <w:rPr>
          <w:rFonts w:ascii="Cambria" w:hAnsi="Cambria"/>
          <w:color w:val="000000"/>
        </w:rPr>
      </w:pPr>
      <w:r w:rsidRPr="00313F50">
        <w:rPr>
          <w:rFonts w:ascii="Cambria" w:hAnsi="Cambria"/>
          <w:color w:val="000000"/>
          <w:highlight w:val="yellow"/>
        </w:rPr>
        <w:t>Note: Each study needs at least three (3) users, as follows</w:t>
      </w:r>
    </w:p>
    <w:tbl>
      <w:tblPr>
        <w:tblStyle w:val="TableGrid"/>
        <w:tblW w:w="0" w:type="auto"/>
        <w:jc w:val="center"/>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2142"/>
        <w:gridCol w:w="3246"/>
      </w:tblGrid>
      <w:tr w:rsidR="00313F50" w:rsidRPr="00313F50" w:rsidTr="00313F50">
        <w:trPr>
          <w:tblHeader/>
          <w:jc w:val="center"/>
        </w:trPr>
        <w:tc>
          <w:tcPr>
            <w:tcW w:w="0" w:type="auto"/>
            <w:shd w:val="clear" w:color="auto" w:fill="B2A1C7" w:themeFill="accent4" w:themeFillTint="99"/>
          </w:tcPr>
          <w:p w:rsidR="00313F50" w:rsidRPr="00313F50" w:rsidRDefault="00313F50" w:rsidP="00B4165B">
            <w:pPr>
              <w:pStyle w:val="ChapterBodyCopy"/>
              <w:keepNext/>
              <w:keepLines/>
              <w:spacing w:before="0" w:after="0"/>
              <w:rPr>
                <w:rFonts w:ascii="Cambria" w:hAnsi="Cambria"/>
                <w:color w:val="000000"/>
              </w:rPr>
            </w:pPr>
            <w:r w:rsidRPr="00313F50">
              <w:rPr>
                <w:rFonts w:ascii="Cambria" w:hAnsi="Cambria"/>
                <w:color w:val="000000"/>
              </w:rPr>
              <w:t>User Role</w:t>
            </w:r>
          </w:p>
        </w:tc>
        <w:tc>
          <w:tcPr>
            <w:tcW w:w="0" w:type="auto"/>
            <w:shd w:val="clear" w:color="auto" w:fill="B2A1C7" w:themeFill="accent4" w:themeFillTint="99"/>
          </w:tcPr>
          <w:p w:rsidR="00313F50" w:rsidRPr="00313F50" w:rsidRDefault="00313F50" w:rsidP="00B4165B">
            <w:pPr>
              <w:pStyle w:val="ChapterBodyCopy"/>
              <w:keepNext/>
              <w:keepLines/>
              <w:spacing w:before="0" w:after="0"/>
              <w:rPr>
                <w:rFonts w:ascii="Cambria" w:hAnsi="Cambria"/>
                <w:color w:val="000000"/>
              </w:rPr>
            </w:pPr>
            <w:r w:rsidRPr="00313F50">
              <w:rPr>
                <w:rFonts w:ascii="Cambria" w:hAnsi="Cambria"/>
                <w:color w:val="000000"/>
              </w:rPr>
              <w:t>Roles</w:t>
            </w:r>
            <w:r>
              <w:rPr>
                <w:rFonts w:ascii="Cambria" w:hAnsi="Cambria"/>
                <w:color w:val="000000"/>
              </w:rPr>
              <w:t xml:space="preserve"> (All Roles Specified)</w:t>
            </w:r>
          </w:p>
        </w:tc>
      </w:tr>
      <w:tr w:rsidR="00313F50" w:rsidRPr="00313F50" w:rsidTr="00313F50">
        <w:trPr>
          <w:jc w:val="center"/>
        </w:trPr>
        <w:tc>
          <w:tcPr>
            <w:tcW w:w="0" w:type="auto"/>
          </w:tcPr>
          <w:p w:rsidR="00313F50" w:rsidRPr="00313F50" w:rsidRDefault="00313F50" w:rsidP="00B4165B">
            <w:pPr>
              <w:pStyle w:val="ChapterBodyCopy"/>
              <w:spacing w:before="0" w:after="0"/>
              <w:rPr>
                <w:rFonts w:ascii="Cambria" w:hAnsi="Cambria"/>
                <w:color w:val="000000"/>
              </w:rPr>
            </w:pPr>
            <w:r w:rsidRPr="00313F50">
              <w:rPr>
                <w:rFonts w:ascii="Cambria" w:hAnsi="Cambria"/>
                <w:color w:val="000000"/>
              </w:rPr>
              <w:t>BSS user</w:t>
            </w:r>
          </w:p>
        </w:tc>
        <w:tc>
          <w:tcPr>
            <w:tcW w:w="0" w:type="auto"/>
          </w:tcPr>
          <w:p w:rsidR="00313F50" w:rsidRPr="00313F50" w:rsidRDefault="00313F50" w:rsidP="00B4165B">
            <w:pPr>
              <w:pStyle w:val="ChapterBodyCopy"/>
              <w:spacing w:before="0" w:after="0"/>
              <w:rPr>
                <w:rFonts w:ascii="Cambria" w:hAnsi="Cambria"/>
                <w:color w:val="000000"/>
              </w:rPr>
            </w:pPr>
            <w:r w:rsidRPr="00313F50">
              <w:rPr>
                <w:rFonts w:ascii="Cambria" w:hAnsi="Cambria"/>
                <w:color w:val="000000"/>
              </w:rPr>
              <w:t>ROLE_BSS</w:t>
            </w:r>
          </w:p>
        </w:tc>
      </w:tr>
      <w:tr w:rsidR="00313F50" w:rsidRPr="00313F50" w:rsidTr="00313F50">
        <w:trPr>
          <w:jc w:val="center"/>
        </w:trPr>
        <w:tc>
          <w:tcPr>
            <w:tcW w:w="0" w:type="auto"/>
          </w:tcPr>
          <w:p w:rsidR="00313F50" w:rsidRPr="00313F50" w:rsidRDefault="00313F50" w:rsidP="00B4165B">
            <w:pPr>
              <w:pStyle w:val="ChapterBodyCopy"/>
              <w:spacing w:before="0" w:after="0"/>
              <w:rPr>
                <w:rFonts w:ascii="Cambria" w:hAnsi="Cambria"/>
                <w:color w:val="000000"/>
              </w:rPr>
            </w:pPr>
            <w:r w:rsidRPr="00313F50">
              <w:rPr>
                <w:rFonts w:ascii="Cambria" w:hAnsi="Cambria"/>
                <w:color w:val="000000"/>
              </w:rPr>
              <w:t>Data Manager</w:t>
            </w:r>
          </w:p>
        </w:tc>
        <w:tc>
          <w:tcPr>
            <w:tcW w:w="0" w:type="auto"/>
          </w:tcPr>
          <w:p w:rsidR="00313F50" w:rsidRPr="00313F50" w:rsidRDefault="00313F50" w:rsidP="00B4165B">
            <w:pPr>
              <w:pStyle w:val="ChapterBodyCopy"/>
              <w:spacing w:before="0" w:after="0"/>
              <w:rPr>
                <w:rFonts w:ascii="Cambria" w:hAnsi="Cambria"/>
                <w:color w:val="000000"/>
              </w:rPr>
            </w:pPr>
            <w:r w:rsidRPr="00313F50">
              <w:rPr>
                <w:rFonts w:ascii="Cambria" w:hAnsi="Cambria"/>
                <w:color w:val="000000"/>
              </w:rPr>
              <w:t>ROLE_DCC, ROLE_DM</w:t>
            </w:r>
          </w:p>
        </w:tc>
      </w:tr>
      <w:tr w:rsidR="00313F50" w:rsidRPr="00313F50" w:rsidTr="00313F50">
        <w:trPr>
          <w:jc w:val="center"/>
        </w:trPr>
        <w:tc>
          <w:tcPr>
            <w:tcW w:w="0" w:type="auto"/>
          </w:tcPr>
          <w:p w:rsidR="00313F50" w:rsidRPr="00313F50" w:rsidRDefault="00313F50" w:rsidP="00B4165B">
            <w:pPr>
              <w:pStyle w:val="ChapterBodyCopy"/>
              <w:spacing w:before="0" w:after="0"/>
              <w:rPr>
                <w:rFonts w:ascii="Cambria" w:hAnsi="Cambria"/>
                <w:color w:val="000000"/>
              </w:rPr>
            </w:pPr>
            <w:r w:rsidRPr="00313F50">
              <w:rPr>
                <w:rFonts w:ascii="Cambria" w:hAnsi="Cambria"/>
                <w:color w:val="000000"/>
              </w:rPr>
              <w:t>PRC Evaluator</w:t>
            </w:r>
          </w:p>
        </w:tc>
        <w:tc>
          <w:tcPr>
            <w:tcW w:w="0" w:type="auto"/>
          </w:tcPr>
          <w:p w:rsidR="00313F50" w:rsidRPr="00313F50" w:rsidRDefault="00313F50" w:rsidP="00B4165B">
            <w:pPr>
              <w:pStyle w:val="ChapterBodyCopy"/>
              <w:spacing w:before="0" w:after="0"/>
              <w:rPr>
                <w:rFonts w:ascii="Cambria" w:hAnsi="Cambria"/>
                <w:color w:val="000000"/>
              </w:rPr>
            </w:pPr>
            <w:r w:rsidRPr="00313F50">
              <w:rPr>
                <w:rFonts w:ascii="Cambria" w:hAnsi="Cambria"/>
                <w:color w:val="000000"/>
              </w:rPr>
              <w:t>ROLE_DCC, ROLE_PRC</w:t>
            </w:r>
          </w:p>
        </w:tc>
      </w:tr>
    </w:tbl>
    <w:p w:rsidR="00313F50" w:rsidRDefault="00313F50" w:rsidP="00313F50">
      <w:bookmarkStart w:id="174" w:name="_Toc362179670"/>
      <w:r w:rsidRPr="00313F50">
        <w:rPr>
          <w:highlight w:val="yellow"/>
        </w:rPr>
        <w:t>Note: The usernames should be all upper case letters and numbers, with no spaces</w:t>
      </w:r>
    </w:p>
    <w:p w:rsidR="00823BAA" w:rsidRDefault="00AD12BD" w:rsidP="00D93E44">
      <w:pPr>
        <w:pStyle w:val="Heading3"/>
      </w:pPr>
      <w:bookmarkStart w:id="175" w:name="_Toc439255259"/>
      <w:r>
        <w:t>Process</w:t>
      </w:r>
      <w:bookmarkEnd w:id="175"/>
      <w:r w:rsidR="00823BAA">
        <w:t xml:space="preserve">  </w:t>
      </w:r>
      <w:bookmarkEnd w:id="174"/>
    </w:p>
    <w:p w:rsidR="00823BAA" w:rsidRDefault="00AD12BD" w:rsidP="00313F50">
      <w:pPr>
        <w:pStyle w:val="ChapterBodyCopy-Step"/>
        <w:numPr>
          <w:ilvl w:val="0"/>
          <w:numId w:val="19"/>
        </w:numPr>
      </w:pPr>
      <w:r>
        <w:t>Login to CDR as an administrator</w:t>
      </w:r>
    </w:p>
    <w:p w:rsidR="00823BAA" w:rsidRDefault="00AD12BD" w:rsidP="0062579E">
      <w:pPr>
        <w:pStyle w:val="ChapterBodyCopy-Step"/>
        <w:numPr>
          <w:ilvl w:val="0"/>
          <w:numId w:val="9"/>
        </w:numPr>
      </w:pPr>
      <w:r>
        <w:t xml:space="preserve">Click on the “Back Office” button in the upper </w:t>
      </w:r>
      <w:proofErr w:type="gramStart"/>
      <w:r>
        <w:t>left .</w:t>
      </w:r>
      <w:proofErr w:type="gramEnd"/>
    </w:p>
    <w:p w:rsidR="00C852C2" w:rsidRDefault="00823BAA" w:rsidP="00C852C2">
      <w:pPr>
        <w:pStyle w:val="ChapterBodyCopyIndent"/>
        <w:keepNext/>
        <w:jc w:val="center"/>
      </w:pPr>
      <w:r>
        <w:rPr>
          <w:noProof/>
        </w:rPr>
        <mc:AlternateContent>
          <mc:Choice Requires="wps">
            <w:drawing>
              <wp:inline distT="0" distB="0" distL="0" distR="0" wp14:anchorId="64DD5167" wp14:editId="1988B98E">
                <wp:extent cx="4914900" cy="2466975"/>
                <wp:effectExtent l="0" t="0" r="26035" b="6667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14900" cy="2466975"/>
                        </a:xfrm>
                        <a:prstGeom prst="rect">
                          <a:avLst/>
                        </a:prstGeom>
                        <a:noFill/>
                        <a:ln w="19050">
                          <a:solidFill>
                            <a:schemeClr val="accent4">
                              <a:lumMod val="50000"/>
                            </a:schemeClr>
                          </a:solidFill>
                          <a:miter lim="800000"/>
                          <a:headEnd/>
                          <a:tailEnd/>
                        </a:ln>
                        <a:effectLst>
                          <a:outerShdw dist="20000" dir="5400000" rotWithShape="0">
                            <a:srgbClr val="000000">
                              <a:alpha val="37999"/>
                            </a:srgbClr>
                          </a:outerShdw>
                        </a:effectLst>
                        <a:extLst>
                          <a:ext uri="{909E8E84-426E-40DD-AFC4-6F175D3DCCD1}">
                            <a14:hiddenFill xmlns:a14="http://schemas.microsoft.com/office/drawing/2010/main">
                              <a:solidFill>
                                <a:srgbClr val="FFFFFF"/>
                              </a:solidFill>
                            </a14:hiddenFill>
                          </a:ext>
                        </a:extLst>
                      </wps:spPr>
                      <wps:txbx>
                        <w:txbxContent>
                          <w:p w:rsidR="00466BB5" w:rsidRDefault="00466BB5" w:rsidP="004A51F3">
                            <w:pPr>
                              <w:pStyle w:val="Caption"/>
                            </w:pPr>
                            <w:r>
                              <w:drawing>
                                <wp:inline distT="0" distB="0" distL="0" distR="0" wp14:anchorId="3AC7CC02" wp14:editId="1DEA299E">
                                  <wp:extent cx="4714875" cy="2371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4875" cy="2371725"/>
                                          </a:xfrm>
                                          <a:prstGeom prst="rect">
                                            <a:avLst/>
                                          </a:prstGeom>
                                          <a:noFill/>
                                          <a:ln>
                                            <a:noFill/>
                                          </a:ln>
                                        </pic:spPr>
                                      </pic:pic>
                                    </a:graphicData>
                                  </a:graphic>
                                </wp:inline>
                              </w:drawing>
                            </w:r>
                            <w:r>
                              <w:t xml:space="preserve"> </w:t>
                            </w:r>
                          </w:p>
                        </w:txbxContent>
                      </wps:txbx>
                      <wps:bodyPr rot="0" vert="horz" wrap="none" lIns="91440" tIns="45720" rIns="91440" bIns="45720" anchor="ctr" anchorCtr="0" upright="1">
                        <a:noAutofit/>
                      </wps:bodyPr>
                    </wps:wsp>
                  </a:graphicData>
                </a:graphic>
              </wp:inline>
            </w:drawing>
          </mc:Choice>
          <mc:Fallback>
            <w:pict>
              <v:rect id="Rectangle 3" o:spid="_x0000_s1026" style="width:387pt;height:194.2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" filled="f" strokecolor="#3f3151 [1607]" strokeweight="1.5pt">
                <v:shadow on="t" color="black" opacity="24903f" origin=",.5" offset="0,.55556mm"/>
                <v:textbox>
                  <w:txbxContent>
                    <w:p w:rsidR="00466BB5" w:rsidRDefault="00466BB5" w:rsidP="004A51F3">
                      <w:pPr>
                        <w:pStyle w:val="Caption"/>
                      </w:pPr>
                      <w:r>
                        <w:drawing>
                          <wp:inline distT="0" distB="0" distL="0" distR="0" wp14:anchorId="3AC7CC02" wp14:editId="1DEA299E">
                            <wp:extent cx="4714875" cy="2371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4875" cy="2371725"/>
                                    </a:xfrm>
                                    <a:prstGeom prst="rect">
                                      <a:avLst/>
                                    </a:prstGeom>
                                    <a:noFill/>
                                    <a:ln>
                                      <a:noFill/>
                                    </a:ln>
                                  </pic:spPr>
                                </pic:pic>
                              </a:graphicData>
                            </a:graphic>
                          </wp:inline>
                        </w:drawing>
                      </w:r>
                      <w:r>
                        <w:t xml:space="preserve"> </w:t>
                      </w:r>
                    </w:p>
                  </w:txbxContent>
                </v:textbox>
                <w10:anchorlock/>
              </v:rect>
            </w:pict>
          </mc:Fallback>
        </mc:AlternateContent>
      </w:r>
    </w:p>
    <w:p w:rsidR="004A51F3" w:rsidRDefault="00C852C2" w:rsidP="00C852C2">
      <w:pPr>
        <w:pStyle w:val="Caption"/>
        <w:rPr>
          <w:b w:val="0"/>
        </w:rPr>
      </w:pPr>
      <w:bookmarkStart w:id="176" w:name="_Toc439255292"/>
      <w:r>
        <w:t xml:space="preserve">Figure </w:t>
      </w:r>
      <w:r>
        <w:fldChar w:fldCharType="begin"/>
      </w:r>
      <w:r>
        <w:instrText xml:space="preserve"> SEQ Figure \* ARABIC </w:instrText>
      </w:r>
      <w:r>
        <w:fldChar w:fldCharType="separate"/>
      </w:r>
      <w:r w:rsidR="00472557">
        <w:t>27</w:t>
      </w:r>
      <w:r>
        <w:fldChar w:fldCharType="end"/>
      </w:r>
      <w:r>
        <w:t xml:space="preserve"> - CDR Project Home Destination Page</w:t>
      </w:r>
      <w:bookmarkEnd w:id="176"/>
    </w:p>
    <w:p w:rsidR="00823BAA" w:rsidRDefault="00AD12BD" w:rsidP="0062579E">
      <w:pPr>
        <w:pStyle w:val="ChapterBodyCopy-Step"/>
        <w:numPr>
          <w:ilvl w:val="0"/>
          <w:numId w:val="9"/>
        </w:numPr>
      </w:pPr>
      <w:r>
        <w:t>Once in the back office, click on the “User Administration” button</w:t>
      </w:r>
    </w:p>
    <w:p w:rsidR="00AD12BD" w:rsidRDefault="00AD12BD" w:rsidP="00AD12BD">
      <w:pPr>
        <w:pStyle w:val="ChapterBodyCopy-Step"/>
        <w:numPr>
          <w:ilvl w:val="0"/>
          <w:numId w:val="0"/>
        </w:numPr>
        <w:ind w:left="720"/>
        <w:rPr>
          <w:noProof/>
        </w:rPr>
      </w:pPr>
    </w:p>
    <w:p w:rsidR="00AD12BD" w:rsidRDefault="00C852C2" w:rsidP="00AD12BD">
      <w:pPr>
        <w:pStyle w:val="ChapterBodyCopy-Step"/>
        <w:numPr>
          <w:ilvl w:val="0"/>
          <w:numId w:val="0"/>
        </w:numPr>
        <w:ind w:left="720"/>
      </w:pPr>
      <w:r>
        <w:rPr>
          <w:noProof/>
        </w:rPr>
        <w:lastRenderedPageBreak/>
        <mc:AlternateContent>
          <mc:Choice Requires="wps">
            <w:drawing>
              <wp:anchor distT="0" distB="0" distL="114300" distR="114300" simplePos="0" relativeHeight="251661312" behindDoc="0" locked="0" layoutInCell="1" allowOverlap="1" wp14:anchorId="2D434DF6" wp14:editId="0A1293E3">
                <wp:simplePos x="0" y="0"/>
                <wp:positionH relativeFrom="column">
                  <wp:posOffset>476250</wp:posOffset>
                </wp:positionH>
                <wp:positionV relativeFrom="paragraph">
                  <wp:posOffset>2983865</wp:posOffset>
                </wp:positionV>
                <wp:extent cx="5412740" cy="1809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5412740" cy="180975"/>
                        </a:xfrm>
                        <a:prstGeom prst="rect">
                          <a:avLst/>
                        </a:prstGeom>
                        <a:solidFill>
                          <a:prstClr val="white"/>
                        </a:solidFill>
                        <a:ln>
                          <a:noFill/>
                        </a:ln>
                        <a:effectLst/>
                      </wps:spPr>
                      <wps:txbx>
                        <w:txbxContent>
                          <w:p w:rsidR="00466BB5" w:rsidRPr="00D06C91" w:rsidRDefault="00466BB5" w:rsidP="00C852C2">
                            <w:pPr>
                              <w:pStyle w:val="Caption"/>
                              <w:rPr>
                                <w:rFonts w:eastAsiaTheme="minorHAnsi"/>
                                <w:color w:val="000000" w:themeColor="text1"/>
                              </w:rPr>
                            </w:pPr>
                            <w:bookmarkStart w:id="177" w:name="_Ref438637768"/>
                            <w:bookmarkStart w:id="178" w:name="_Toc439255293"/>
                            <w:r>
                              <w:t xml:space="preserve">Figure </w:t>
                            </w:r>
                            <w:r>
                              <w:fldChar w:fldCharType="begin"/>
                            </w:r>
                            <w:r>
                              <w:instrText xml:space="preserve"> SEQ Figure \* ARABIC </w:instrText>
                            </w:r>
                            <w:r>
                              <w:fldChar w:fldCharType="separate"/>
                            </w:r>
                            <w:r>
                              <w:t>36</w:t>
                            </w:r>
                            <w:r>
                              <w:fldChar w:fldCharType="end"/>
                            </w:r>
                            <w:bookmarkEnd w:id="177"/>
                            <w:r>
                              <w:t xml:space="preserve"> - CDR Back Office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7" type="#_x0000_t202" style="position:absolute;left:0;text-align:left;margin-left:37.5pt;margin-top:234.95pt;width:426.2pt;height:14.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" stroked="f">
                <v:textbox inset="0,0,0,0">
                  <w:txbxContent>
                    <w:p w:rsidR="00466BB5" w:rsidRPr="00D06C91" w:rsidRDefault="00466BB5" w:rsidP="00C852C2">
                      <w:pPr>
                        <w:pStyle w:val="Caption"/>
                        <w:rPr>
                          <w:rFonts w:eastAsiaTheme="minorHAnsi"/>
                          <w:color w:val="000000" w:themeColor="text1"/>
                        </w:rPr>
                      </w:pPr>
                      <w:bookmarkStart w:id="179" w:name="_Ref438637768"/>
                      <w:bookmarkStart w:id="180" w:name="_Toc439255293"/>
                      <w:r>
                        <w:t xml:space="preserve">Figure </w:t>
                      </w:r>
                      <w:r>
                        <w:fldChar w:fldCharType="begin"/>
                      </w:r>
                      <w:r>
                        <w:instrText xml:space="preserve"> SEQ Figure \* ARABIC </w:instrText>
                      </w:r>
                      <w:r>
                        <w:fldChar w:fldCharType="separate"/>
                      </w:r>
                      <w:r>
                        <w:t>36</w:t>
                      </w:r>
                      <w:r>
                        <w:fldChar w:fldCharType="end"/>
                      </w:r>
                      <w:bookmarkEnd w:id="179"/>
                      <w:r>
                        <w:t xml:space="preserve"> - CDR Back Office</w:t>
                      </w:r>
                      <w:bookmarkEnd w:id="180"/>
                    </w:p>
                  </w:txbxContent>
                </v:textbox>
              </v:shape>
            </w:pict>
          </mc:Fallback>
        </mc:AlternateContent>
      </w:r>
      <w:r w:rsidR="00AD12BD">
        <w:rPr>
          <w:noProof/>
        </w:rPr>
        <w:drawing>
          <wp:anchor distT="0" distB="0" distL="114300" distR="114300" simplePos="0" relativeHeight="251658240" behindDoc="0" locked="0" layoutInCell="1" allowOverlap="1" wp14:anchorId="05C023D1" wp14:editId="372AACD1">
            <wp:simplePos x="0" y="0"/>
            <wp:positionH relativeFrom="column">
              <wp:posOffset>476250</wp:posOffset>
            </wp:positionH>
            <wp:positionV relativeFrom="paragraph">
              <wp:posOffset>21590</wp:posOffset>
            </wp:positionV>
            <wp:extent cx="5413248" cy="2907792"/>
            <wp:effectExtent l="19050" t="19050" r="16510" b="260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6">
                      <a:extLst>
                        <a:ext uri="{28A0092B-C50C-407E-A947-70E740481C1C}">
                          <a14:useLocalDpi xmlns:a14="http://schemas.microsoft.com/office/drawing/2010/main" val="0"/>
                        </a:ext>
                      </a:extLst>
                    </a:blip>
                    <a:srcRect r="8975"/>
                    <a:stretch/>
                  </pic:blipFill>
                  <pic:spPr bwMode="auto">
                    <a:xfrm>
                      <a:off x="0" y="0"/>
                      <a:ext cx="5413248" cy="2907792"/>
                    </a:xfrm>
                    <a:prstGeom prst="rect">
                      <a:avLst/>
                    </a:prstGeom>
                    <a:noFill/>
                    <a:ln w="19050">
                      <a:solidFill>
                        <a:schemeClr val="accent4">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3BAA" w:rsidRDefault="003C19AA" w:rsidP="0062579E">
      <w:pPr>
        <w:pStyle w:val="ChapterBodyCopy-Step"/>
        <w:numPr>
          <w:ilvl w:val="0"/>
          <w:numId w:val="9"/>
        </w:numPr>
      </w:pPr>
      <w:r>
        <w:t>This takes you to the Spring Security Module  window</w:t>
      </w:r>
    </w:p>
    <w:p w:rsidR="003C19AA" w:rsidRDefault="00C852C2" w:rsidP="003C19AA">
      <w:pPr>
        <w:pStyle w:val="ChapterBodyCopy-Step"/>
        <w:numPr>
          <w:ilvl w:val="0"/>
          <w:numId w:val="0"/>
        </w:numPr>
        <w:ind w:left="720"/>
      </w:pPr>
      <w:r>
        <w:rPr>
          <w:noProof/>
        </w:rPr>
        <mc:AlternateContent>
          <mc:Choice Requires="wps">
            <w:drawing>
              <wp:anchor distT="0" distB="0" distL="114300" distR="114300" simplePos="0" relativeHeight="251663360" behindDoc="0" locked="0" layoutInCell="1" allowOverlap="1" wp14:anchorId="7B34A7FC" wp14:editId="2E1D7B7D">
                <wp:simplePos x="0" y="0"/>
                <wp:positionH relativeFrom="column">
                  <wp:posOffset>476250</wp:posOffset>
                </wp:positionH>
                <wp:positionV relativeFrom="paragraph">
                  <wp:posOffset>2632710</wp:posOffset>
                </wp:positionV>
                <wp:extent cx="5943600" cy="18097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5943600" cy="180975"/>
                        </a:xfrm>
                        <a:prstGeom prst="rect">
                          <a:avLst/>
                        </a:prstGeom>
                        <a:solidFill>
                          <a:prstClr val="white"/>
                        </a:solidFill>
                        <a:ln>
                          <a:noFill/>
                        </a:ln>
                        <a:effectLst/>
                      </wps:spPr>
                      <wps:txbx>
                        <w:txbxContent>
                          <w:p w:rsidR="00466BB5" w:rsidRPr="003E4C05" w:rsidRDefault="00466BB5" w:rsidP="00C852C2">
                            <w:pPr>
                              <w:pStyle w:val="Caption"/>
                              <w:rPr>
                                <w:rFonts w:eastAsiaTheme="minorHAnsi"/>
                                <w:color w:val="000000" w:themeColor="text1"/>
                              </w:rPr>
                            </w:pPr>
                            <w:bookmarkStart w:id="181" w:name="_Ref438633425"/>
                            <w:bookmarkStart w:id="182" w:name="_Toc439255294"/>
                            <w:r>
                              <w:t xml:space="preserve">Figure </w:t>
                            </w:r>
                            <w:r>
                              <w:fldChar w:fldCharType="begin"/>
                            </w:r>
                            <w:r>
                              <w:instrText xml:space="preserve"> SEQ Figure \* ARABIC </w:instrText>
                            </w:r>
                            <w:r>
                              <w:fldChar w:fldCharType="separate"/>
                            </w:r>
                            <w:r>
                              <w:t>37</w:t>
                            </w:r>
                            <w:r>
                              <w:fldChar w:fldCharType="end"/>
                            </w:r>
                            <w:bookmarkEnd w:id="181"/>
                            <w:r>
                              <w:t xml:space="preserve"> - Spring Security Management Console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37.5pt;margin-top:207.3pt;width:468pt;height:14.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" stroked="f">
                <v:textbox inset="0,0,0,0">
                  <w:txbxContent>
                    <w:p w:rsidR="00466BB5" w:rsidRPr="003E4C05" w:rsidRDefault="00466BB5" w:rsidP="00C852C2">
                      <w:pPr>
                        <w:pStyle w:val="Caption"/>
                        <w:rPr>
                          <w:rFonts w:eastAsiaTheme="minorHAnsi"/>
                          <w:color w:val="000000" w:themeColor="text1"/>
                        </w:rPr>
                      </w:pPr>
                      <w:bookmarkStart w:id="183" w:name="_Ref438633425"/>
                      <w:bookmarkStart w:id="184" w:name="_Toc439255294"/>
                      <w:r>
                        <w:t xml:space="preserve">Figure </w:t>
                      </w:r>
                      <w:r>
                        <w:fldChar w:fldCharType="begin"/>
                      </w:r>
                      <w:r>
                        <w:instrText xml:space="preserve"> SEQ Figure \* ARABIC </w:instrText>
                      </w:r>
                      <w:r>
                        <w:fldChar w:fldCharType="separate"/>
                      </w:r>
                      <w:r>
                        <w:t>37</w:t>
                      </w:r>
                      <w:r>
                        <w:fldChar w:fldCharType="end"/>
                      </w:r>
                      <w:bookmarkEnd w:id="183"/>
                      <w:r>
                        <w:t xml:space="preserve"> - Spring Security Management Console</w:t>
                      </w:r>
                      <w:bookmarkEnd w:id="184"/>
                    </w:p>
                  </w:txbxContent>
                </v:textbox>
              </v:shape>
            </w:pict>
          </mc:Fallback>
        </mc:AlternateContent>
      </w:r>
      <w:r w:rsidR="003C19AA">
        <w:rPr>
          <w:noProof/>
        </w:rPr>
        <w:drawing>
          <wp:anchor distT="0" distB="0" distL="114300" distR="114300" simplePos="0" relativeHeight="251659264" behindDoc="0" locked="0" layoutInCell="1" allowOverlap="1" wp14:anchorId="3C173783" wp14:editId="61B972E8">
            <wp:simplePos x="0" y="0"/>
            <wp:positionH relativeFrom="column">
              <wp:posOffset>476250</wp:posOffset>
            </wp:positionH>
            <wp:positionV relativeFrom="paragraph">
              <wp:posOffset>22860</wp:posOffset>
            </wp:positionV>
            <wp:extent cx="5943600" cy="2552700"/>
            <wp:effectExtent l="19050" t="19050" r="19050" b="190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552700"/>
                    </a:xfrm>
                    <a:prstGeom prst="rect">
                      <a:avLst/>
                    </a:prstGeom>
                    <a:noFill/>
                    <a:ln w="19050">
                      <a:solidFill>
                        <a:schemeClr val="accent4">
                          <a:lumMod val="50000"/>
                        </a:schemeClr>
                      </a:solidFill>
                    </a:ln>
                  </pic:spPr>
                </pic:pic>
              </a:graphicData>
            </a:graphic>
            <wp14:sizeRelH relativeFrom="page">
              <wp14:pctWidth>0</wp14:pctWidth>
            </wp14:sizeRelH>
            <wp14:sizeRelV relativeFrom="page">
              <wp14:pctHeight>0</wp14:pctHeight>
            </wp14:sizeRelV>
          </wp:anchor>
        </w:drawing>
      </w:r>
    </w:p>
    <w:p w:rsidR="00823BAA" w:rsidRDefault="003C19AA" w:rsidP="0062579E">
      <w:pPr>
        <w:pStyle w:val="ChapterBodyCopy-Step"/>
        <w:numPr>
          <w:ilvl w:val="0"/>
          <w:numId w:val="9"/>
        </w:numPr>
      </w:pPr>
      <w:r>
        <w:t xml:space="preserve">To modify restrictions on an </w:t>
      </w:r>
      <w:r w:rsidR="008C36EF">
        <w:t xml:space="preserve">existing </w:t>
      </w:r>
      <w:r>
        <w:t>account</w:t>
      </w:r>
    </w:p>
    <w:p w:rsidR="008C36EF" w:rsidRDefault="008C36EF" w:rsidP="0062579E">
      <w:pPr>
        <w:pStyle w:val="ChapterBodyCopy-Step"/>
        <w:numPr>
          <w:ilvl w:val="1"/>
          <w:numId w:val="9"/>
        </w:numPr>
      </w:pPr>
      <w:r>
        <w:t>Type in the username of the account to restrict/</w:t>
      </w:r>
      <w:proofErr w:type="spellStart"/>
      <w:r>
        <w:t>unrestrict</w:t>
      </w:r>
      <w:proofErr w:type="spellEnd"/>
      <w:r>
        <w:t>.</w:t>
      </w:r>
    </w:p>
    <w:p w:rsidR="008C36EF" w:rsidRDefault="008C36EF" w:rsidP="0062579E">
      <w:pPr>
        <w:pStyle w:val="ChapterBodyCopy-Step"/>
        <w:numPr>
          <w:ilvl w:val="1"/>
          <w:numId w:val="9"/>
        </w:numPr>
      </w:pPr>
      <w:r>
        <w:t>Press the Search button.</w:t>
      </w:r>
    </w:p>
    <w:p w:rsidR="008C36EF" w:rsidRDefault="008C36EF" w:rsidP="0062579E">
      <w:pPr>
        <w:pStyle w:val="ChapterBodyCopy-Step"/>
        <w:numPr>
          <w:ilvl w:val="1"/>
          <w:numId w:val="9"/>
        </w:numPr>
      </w:pPr>
      <w:r>
        <w:t>Clicking on the check boxes causes the restrictions to change immediately.</w:t>
      </w:r>
    </w:p>
    <w:p w:rsidR="008C36EF" w:rsidRDefault="008C36EF" w:rsidP="0062579E">
      <w:pPr>
        <w:pStyle w:val="ChapterBodyCopy-Step"/>
        <w:numPr>
          <w:ilvl w:val="2"/>
          <w:numId w:val="9"/>
        </w:numPr>
      </w:pPr>
      <w:r w:rsidRPr="00597542">
        <w:rPr>
          <w:u w:val="single"/>
        </w:rPr>
        <w:t>Enabled</w:t>
      </w:r>
      <w:r>
        <w:t xml:space="preserve">: True or </w:t>
      </w:r>
      <w:proofErr w:type="gramStart"/>
      <w:r>
        <w:t>Either</w:t>
      </w:r>
      <w:proofErr w:type="gramEnd"/>
      <w:r>
        <w:t>, allows that username the option of logging in.  False, they cannot login.</w:t>
      </w:r>
    </w:p>
    <w:p w:rsidR="008C36EF" w:rsidRDefault="008C36EF" w:rsidP="0062579E">
      <w:pPr>
        <w:pStyle w:val="ChapterBodyCopy-Step"/>
        <w:numPr>
          <w:ilvl w:val="2"/>
          <w:numId w:val="9"/>
        </w:numPr>
      </w:pPr>
      <w:r w:rsidRPr="00597542">
        <w:rPr>
          <w:u w:val="single"/>
        </w:rPr>
        <w:t>Account Expired</w:t>
      </w:r>
      <w:r>
        <w:t xml:space="preserve">: True, blocks the account from further activity until enabled by an administrator.  False or </w:t>
      </w:r>
      <w:proofErr w:type="gramStart"/>
      <w:r>
        <w:t>Either</w:t>
      </w:r>
      <w:proofErr w:type="gramEnd"/>
      <w:r>
        <w:t>, the account is available for login.</w:t>
      </w:r>
    </w:p>
    <w:p w:rsidR="008C36EF" w:rsidRDefault="008C36EF" w:rsidP="0062579E">
      <w:pPr>
        <w:pStyle w:val="ChapterBodyCopy-Step"/>
        <w:numPr>
          <w:ilvl w:val="2"/>
          <w:numId w:val="9"/>
        </w:numPr>
      </w:pPr>
      <w:r w:rsidRPr="00597542">
        <w:rPr>
          <w:u w:val="single"/>
        </w:rPr>
        <w:t>Account Locked</w:t>
      </w:r>
      <w:r>
        <w:t xml:space="preserve">: True, blocks the account for further activity, typically because of administrative reasons.  False or </w:t>
      </w:r>
      <w:proofErr w:type="gramStart"/>
      <w:r>
        <w:t>Either</w:t>
      </w:r>
      <w:proofErr w:type="gramEnd"/>
      <w:r>
        <w:t>, the account is available for login.</w:t>
      </w:r>
    </w:p>
    <w:p w:rsidR="008C36EF" w:rsidRDefault="008C36EF" w:rsidP="0062579E">
      <w:pPr>
        <w:pStyle w:val="ChapterBodyCopy-Step"/>
        <w:numPr>
          <w:ilvl w:val="2"/>
          <w:numId w:val="9"/>
        </w:numPr>
      </w:pPr>
      <w:r w:rsidRPr="00C852C2">
        <w:rPr>
          <w:u w:val="single"/>
        </w:rPr>
        <w:lastRenderedPageBreak/>
        <w:t>Password Expired</w:t>
      </w:r>
      <w:r>
        <w:t xml:space="preserve">: Set either by the Administrator, or by a controller which requires passwords to be changed periodically.  When </w:t>
      </w:r>
      <w:proofErr w:type="gramStart"/>
      <w:r>
        <w:t>True</w:t>
      </w:r>
      <w:proofErr w:type="gramEnd"/>
      <w:r>
        <w:t>, the next time the account is used, progress blocks until the user enters a new password.</w:t>
      </w:r>
    </w:p>
    <w:p w:rsidR="00C852C2" w:rsidRDefault="00C852C2" w:rsidP="0062579E">
      <w:pPr>
        <w:pStyle w:val="ChapterBodyCopy-Step"/>
        <w:numPr>
          <w:ilvl w:val="0"/>
          <w:numId w:val="9"/>
        </w:numPr>
      </w:pPr>
      <w:r>
        <w:t>To create a new account</w:t>
      </w:r>
    </w:p>
    <w:p w:rsidR="00C852C2" w:rsidRDefault="00C852C2" w:rsidP="0062579E">
      <w:pPr>
        <w:pStyle w:val="ChapterBodyCopy-Step"/>
        <w:numPr>
          <w:ilvl w:val="1"/>
          <w:numId w:val="9"/>
        </w:numPr>
      </w:pPr>
      <w:r>
        <w:t>In the Spring Security Management Console (</w:t>
      </w:r>
      <w:r>
        <w:fldChar w:fldCharType="begin"/>
      </w:r>
      <w:r>
        <w:instrText xml:space="preserve"> REF _Ref438633425 \h </w:instrText>
      </w:r>
      <w:r>
        <w:fldChar w:fldCharType="separate"/>
      </w:r>
      <w:r w:rsidR="00472557">
        <w:t>Figure 37</w:t>
      </w:r>
      <w:r>
        <w:fldChar w:fldCharType="end"/>
      </w:r>
      <w:r>
        <w:t>), click on the Users menu, and select the “Create” item. This will take you to the Create User window.</w:t>
      </w:r>
    </w:p>
    <w:p w:rsidR="006156AA" w:rsidRDefault="006156AA" w:rsidP="0062579E">
      <w:pPr>
        <w:pStyle w:val="ChapterBodyCopy-Step"/>
        <w:numPr>
          <w:ilvl w:val="1"/>
          <w:numId w:val="9"/>
        </w:numPr>
      </w:pPr>
      <w:r>
        <w:t>Click on the “User Details” tab.</w:t>
      </w:r>
    </w:p>
    <w:p w:rsidR="00C852C2" w:rsidRDefault="00C852C2" w:rsidP="00C852C2">
      <w:pPr>
        <w:pStyle w:val="ChapterBodyCopy-Step"/>
        <w:keepNext/>
        <w:numPr>
          <w:ilvl w:val="0"/>
          <w:numId w:val="0"/>
        </w:numPr>
        <w:ind w:left="720" w:hanging="360"/>
      </w:pPr>
      <w:r>
        <w:rPr>
          <w:noProof/>
        </w:rPr>
        <w:drawing>
          <wp:inline distT="0" distB="0" distL="0" distR="0" wp14:anchorId="227A11B7" wp14:editId="40064E61">
            <wp:extent cx="5943600" cy="34099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w="19050">
                      <a:solidFill>
                        <a:schemeClr val="accent4">
                          <a:lumMod val="50000"/>
                        </a:schemeClr>
                      </a:solidFill>
                    </a:ln>
                  </pic:spPr>
                </pic:pic>
              </a:graphicData>
            </a:graphic>
          </wp:inline>
        </w:drawing>
      </w:r>
    </w:p>
    <w:p w:rsidR="00C852C2" w:rsidRDefault="00C852C2" w:rsidP="00203756">
      <w:pPr>
        <w:pStyle w:val="Caption"/>
        <w:keepNext w:val="0"/>
      </w:pPr>
      <w:bookmarkStart w:id="185" w:name="_Toc439255295"/>
      <w:r>
        <w:t xml:space="preserve">Figure </w:t>
      </w:r>
      <w:r>
        <w:fldChar w:fldCharType="begin"/>
      </w:r>
      <w:r>
        <w:instrText xml:space="preserve"> SEQ Figure \* ARABIC </w:instrText>
      </w:r>
      <w:r>
        <w:fldChar w:fldCharType="separate"/>
      </w:r>
      <w:r w:rsidR="00472557">
        <w:t>30</w:t>
      </w:r>
      <w:r>
        <w:fldChar w:fldCharType="end"/>
      </w:r>
      <w:r w:rsidR="006156AA">
        <w:t xml:space="preserve"> - Create User, User Detail</w:t>
      </w:r>
      <w:bookmarkEnd w:id="185"/>
    </w:p>
    <w:p w:rsidR="00C852C2" w:rsidRDefault="00C852C2" w:rsidP="0062579E">
      <w:pPr>
        <w:pStyle w:val="ChapterBodyCopy-Step"/>
        <w:numPr>
          <w:ilvl w:val="1"/>
          <w:numId w:val="9"/>
        </w:numPr>
      </w:pPr>
      <w:r>
        <w:t>Fill out the form:</w:t>
      </w:r>
    </w:p>
    <w:p w:rsidR="00C852C2" w:rsidRDefault="00C852C2" w:rsidP="0062579E">
      <w:pPr>
        <w:pStyle w:val="ChapterBodyCopy-Step"/>
        <w:numPr>
          <w:ilvl w:val="2"/>
          <w:numId w:val="9"/>
        </w:numPr>
      </w:pPr>
      <w:r w:rsidRPr="006156AA">
        <w:rPr>
          <w:u w:val="single"/>
        </w:rPr>
        <w:t>Username</w:t>
      </w:r>
      <w:r>
        <w:t xml:space="preserve"> – user names should be all lower case letters, and have no whitespace.</w:t>
      </w:r>
    </w:p>
    <w:p w:rsidR="00C852C2" w:rsidRDefault="00C852C2" w:rsidP="0062579E">
      <w:pPr>
        <w:pStyle w:val="ChapterBodyCopy-Step"/>
        <w:numPr>
          <w:ilvl w:val="2"/>
          <w:numId w:val="9"/>
        </w:numPr>
      </w:pPr>
      <w:r w:rsidRPr="006156AA">
        <w:rPr>
          <w:u w:val="single"/>
        </w:rPr>
        <w:t>First Name</w:t>
      </w:r>
      <w:r>
        <w:t xml:space="preserve"> – The common name for the </w:t>
      </w:r>
      <w:r w:rsidR="0026607E">
        <w:t>person associated with this account</w:t>
      </w:r>
    </w:p>
    <w:p w:rsidR="0026607E" w:rsidRDefault="0026607E" w:rsidP="0062579E">
      <w:pPr>
        <w:pStyle w:val="ChapterBodyCopy-Step"/>
        <w:numPr>
          <w:ilvl w:val="2"/>
          <w:numId w:val="9"/>
        </w:numPr>
      </w:pPr>
      <w:r w:rsidRPr="006156AA">
        <w:rPr>
          <w:u w:val="single"/>
        </w:rPr>
        <w:t>Last Name</w:t>
      </w:r>
      <w:r>
        <w:t xml:space="preserve"> – The family name for the person associated with this account</w:t>
      </w:r>
    </w:p>
    <w:p w:rsidR="0026607E" w:rsidRDefault="0026607E" w:rsidP="0062579E">
      <w:pPr>
        <w:pStyle w:val="ChapterBodyCopy-Step"/>
        <w:numPr>
          <w:ilvl w:val="2"/>
          <w:numId w:val="9"/>
        </w:numPr>
      </w:pPr>
      <w:r w:rsidRPr="006156AA">
        <w:rPr>
          <w:u w:val="single"/>
        </w:rPr>
        <w:t>Email</w:t>
      </w:r>
      <w:r>
        <w:t xml:space="preserve"> – Contact information for automatic alerts, warnings, and notifications</w:t>
      </w:r>
    </w:p>
    <w:p w:rsidR="0026607E" w:rsidRDefault="0026607E" w:rsidP="0062579E">
      <w:pPr>
        <w:pStyle w:val="ChapterBodyCopy-Step"/>
        <w:numPr>
          <w:ilvl w:val="2"/>
          <w:numId w:val="9"/>
        </w:numPr>
      </w:pPr>
      <w:r w:rsidRPr="006156AA">
        <w:rPr>
          <w:u w:val="single"/>
        </w:rPr>
        <w:t>Password</w:t>
      </w:r>
      <w:r>
        <w:t xml:space="preserve"> – First password for the user logging in.</w:t>
      </w:r>
    </w:p>
    <w:p w:rsidR="0026607E" w:rsidRDefault="0026607E" w:rsidP="0062579E">
      <w:pPr>
        <w:pStyle w:val="ChapterBodyCopy-Step"/>
        <w:numPr>
          <w:ilvl w:val="2"/>
          <w:numId w:val="9"/>
        </w:numPr>
      </w:pPr>
      <w:r w:rsidRPr="006156AA">
        <w:rPr>
          <w:u w:val="single"/>
        </w:rPr>
        <w:t>Enabled</w:t>
      </w:r>
      <w:r>
        <w:t xml:space="preserve"> – Checked by default.  Uncheck if the account should not </w:t>
      </w:r>
      <w:proofErr w:type="spellStart"/>
      <w:r>
        <w:t>bea</w:t>
      </w:r>
      <w:proofErr w:type="spellEnd"/>
      <w:r>
        <w:t xml:space="preserve"> available when created (e.g., creating accounts proactively)</w:t>
      </w:r>
    </w:p>
    <w:p w:rsidR="0026607E" w:rsidRDefault="0026607E" w:rsidP="0062579E">
      <w:pPr>
        <w:pStyle w:val="ChapterBodyCopy-Step"/>
        <w:numPr>
          <w:ilvl w:val="2"/>
          <w:numId w:val="9"/>
        </w:numPr>
      </w:pPr>
      <w:r w:rsidRPr="006156AA">
        <w:rPr>
          <w:u w:val="single"/>
        </w:rPr>
        <w:t>Account Expired</w:t>
      </w:r>
      <w:r>
        <w:t xml:space="preserve"> – if checked, the created account is blocked from use.  Attempts to login get the account expired error message.</w:t>
      </w:r>
    </w:p>
    <w:p w:rsidR="0026607E" w:rsidRDefault="0026607E" w:rsidP="0062579E">
      <w:pPr>
        <w:pStyle w:val="ChapterBodyCopy-Step"/>
        <w:numPr>
          <w:ilvl w:val="2"/>
          <w:numId w:val="9"/>
        </w:numPr>
      </w:pPr>
      <w:proofErr w:type="spellStart"/>
      <w:r w:rsidRPr="006156AA">
        <w:rPr>
          <w:u w:val="single"/>
        </w:rPr>
        <w:t>Acount</w:t>
      </w:r>
      <w:proofErr w:type="spellEnd"/>
      <w:r w:rsidRPr="006156AA">
        <w:rPr>
          <w:u w:val="single"/>
        </w:rPr>
        <w:t xml:space="preserve"> Locked</w:t>
      </w:r>
      <w:r>
        <w:t xml:space="preserve"> – If checked, the created account blocks the user from making any changes.</w:t>
      </w:r>
    </w:p>
    <w:p w:rsidR="006156AA" w:rsidRDefault="0026607E" w:rsidP="0062579E">
      <w:pPr>
        <w:pStyle w:val="ChapterBodyCopy-Step"/>
        <w:numPr>
          <w:ilvl w:val="2"/>
          <w:numId w:val="9"/>
        </w:numPr>
      </w:pPr>
      <w:r w:rsidRPr="006156AA">
        <w:rPr>
          <w:u w:val="single"/>
        </w:rPr>
        <w:t>Password Expired</w:t>
      </w:r>
      <w:r>
        <w:t xml:space="preserve"> – If checked, once the user logs in with the password from step v, then they will have to change the password </w:t>
      </w:r>
      <w:r w:rsidR="006156AA">
        <w:t>immediately.</w:t>
      </w:r>
    </w:p>
    <w:p w:rsidR="0026607E" w:rsidRDefault="006156AA" w:rsidP="0062579E">
      <w:pPr>
        <w:pStyle w:val="ChapterBodyCopy-Step"/>
        <w:numPr>
          <w:ilvl w:val="2"/>
          <w:numId w:val="9"/>
        </w:numPr>
      </w:pPr>
      <w:r w:rsidRPr="006156AA">
        <w:rPr>
          <w:u w:val="single"/>
        </w:rPr>
        <w:t>Organization</w:t>
      </w:r>
      <w:r>
        <w:t xml:space="preserve"> – By default, the organization is set to Data Coordinating Center.  </w:t>
      </w:r>
      <w:r w:rsidR="0026607E">
        <w:t xml:space="preserve"> </w:t>
      </w:r>
    </w:p>
    <w:p w:rsidR="00C852C2" w:rsidRDefault="006156AA" w:rsidP="0062579E">
      <w:pPr>
        <w:pStyle w:val="ChapterBodyCopy-Step"/>
        <w:numPr>
          <w:ilvl w:val="1"/>
          <w:numId w:val="9"/>
        </w:numPr>
      </w:pPr>
      <w:r>
        <w:lastRenderedPageBreak/>
        <w:t>Now click on the “Roles”</w:t>
      </w:r>
      <w:r w:rsidR="00032948">
        <w:t xml:space="preserve"> tab</w:t>
      </w:r>
      <w:r>
        <w:br/>
      </w:r>
      <w:r w:rsidRPr="00032948">
        <w:rPr>
          <w:highlight w:val="yellow"/>
        </w:rPr>
        <w:t>Note- if you do not do this step, then no one can log in to this account!</w:t>
      </w:r>
    </w:p>
    <w:p w:rsidR="006156AA" w:rsidRDefault="006156AA" w:rsidP="0062579E">
      <w:pPr>
        <w:pStyle w:val="ChapterBodyCopy-Step"/>
        <w:numPr>
          <w:ilvl w:val="2"/>
          <w:numId w:val="9"/>
        </w:numPr>
      </w:pPr>
      <w:r>
        <w:t xml:space="preserve">Click on the check boxes specifying the roles which this user can </w:t>
      </w:r>
      <w:r w:rsidR="00032948">
        <w:t>assume:</w:t>
      </w:r>
    </w:p>
    <w:p w:rsidR="00032948" w:rsidRDefault="00032948" w:rsidP="0062579E">
      <w:pPr>
        <w:pStyle w:val="ChapterBodyCopy-Step"/>
        <w:numPr>
          <w:ilvl w:val="3"/>
          <w:numId w:val="9"/>
        </w:numPr>
      </w:pPr>
      <w:r w:rsidRPr="00032948">
        <w:rPr>
          <w:u w:val="single"/>
        </w:rPr>
        <w:t>ROLE_ADMIN</w:t>
      </w:r>
      <w:r>
        <w:t xml:space="preserve"> – This account has administration </w:t>
      </w:r>
      <w:proofErr w:type="spellStart"/>
      <w:r>
        <w:t>privleges</w:t>
      </w:r>
      <w:proofErr w:type="spellEnd"/>
      <w:r>
        <w:t>, including creating new users, modifying the vocabulary, and creating new studies.</w:t>
      </w:r>
    </w:p>
    <w:p w:rsidR="00032948" w:rsidRDefault="00032948" w:rsidP="0062579E">
      <w:pPr>
        <w:pStyle w:val="ChapterBodyCopy-Step"/>
        <w:numPr>
          <w:ilvl w:val="3"/>
          <w:numId w:val="9"/>
        </w:numPr>
      </w:pPr>
      <w:r w:rsidRPr="00032948">
        <w:rPr>
          <w:u w:val="single"/>
        </w:rPr>
        <w:t>ROLE_BSS</w:t>
      </w:r>
      <w:r>
        <w:t xml:space="preserve"> – This role is specified for a Biospecimen Source Site </w:t>
      </w:r>
      <w:proofErr w:type="gramStart"/>
      <w:r>
        <w:t>account ,</w:t>
      </w:r>
      <w:proofErr w:type="gramEnd"/>
      <w:r>
        <w:t xml:space="preserve"> which is a place where biospecimens are collected.</w:t>
      </w:r>
    </w:p>
    <w:p w:rsidR="00032948" w:rsidRDefault="00032948" w:rsidP="0062579E">
      <w:pPr>
        <w:pStyle w:val="ChapterBodyCopy-Step"/>
        <w:numPr>
          <w:ilvl w:val="3"/>
          <w:numId w:val="9"/>
        </w:numPr>
      </w:pPr>
      <w:r w:rsidRPr="00032948">
        <w:rPr>
          <w:u w:val="single"/>
        </w:rPr>
        <w:t>ROLE_DCC</w:t>
      </w:r>
      <w:r>
        <w:t xml:space="preserve"> – This role is for Data Collection Center activities.</w:t>
      </w:r>
    </w:p>
    <w:p w:rsidR="00032948" w:rsidRDefault="00032948" w:rsidP="0062579E">
      <w:pPr>
        <w:pStyle w:val="ChapterBodyCopy-Step"/>
        <w:numPr>
          <w:ilvl w:val="3"/>
          <w:numId w:val="9"/>
        </w:numPr>
      </w:pPr>
      <w:r w:rsidRPr="00032948">
        <w:rPr>
          <w:u w:val="single"/>
        </w:rPr>
        <w:t>ROLE_DM</w:t>
      </w:r>
      <w:r>
        <w:t xml:space="preserve"> – This role is for Data Managers</w:t>
      </w:r>
    </w:p>
    <w:p w:rsidR="00032948" w:rsidRDefault="00032948" w:rsidP="0062579E">
      <w:pPr>
        <w:pStyle w:val="ChapterBodyCopy-Step"/>
        <w:numPr>
          <w:ilvl w:val="3"/>
          <w:numId w:val="9"/>
        </w:numPr>
      </w:pPr>
      <w:r w:rsidRPr="00032948">
        <w:rPr>
          <w:u w:val="single"/>
        </w:rPr>
        <w:t>ROLE_LDS</w:t>
      </w:r>
      <w:r>
        <w:t xml:space="preserve"> – This role allows the account user to see PHI data associated with a candidate/participant.</w:t>
      </w:r>
    </w:p>
    <w:p w:rsidR="00032948" w:rsidRDefault="00032948" w:rsidP="0062579E">
      <w:pPr>
        <w:pStyle w:val="ChapterBodyCopy-Step"/>
        <w:numPr>
          <w:ilvl w:val="3"/>
          <w:numId w:val="9"/>
        </w:numPr>
      </w:pPr>
      <w:r w:rsidRPr="00032948">
        <w:rPr>
          <w:u w:val="single"/>
        </w:rPr>
        <w:t>ROLE_PRC</w:t>
      </w:r>
      <w:r>
        <w:t xml:space="preserve"> – This role allows the account user to perform functions of the Pathology Research Center.</w:t>
      </w:r>
    </w:p>
    <w:p w:rsidR="00032948" w:rsidRDefault="00032948" w:rsidP="0062579E">
      <w:pPr>
        <w:pStyle w:val="ChapterBodyCopy-Step"/>
        <w:numPr>
          <w:ilvl w:val="3"/>
          <w:numId w:val="9"/>
        </w:numPr>
      </w:pPr>
      <w:r w:rsidRPr="00032948">
        <w:rPr>
          <w:u w:val="single"/>
        </w:rPr>
        <w:t>ROLE_SERVICE</w:t>
      </w:r>
      <w:r>
        <w:t xml:space="preserve"> – </w:t>
      </w:r>
    </w:p>
    <w:p w:rsidR="006156AA" w:rsidRDefault="006156AA" w:rsidP="006156AA">
      <w:pPr>
        <w:pStyle w:val="ChapterBodyCopy-Step"/>
        <w:keepNext/>
        <w:numPr>
          <w:ilvl w:val="0"/>
          <w:numId w:val="0"/>
        </w:numPr>
        <w:ind w:left="720" w:hanging="360"/>
        <w:jc w:val="center"/>
      </w:pPr>
      <w:r>
        <w:rPr>
          <w:noProof/>
        </w:rPr>
        <w:drawing>
          <wp:inline distT="0" distB="0" distL="0" distR="0" wp14:anchorId="4CF9C238" wp14:editId="249CB629">
            <wp:extent cx="5934075" cy="343852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w="19050">
                      <a:solidFill>
                        <a:schemeClr val="accent4">
                          <a:lumMod val="50000"/>
                        </a:schemeClr>
                      </a:solidFill>
                    </a:ln>
                  </pic:spPr>
                </pic:pic>
              </a:graphicData>
            </a:graphic>
          </wp:inline>
        </w:drawing>
      </w:r>
    </w:p>
    <w:p w:rsidR="006156AA" w:rsidRDefault="006156AA" w:rsidP="006156AA">
      <w:pPr>
        <w:pStyle w:val="Caption"/>
      </w:pPr>
      <w:bookmarkStart w:id="186" w:name="_Toc439255296"/>
      <w:r>
        <w:t xml:space="preserve">Figure </w:t>
      </w:r>
      <w:r>
        <w:fldChar w:fldCharType="begin"/>
      </w:r>
      <w:r>
        <w:instrText xml:space="preserve"> SEQ Figure \* ARABIC </w:instrText>
      </w:r>
      <w:r>
        <w:fldChar w:fldCharType="separate"/>
      </w:r>
      <w:r w:rsidR="00472557">
        <w:t>31</w:t>
      </w:r>
      <w:r>
        <w:fldChar w:fldCharType="end"/>
      </w:r>
      <w:r>
        <w:t xml:space="preserve"> - Create User - Roles</w:t>
      </w:r>
      <w:bookmarkEnd w:id="186"/>
    </w:p>
    <w:p w:rsidR="00032948" w:rsidRPr="00032948" w:rsidRDefault="00032948" w:rsidP="0062579E">
      <w:pPr>
        <w:pStyle w:val="ChapterBodyCopy-Step"/>
        <w:numPr>
          <w:ilvl w:val="0"/>
          <w:numId w:val="11"/>
        </w:numPr>
      </w:pPr>
      <w:r w:rsidRPr="00032948">
        <w:t>After the information in BOTH tabs is complete, then click on the Create button in the lower left corner of the window.</w:t>
      </w:r>
    </w:p>
    <w:p w:rsidR="00032948" w:rsidRDefault="00032948" w:rsidP="00892BB0">
      <w:pPr>
        <w:pStyle w:val="ChapterBodyCopy-Step"/>
      </w:pPr>
      <w:r>
        <w:t xml:space="preserve">To </w:t>
      </w:r>
      <w:r w:rsidR="00892BB0">
        <w:t xml:space="preserve">create determine which users are </w:t>
      </w:r>
      <w:proofErr w:type="spellStart"/>
      <w:r w:rsidR="00892BB0">
        <w:t>elegible</w:t>
      </w:r>
      <w:proofErr w:type="spellEnd"/>
      <w:r w:rsidR="00892BB0">
        <w:t xml:space="preserve"> to have a role</w:t>
      </w:r>
    </w:p>
    <w:p w:rsidR="00892BB0" w:rsidRDefault="00032948" w:rsidP="0062579E">
      <w:pPr>
        <w:pStyle w:val="ChapterBodyCopy-Step"/>
        <w:numPr>
          <w:ilvl w:val="0"/>
          <w:numId w:val="12"/>
        </w:numPr>
      </w:pPr>
      <w:r>
        <w:t>In the Spring Security Management Console (</w:t>
      </w:r>
      <w:r>
        <w:fldChar w:fldCharType="begin"/>
      </w:r>
      <w:r>
        <w:instrText xml:space="preserve"> REF _Ref438633425 \h </w:instrText>
      </w:r>
      <w:r>
        <w:fldChar w:fldCharType="separate"/>
      </w:r>
      <w:r w:rsidR="00472557">
        <w:t>Figure 37</w:t>
      </w:r>
      <w:r>
        <w:fldChar w:fldCharType="end"/>
      </w:r>
      <w:r>
        <w:t xml:space="preserve">), click on the </w:t>
      </w:r>
      <w:r w:rsidR="00892BB0">
        <w:t>Roles</w:t>
      </w:r>
      <w:r>
        <w:t xml:space="preserve"> menu, and select the “</w:t>
      </w:r>
      <w:r w:rsidR="00892BB0">
        <w:t>Search</w:t>
      </w:r>
      <w:r>
        <w:t xml:space="preserve">” item. This will take you to </w:t>
      </w:r>
    </w:p>
    <w:p w:rsidR="00716350" w:rsidRDefault="00716350" w:rsidP="0062579E">
      <w:pPr>
        <w:pStyle w:val="ChapterBodyCopy-Step"/>
        <w:numPr>
          <w:ilvl w:val="0"/>
          <w:numId w:val="12"/>
        </w:numPr>
      </w:pPr>
      <w:r>
        <w:t>Click on the “Role Details” tab</w:t>
      </w:r>
    </w:p>
    <w:p w:rsidR="00716350" w:rsidRDefault="00716350" w:rsidP="00716350">
      <w:pPr>
        <w:pStyle w:val="ChapterBodyCopy-Step"/>
        <w:keepNext/>
        <w:numPr>
          <w:ilvl w:val="0"/>
          <w:numId w:val="0"/>
        </w:numPr>
      </w:pPr>
      <w:r>
        <w:rPr>
          <w:noProof/>
        </w:rPr>
        <w:lastRenderedPageBreak/>
        <w:drawing>
          <wp:inline distT="0" distB="0" distL="0" distR="0" wp14:anchorId="2B05183D" wp14:editId="7D7FB1BA">
            <wp:extent cx="5943600" cy="26193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w="19050">
                      <a:solidFill>
                        <a:schemeClr val="accent4">
                          <a:lumMod val="50000"/>
                        </a:schemeClr>
                      </a:solidFill>
                    </a:ln>
                  </pic:spPr>
                </pic:pic>
              </a:graphicData>
            </a:graphic>
          </wp:inline>
        </w:drawing>
      </w:r>
    </w:p>
    <w:p w:rsidR="00716350" w:rsidRDefault="00716350" w:rsidP="00716350">
      <w:pPr>
        <w:pStyle w:val="Caption"/>
      </w:pPr>
      <w:bookmarkStart w:id="187" w:name="_Toc439255297"/>
      <w:r>
        <w:t xml:space="preserve">Figure </w:t>
      </w:r>
      <w:r>
        <w:fldChar w:fldCharType="begin"/>
      </w:r>
      <w:r>
        <w:instrText xml:space="preserve"> SEQ Figure \* ARABIC </w:instrText>
      </w:r>
      <w:r>
        <w:fldChar w:fldCharType="separate"/>
      </w:r>
      <w:r w:rsidR="00472557">
        <w:t>32</w:t>
      </w:r>
      <w:r>
        <w:fldChar w:fldCharType="end"/>
      </w:r>
      <w:r>
        <w:t xml:space="preserve"> - Determining Which Users have a specifie Role</w:t>
      </w:r>
      <w:bookmarkEnd w:id="187"/>
    </w:p>
    <w:p w:rsidR="00892BB0" w:rsidRDefault="00892BB0" w:rsidP="0062579E">
      <w:pPr>
        <w:pStyle w:val="ChapterBodyCopy-Step"/>
        <w:numPr>
          <w:ilvl w:val="0"/>
          <w:numId w:val="12"/>
        </w:numPr>
      </w:pPr>
      <w:r>
        <w:t>In the Authority tab, type the desired role.</w:t>
      </w:r>
    </w:p>
    <w:p w:rsidR="00716350" w:rsidRDefault="00716350" w:rsidP="0062579E">
      <w:pPr>
        <w:pStyle w:val="ChapterBodyCopy-Step"/>
        <w:numPr>
          <w:ilvl w:val="0"/>
          <w:numId w:val="12"/>
        </w:numPr>
      </w:pPr>
      <w:r>
        <w:t>Click on the “Update” button, and then select the “Users” tab.</w:t>
      </w:r>
    </w:p>
    <w:p w:rsidR="00716350" w:rsidRDefault="00716350" w:rsidP="0062579E">
      <w:pPr>
        <w:pStyle w:val="ChapterBodyCopy-Step"/>
        <w:numPr>
          <w:ilvl w:val="0"/>
          <w:numId w:val="12"/>
        </w:numPr>
      </w:pPr>
      <w:r>
        <w:t>The display is the accounts associated with that role.</w:t>
      </w:r>
    </w:p>
    <w:p w:rsidR="00716350" w:rsidRDefault="00716350" w:rsidP="00716350">
      <w:pPr>
        <w:pStyle w:val="ChapterBodyCopy"/>
        <w:rPr>
          <w:rFonts w:ascii="Cambria" w:hAnsi="Cambria"/>
          <w:color w:val="000000"/>
        </w:rPr>
      </w:pPr>
    </w:p>
    <w:p w:rsidR="00716350" w:rsidRDefault="00716350" w:rsidP="00814501">
      <w:pPr>
        <w:pStyle w:val="Heading2"/>
      </w:pPr>
      <w:bookmarkStart w:id="188" w:name="_Ref439074059"/>
      <w:bookmarkStart w:id="189" w:name="_Ref439074062"/>
      <w:bookmarkStart w:id="190" w:name="_Toc439255260"/>
      <w:r>
        <w:t>Administering Application Settings</w:t>
      </w:r>
      <w:bookmarkEnd w:id="188"/>
      <w:bookmarkEnd w:id="189"/>
      <w:bookmarkEnd w:id="190"/>
    </w:p>
    <w:p w:rsidR="00716350" w:rsidRDefault="00716350" w:rsidP="00716350">
      <w:pPr>
        <w:pStyle w:val="ChapterBodyCopy"/>
        <w:rPr>
          <w:rFonts w:ascii="Cambria" w:hAnsi="Cambria"/>
          <w:color w:val="000000"/>
        </w:rPr>
      </w:pPr>
      <w:r>
        <w:rPr>
          <w:rFonts w:ascii="Cambria" w:hAnsi="Cambria"/>
          <w:color w:val="000000"/>
        </w:rPr>
        <w:t xml:space="preserve">This process configures the CDR with various installation-specific values.  Some of these values will be set once, and not change.  Others, such as the </w:t>
      </w:r>
      <w:proofErr w:type="spellStart"/>
      <w:r>
        <w:rPr>
          <w:rFonts w:ascii="Cambria" w:hAnsi="Cambria"/>
          <w:color w:val="000000"/>
        </w:rPr>
        <w:t>loginbulletin</w:t>
      </w:r>
      <w:proofErr w:type="spellEnd"/>
      <w:r>
        <w:rPr>
          <w:rFonts w:ascii="Cambria" w:hAnsi="Cambria"/>
          <w:color w:val="000000"/>
        </w:rPr>
        <w:t>, may need frequent updating in keeping the users alerted to changes or interruptions.</w:t>
      </w:r>
    </w:p>
    <w:p w:rsidR="00716350" w:rsidRDefault="00716350" w:rsidP="00D93E44">
      <w:pPr>
        <w:pStyle w:val="Heading3"/>
      </w:pPr>
      <w:bookmarkStart w:id="191" w:name="_Toc439255261"/>
      <w:r>
        <w:t>Process</w:t>
      </w:r>
      <w:bookmarkEnd w:id="191"/>
      <w:r>
        <w:t xml:space="preserve">  </w:t>
      </w:r>
    </w:p>
    <w:p w:rsidR="00716350" w:rsidRDefault="00716350" w:rsidP="0062579E">
      <w:pPr>
        <w:pStyle w:val="ChapterBodyCopy-Step"/>
        <w:numPr>
          <w:ilvl w:val="0"/>
          <w:numId w:val="13"/>
        </w:numPr>
      </w:pPr>
      <w:r>
        <w:t>Login to CDR as an administrator</w:t>
      </w:r>
    </w:p>
    <w:p w:rsidR="00716350" w:rsidRDefault="00716350" w:rsidP="0062579E">
      <w:pPr>
        <w:pStyle w:val="ChapterBodyCopy-Step"/>
        <w:numPr>
          <w:ilvl w:val="0"/>
          <w:numId w:val="9"/>
        </w:numPr>
      </w:pPr>
      <w:r>
        <w:t xml:space="preserve">Click on the “Back Office” button in the upper </w:t>
      </w:r>
      <w:proofErr w:type="gramStart"/>
      <w:r>
        <w:t>left .</w:t>
      </w:r>
      <w:proofErr w:type="gramEnd"/>
    </w:p>
    <w:p w:rsidR="00716350" w:rsidRDefault="00716350" w:rsidP="0062579E">
      <w:pPr>
        <w:pStyle w:val="ChapterBodyCopy-Step"/>
        <w:numPr>
          <w:ilvl w:val="0"/>
          <w:numId w:val="9"/>
        </w:numPr>
      </w:pPr>
      <w:r>
        <w:t>Once in the back office, click on the “</w:t>
      </w:r>
      <w:r w:rsidR="00400F1D">
        <w:t>Applications Settings</w:t>
      </w:r>
      <w:r>
        <w:t xml:space="preserve">” </w:t>
      </w:r>
      <w:r w:rsidR="00400F1D">
        <w:t>text (</w:t>
      </w:r>
      <w:r w:rsidR="00400F1D">
        <w:fldChar w:fldCharType="begin"/>
      </w:r>
      <w:r w:rsidR="00400F1D">
        <w:instrText xml:space="preserve"> REF _Ref438637768 \h </w:instrText>
      </w:r>
      <w:r w:rsidR="00400F1D">
        <w:fldChar w:fldCharType="separate"/>
      </w:r>
      <w:r w:rsidR="00472557">
        <w:t>Figure 36</w:t>
      </w:r>
      <w:r w:rsidR="00400F1D">
        <w:fldChar w:fldCharType="end"/>
      </w:r>
      <w:r w:rsidR="00400F1D">
        <w:t>).</w:t>
      </w:r>
    </w:p>
    <w:p w:rsidR="008E7570" w:rsidRDefault="008E7570" w:rsidP="0062579E">
      <w:pPr>
        <w:pStyle w:val="ChapterBodyCopy-Step"/>
        <w:numPr>
          <w:ilvl w:val="0"/>
          <w:numId w:val="9"/>
        </w:numPr>
        <w:ind w:left="810" w:hanging="450"/>
      </w:pPr>
      <w:r>
        <w:t xml:space="preserve">CDR now displays the </w:t>
      </w:r>
      <w:proofErr w:type="spellStart"/>
      <w:r>
        <w:t>AppSetting</w:t>
      </w:r>
      <w:proofErr w:type="spellEnd"/>
      <w:r>
        <w:t xml:space="preserve"> List page.  As CDR is tailored to specific studies, additional settings may become available, specific to that study. The following table describes the meaning of each setting:</w:t>
      </w:r>
    </w:p>
    <w:p w:rsidR="00A479CE" w:rsidRDefault="00A479CE" w:rsidP="00A479CE">
      <w:pPr>
        <w:pStyle w:val="Caption"/>
      </w:pPr>
      <w:bookmarkStart w:id="192" w:name="_Toc439255303"/>
      <w:r>
        <w:t xml:space="preserve">Table </w:t>
      </w:r>
      <w:r>
        <w:fldChar w:fldCharType="begin"/>
      </w:r>
      <w:r>
        <w:instrText xml:space="preserve"> SEQ Table \* ARABIC </w:instrText>
      </w:r>
      <w:r>
        <w:fldChar w:fldCharType="separate"/>
      </w:r>
      <w:r w:rsidR="00472557">
        <w:t>5</w:t>
      </w:r>
      <w:r>
        <w:fldChar w:fldCharType="end"/>
      </w:r>
      <w:r>
        <w:t xml:space="preserve"> - CDR Basic Applications Settings</w:t>
      </w:r>
      <w:bookmarkEnd w:id="192"/>
    </w:p>
    <w:tbl>
      <w:tblPr>
        <w:tblStyle w:val="TableGrid"/>
        <w:tblW w:w="0" w:type="auto"/>
        <w:tblInd w:w="720" w:type="dxa"/>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3198"/>
        <w:gridCol w:w="5658"/>
      </w:tblGrid>
      <w:tr w:rsidR="00A479CE" w:rsidRPr="00A479CE" w:rsidTr="00A479CE">
        <w:trPr>
          <w:tblHeader/>
        </w:trPr>
        <w:tc>
          <w:tcPr>
            <w:tcW w:w="0" w:type="auto"/>
            <w:shd w:val="clear" w:color="auto" w:fill="B2A1C7" w:themeFill="accent4" w:themeFillTint="99"/>
          </w:tcPr>
          <w:p w:rsidR="00A479CE" w:rsidRPr="00A479CE" w:rsidRDefault="00A479CE" w:rsidP="0058616E">
            <w:pPr>
              <w:pStyle w:val="ChapterBodyCopy-Step"/>
              <w:numPr>
                <w:ilvl w:val="0"/>
                <w:numId w:val="0"/>
              </w:numPr>
            </w:pPr>
            <w:r w:rsidRPr="00A479CE">
              <w:t>Name</w:t>
            </w:r>
          </w:p>
        </w:tc>
        <w:tc>
          <w:tcPr>
            <w:tcW w:w="0" w:type="auto"/>
            <w:shd w:val="clear" w:color="auto" w:fill="B2A1C7" w:themeFill="accent4" w:themeFillTint="99"/>
          </w:tcPr>
          <w:p w:rsidR="00A479CE" w:rsidRPr="00A479CE" w:rsidRDefault="00A479CE" w:rsidP="0058616E">
            <w:pPr>
              <w:pStyle w:val="ChapterBodyCopy-Step"/>
              <w:numPr>
                <w:ilvl w:val="0"/>
                <w:numId w:val="0"/>
              </w:numPr>
            </w:pPr>
            <w:r w:rsidRPr="00A479CE">
              <w:t>Description</w:t>
            </w:r>
          </w:p>
        </w:tc>
      </w:tr>
      <w:tr w:rsidR="00A479CE" w:rsidRPr="00A479CE" w:rsidTr="00A479CE">
        <w:tc>
          <w:tcPr>
            <w:tcW w:w="0" w:type="auto"/>
          </w:tcPr>
          <w:p w:rsidR="00A479CE" w:rsidRPr="00A479CE" w:rsidRDefault="00A479CE" w:rsidP="0058616E">
            <w:pPr>
              <w:pStyle w:val="ChapterBodyCopy-Step"/>
              <w:numPr>
                <w:ilvl w:val="0"/>
                <w:numId w:val="0"/>
              </w:numPr>
            </w:pPr>
            <w:r w:rsidRPr="00A479CE">
              <w:t>HELP_EMAIL</w:t>
            </w:r>
          </w:p>
        </w:tc>
        <w:tc>
          <w:tcPr>
            <w:tcW w:w="0" w:type="auto"/>
          </w:tcPr>
          <w:p w:rsidR="00A479CE" w:rsidRPr="00A479CE" w:rsidRDefault="00A479CE" w:rsidP="0058616E">
            <w:pPr>
              <w:pStyle w:val="ChapterBodyCopy-Step"/>
              <w:numPr>
                <w:ilvl w:val="0"/>
                <w:numId w:val="0"/>
              </w:numPr>
            </w:pPr>
            <w:r w:rsidRPr="00A479CE">
              <w:t>Email address for help desk queries.  The address the browser sends email when users click on the “Help” button</w:t>
            </w:r>
          </w:p>
        </w:tc>
      </w:tr>
      <w:tr w:rsidR="00A479CE" w:rsidRPr="00A479CE" w:rsidTr="00A479CE">
        <w:tc>
          <w:tcPr>
            <w:tcW w:w="0" w:type="auto"/>
          </w:tcPr>
          <w:p w:rsidR="00A479CE" w:rsidRPr="00A479CE" w:rsidRDefault="00A479CE" w:rsidP="0058616E">
            <w:pPr>
              <w:pStyle w:val="ChapterBodyCopy-Step"/>
              <w:numPr>
                <w:ilvl w:val="0"/>
                <w:numId w:val="0"/>
              </w:numPr>
            </w:pPr>
            <w:proofErr w:type="spellStart"/>
            <w:r w:rsidRPr="00A479CE">
              <w:t>Loginbulletin</w:t>
            </w:r>
            <w:proofErr w:type="spellEnd"/>
          </w:p>
        </w:tc>
        <w:tc>
          <w:tcPr>
            <w:tcW w:w="0" w:type="auto"/>
          </w:tcPr>
          <w:p w:rsidR="00A479CE" w:rsidRPr="00A479CE" w:rsidRDefault="00A479CE" w:rsidP="0058616E">
            <w:pPr>
              <w:pStyle w:val="ChapterBodyCopy-Step"/>
              <w:numPr>
                <w:ilvl w:val="0"/>
                <w:numId w:val="0"/>
              </w:numPr>
            </w:pPr>
            <w:r w:rsidRPr="00A479CE">
              <w:t>Message displayed when a user logs in to the system</w:t>
            </w:r>
          </w:p>
        </w:tc>
      </w:tr>
      <w:tr w:rsidR="00A479CE" w:rsidRPr="00A479CE" w:rsidTr="00A479CE">
        <w:tc>
          <w:tcPr>
            <w:tcW w:w="0" w:type="auto"/>
          </w:tcPr>
          <w:p w:rsidR="00A479CE" w:rsidRPr="00A479CE" w:rsidRDefault="00A479CE" w:rsidP="0058616E">
            <w:pPr>
              <w:pStyle w:val="ChapterBodyCopy-Step"/>
              <w:numPr>
                <w:ilvl w:val="0"/>
                <w:numId w:val="0"/>
              </w:numPr>
            </w:pPr>
            <w:r w:rsidRPr="00A479CE">
              <w:t>Deny user access for Disease study</w:t>
            </w:r>
          </w:p>
        </w:tc>
        <w:tc>
          <w:tcPr>
            <w:tcW w:w="0" w:type="auto"/>
          </w:tcPr>
          <w:p w:rsidR="00A479CE" w:rsidRPr="00A479CE" w:rsidRDefault="00A479CE" w:rsidP="0058616E">
            <w:pPr>
              <w:pStyle w:val="ChapterBodyCopy-Step"/>
              <w:numPr>
                <w:ilvl w:val="0"/>
                <w:numId w:val="0"/>
              </w:numPr>
            </w:pPr>
            <w:r w:rsidRPr="00A479CE">
              <w:t>Study specific setting</w:t>
            </w:r>
          </w:p>
        </w:tc>
      </w:tr>
      <w:tr w:rsidR="00A479CE" w:rsidRPr="00A479CE" w:rsidTr="00A479CE">
        <w:tc>
          <w:tcPr>
            <w:tcW w:w="0" w:type="auto"/>
          </w:tcPr>
          <w:p w:rsidR="00A479CE" w:rsidRPr="00A479CE" w:rsidRDefault="00A479CE" w:rsidP="0058616E">
            <w:pPr>
              <w:pStyle w:val="ChapterBodyCopy-Step"/>
              <w:numPr>
                <w:ilvl w:val="0"/>
                <w:numId w:val="0"/>
              </w:numPr>
            </w:pPr>
            <w:r w:rsidRPr="00A479CE">
              <w:t xml:space="preserve">CDRLITE_ADMIN_DISTRO </w:t>
            </w:r>
          </w:p>
        </w:tc>
        <w:tc>
          <w:tcPr>
            <w:tcW w:w="0" w:type="auto"/>
          </w:tcPr>
          <w:p w:rsidR="00A479CE" w:rsidRPr="00A479CE" w:rsidRDefault="00A479CE" w:rsidP="0058616E">
            <w:pPr>
              <w:pStyle w:val="ChapterBodyCopy-Step"/>
              <w:numPr>
                <w:ilvl w:val="0"/>
                <w:numId w:val="0"/>
              </w:numPr>
            </w:pPr>
            <w:r w:rsidRPr="00A479CE">
              <w:t>When administrative events trigger inside CDR, an email goes to this address.</w:t>
            </w:r>
          </w:p>
        </w:tc>
      </w:tr>
      <w:tr w:rsidR="00A479CE" w:rsidRPr="00A479CE" w:rsidTr="00A479CE">
        <w:tc>
          <w:tcPr>
            <w:tcW w:w="0" w:type="auto"/>
          </w:tcPr>
          <w:p w:rsidR="00A479CE" w:rsidRPr="00A479CE" w:rsidRDefault="00A479CE" w:rsidP="0058616E">
            <w:pPr>
              <w:pStyle w:val="ChapterBodyCopy-Step"/>
              <w:numPr>
                <w:ilvl w:val="0"/>
                <w:numId w:val="0"/>
              </w:numPr>
            </w:pPr>
            <w:r w:rsidRPr="00A479CE">
              <w:lastRenderedPageBreak/>
              <w:t xml:space="preserve">QUERY_RESPONSE_DCC_DM </w:t>
            </w:r>
          </w:p>
        </w:tc>
        <w:tc>
          <w:tcPr>
            <w:tcW w:w="0" w:type="auto"/>
          </w:tcPr>
          <w:p w:rsidR="00A479CE" w:rsidRPr="00A479CE" w:rsidRDefault="00A479CE" w:rsidP="0058616E">
            <w:pPr>
              <w:pStyle w:val="ChapterBodyCopy-Step"/>
              <w:numPr>
                <w:ilvl w:val="0"/>
                <w:numId w:val="0"/>
              </w:numPr>
            </w:pPr>
            <w:r w:rsidRPr="00A479CE">
              <w:t xml:space="preserve">St Exclude responses from local DCC DM users in this list from being counted in the AR query tracker report </w:t>
            </w:r>
          </w:p>
        </w:tc>
      </w:tr>
      <w:tr w:rsidR="00A479CE" w:rsidRPr="00A479CE" w:rsidTr="00A479CE">
        <w:tc>
          <w:tcPr>
            <w:tcW w:w="0" w:type="auto"/>
          </w:tcPr>
          <w:p w:rsidR="00A479CE" w:rsidRPr="00A479CE" w:rsidRDefault="00A479CE" w:rsidP="0058616E">
            <w:pPr>
              <w:pStyle w:val="ChapterBodyCopy-Step"/>
              <w:numPr>
                <w:ilvl w:val="0"/>
                <w:numId w:val="0"/>
              </w:numPr>
            </w:pPr>
            <w:r w:rsidRPr="00A479CE">
              <w:t xml:space="preserve">NEW_QUERY_TRACKER_DISTRO </w:t>
            </w:r>
          </w:p>
        </w:tc>
        <w:tc>
          <w:tcPr>
            <w:tcW w:w="0" w:type="auto"/>
          </w:tcPr>
          <w:p w:rsidR="00A479CE" w:rsidRPr="00A479CE" w:rsidRDefault="00A479CE" w:rsidP="0058616E">
            <w:pPr>
              <w:pStyle w:val="ChapterBodyCopy-Step"/>
              <w:numPr>
                <w:ilvl w:val="0"/>
                <w:numId w:val="0"/>
              </w:numPr>
            </w:pPr>
            <w:r w:rsidRPr="00A479CE">
              <w:t xml:space="preserve">When a new query event </w:t>
            </w:r>
            <w:proofErr w:type="spellStart"/>
            <w:r w:rsidRPr="00A479CE">
              <w:t>triggesr</w:t>
            </w:r>
            <w:proofErr w:type="spellEnd"/>
            <w:r w:rsidRPr="00A479CE">
              <w:t xml:space="preserve"> inside CDR, an email goes to this address.</w:t>
            </w:r>
          </w:p>
        </w:tc>
      </w:tr>
      <w:tr w:rsidR="00A479CE" w:rsidRPr="00A479CE" w:rsidTr="00A479CE">
        <w:tc>
          <w:tcPr>
            <w:tcW w:w="0" w:type="auto"/>
          </w:tcPr>
          <w:p w:rsidR="00A479CE" w:rsidRPr="00A479CE" w:rsidRDefault="00A479CE" w:rsidP="0058616E">
            <w:pPr>
              <w:pStyle w:val="ChapterBodyCopy-Step"/>
              <w:numPr>
                <w:ilvl w:val="0"/>
                <w:numId w:val="0"/>
              </w:numPr>
            </w:pPr>
            <w:r w:rsidRPr="00A479CE">
              <w:t xml:space="preserve">APERIO_IMAGE_DISTRO </w:t>
            </w:r>
          </w:p>
        </w:tc>
        <w:tc>
          <w:tcPr>
            <w:tcW w:w="0" w:type="auto"/>
          </w:tcPr>
          <w:p w:rsidR="00A479CE" w:rsidRPr="00A479CE" w:rsidRDefault="00A479CE" w:rsidP="0058616E">
            <w:pPr>
              <w:pStyle w:val="ChapterBodyCopy-Step"/>
              <w:numPr>
                <w:ilvl w:val="0"/>
                <w:numId w:val="0"/>
              </w:numPr>
            </w:pPr>
            <w:r w:rsidRPr="00A479CE">
              <w:t xml:space="preserve">When a new </w:t>
            </w:r>
            <w:proofErr w:type="spellStart"/>
            <w:r w:rsidRPr="00A479CE">
              <w:t>Aperio</w:t>
            </w:r>
            <w:proofErr w:type="spellEnd"/>
            <w:r w:rsidRPr="00A479CE">
              <w:t xml:space="preserve"> Image event </w:t>
            </w:r>
            <w:proofErr w:type="spellStart"/>
            <w:r w:rsidRPr="00A479CE">
              <w:t>triggesr</w:t>
            </w:r>
            <w:proofErr w:type="spellEnd"/>
            <w:r w:rsidRPr="00A479CE">
              <w:t xml:space="preserve"> inside CDR, an email goes to this address.</w:t>
            </w:r>
          </w:p>
        </w:tc>
      </w:tr>
      <w:tr w:rsidR="00A479CE" w:rsidRPr="00A479CE" w:rsidTr="00A479CE">
        <w:tc>
          <w:tcPr>
            <w:tcW w:w="0" w:type="auto"/>
          </w:tcPr>
          <w:p w:rsidR="00A479CE" w:rsidRPr="00A479CE" w:rsidRDefault="00A479CE" w:rsidP="0058616E">
            <w:pPr>
              <w:pStyle w:val="ChapterBodyCopy-Step"/>
              <w:numPr>
                <w:ilvl w:val="0"/>
                <w:numId w:val="0"/>
              </w:numPr>
            </w:pPr>
            <w:r w:rsidRPr="00A479CE">
              <w:t>APERIO_URL</w:t>
            </w:r>
          </w:p>
        </w:tc>
        <w:tc>
          <w:tcPr>
            <w:tcW w:w="0" w:type="auto"/>
          </w:tcPr>
          <w:p w:rsidR="00A479CE" w:rsidRPr="00A479CE" w:rsidRDefault="00A479CE" w:rsidP="0058616E">
            <w:pPr>
              <w:pStyle w:val="ChapterBodyCopy-Step"/>
              <w:numPr>
                <w:ilvl w:val="0"/>
                <w:numId w:val="0"/>
              </w:numPr>
            </w:pPr>
            <w:r w:rsidRPr="00A479CE">
              <w:t>URL used in connecting to the Aperio image server</w:t>
            </w:r>
          </w:p>
        </w:tc>
      </w:tr>
      <w:tr w:rsidR="00A479CE" w:rsidRPr="00A479CE" w:rsidTr="00A479CE">
        <w:tc>
          <w:tcPr>
            <w:tcW w:w="0" w:type="auto"/>
          </w:tcPr>
          <w:p w:rsidR="00A479CE" w:rsidRPr="00A479CE" w:rsidRDefault="00A479CE" w:rsidP="0058616E">
            <w:pPr>
              <w:pStyle w:val="ChapterBodyCopy-Step"/>
              <w:numPr>
                <w:ilvl w:val="0"/>
                <w:numId w:val="0"/>
              </w:numPr>
            </w:pPr>
            <w:r w:rsidRPr="00A479CE">
              <w:t>TUMOR_STAGE_KIDNEY</w:t>
            </w:r>
          </w:p>
        </w:tc>
        <w:tc>
          <w:tcPr>
            <w:tcW w:w="0" w:type="auto"/>
          </w:tcPr>
          <w:p w:rsidR="00A479CE" w:rsidRPr="00A479CE" w:rsidRDefault="00A479CE" w:rsidP="0058616E">
            <w:pPr>
              <w:pStyle w:val="ChapterBodyCopy-Step"/>
              <w:numPr>
                <w:ilvl w:val="0"/>
                <w:numId w:val="0"/>
              </w:numPr>
            </w:pPr>
            <w:r w:rsidRPr="00A479CE">
              <w:t>CSV list of applicable cancer stages.</w:t>
            </w:r>
          </w:p>
        </w:tc>
      </w:tr>
      <w:tr w:rsidR="00A479CE" w:rsidRPr="00A479CE" w:rsidTr="00A479CE">
        <w:tc>
          <w:tcPr>
            <w:tcW w:w="0" w:type="auto"/>
          </w:tcPr>
          <w:p w:rsidR="00A479CE" w:rsidRPr="00A479CE" w:rsidRDefault="00A479CE" w:rsidP="0058616E">
            <w:pPr>
              <w:pStyle w:val="ChapterBodyCopy-Step"/>
              <w:numPr>
                <w:ilvl w:val="0"/>
                <w:numId w:val="0"/>
              </w:numPr>
            </w:pPr>
            <w:r w:rsidRPr="00A479CE">
              <w:t>TUMOR_STAGE_LUNG</w:t>
            </w:r>
          </w:p>
        </w:tc>
        <w:tc>
          <w:tcPr>
            <w:tcW w:w="0" w:type="auto"/>
          </w:tcPr>
          <w:p w:rsidR="00A479CE" w:rsidRPr="00A479CE" w:rsidRDefault="00A479CE" w:rsidP="0058616E">
            <w:pPr>
              <w:pStyle w:val="ChapterBodyCopy-Step"/>
              <w:numPr>
                <w:ilvl w:val="0"/>
                <w:numId w:val="0"/>
              </w:numPr>
            </w:pPr>
            <w:r w:rsidRPr="00A479CE">
              <w:t>CSV list of applicable cancer stages.</w:t>
            </w:r>
          </w:p>
        </w:tc>
      </w:tr>
      <w:tr w:rsidR="00A479CE" w:rsidRPr="00A479CE" w:rsidTr="00A479CE">
        <w:tc>
          <w:tcPr>
            <w:tcW w:w="0" w:type="auto"/>
          </w:tcPr>
          <w:p w:rsidR="00A479CE" w:rsidRPr="00A479CE" w:rsidRDefault="00A479CE" w:rsidP="0058616E">
            <w:pPr>
              <w:pStyle w:val="ChapterBodyCopy-Step"/>
              <w:numPr>
                <w:ilvl w:val="0"/>
                <w:numId w:val="0"/>
              </w:numPr>
            </w:pPr>
            <w:r w:rsidRPr="00A479CE">
              <w:t xml:space="preserve">TUMOR_STAGE_COLON </w:t>
            </w:r>
          </w:p>
        </w:tc>
        <w:tc>
          <w:tcPr>
            <w:tcW w:w="0" w:type="auto"/>
          </w:tcPr>
          <w:p w:rsidR="00A479CE" w:rsidRPr="00A479CE" w:rsidRDefault="00A479CE" w:rsidP="0058616E">
            <w:pPr>
              <w:pStyle w:val="ChapterBodyCopy-Step"/>
              <w:numPr>
                <w:ilvl w:val="0"/>
                <w:numId w:val="0"/>
              </w:numPr>
            </w:pPr>
            <w:r w:rsidRPr="00A479CE">
              <w:t>CSV list of applicable cancer stages.</w:t>
            </w:r>
          </w:p>
        </w:tc>
      </w:tr>
      <w:tr w:rsidR="00A479CE" w:rsidRPr="00A479CE" w:rsidTr="00A479CE">
        <w:tc>
          <w:tcPr>
            <w:tcW w:w="0" w:type="auto"/>
          </w:tcPr>
          <w:p w:rsidR="00A479CE" w:rsidRPr="00A479CE" w:rsidRDefault="00A479CE" w:rsidP="0058616E">
            <w:pPr>
              <w:pStyle w:val="ChapterBodyCopy-Step"/>
              <w:numPr>
                <w:ilvl w:val="0"/>
                <w:numId w:val="0"/>
              </w:numPr>
            </w:pPr>
            <w:r w:rsidRPr="00A479CE">
              <w:t xml:space="preserve">TUMOR_STAGE_OVARY </w:t>
            </w:r>
          </w:p>
        </w:tc>
        <w:tc>
          <w:tcPr>
            <w:tcW w:w="0" w:type="auto"/>
          </w:tcPr>
          <w:p w:rsidR="00A479CE" w:rsidRPr="00A479CE" w:rsidRDefault="00A479CE" w:rsidP="0058616E">
            <w:pPr>
              <w:pStyle w:val="ChapterBodyCopy-Step"/>
              <w:numPr>
                <w:ilvl w:val="0"/>
                <w:numId w:val="0"/>
              </w:numPr>
            </w:pPr>
            <w:r w:rsidRPr="00A479CE">
              <w:t>CSV list of applicable cancer stages.</w:t>
            </w:r>
          </w:p>
        </w:tc>
      </w:tr>
      <w:tr w:rsidR="00A479CE" w:rsidRPr="00A479CE" w:rsidTr="00A479CE">
        <w:tc>
          <w:tcPr>
            <w:tcW w:w="0" w:type="auto"/>
          </w:tcPr>
          <w:p w:rsidR="00A479CE" w:rsidRPr="00A479CE" w:rsidRDefault="00A479CE" w:rsidP="0058616E">
            <w:pPr>
              <w:pStyle w:val="ChapterBodyCopy-Step"/>
              <w:numPr>
                <w:ilvl w:val="0"/>
                <w:numId w:val="0"/>
              </w:numPr>
            </w:pPr>
            <w:r w:rsidRPr="00A479CE">
              <w:t xml:space="preserve">TUMOR_STAGE_UTERUS </w:t>
            </w:r>
          </w:p>
        </w:tc>
        <w:tc>
          <w:tcPr>
            <w:tcW w:w="0" w:type="auto"/>
          </w:tcPr>
          <w:p w:rsidR="00A479CE" w:rsidRPr="00A479CE" w:rsidRDefault="00A479CE" w:rsidP="0058616E">
            <w:pPr>
              <w:pStyle w:val="ChapterBodyCopy-Step"/>
              <w:numPr>
                <w:ilvl w:val="0"/>
                <w:numId w:val="0"/>
              </w:numPr>
            </w:pPr>
            <w:r w:rsidRPr="00A479CE">
              <w:t>CSV list of applicable cancer stages.</w:t>
            </w:r>
          </w:p>
        </w:tc>
      </w:tr>
    </w:tbl>
    <w:p w:rsidR="00716350" w:rsidRDefault="00716350" w:rsidP="00716350">
      <w:pPr>
        <w:pStyle w:val="ChapterBodyCopy-Step"/>
        <w:numPr>
          <w:ilvl w:val="0"/>
          <w:numId w:val="0"/>
        </w:numPr>
        <w:ind w:left="720"/>
        <w:rPr>
          <w:noProof/>
        </w:rPr>
      </w:pPr>
    </w:p>
    <w:p w:rsidR="008E7570" w:rsidRDefault="00400F1D" w:rsidP="008E7570">
      <w:pPr>
        <w:pStyle w:val="ChapterBodyCopy-Step"/>
        <w:keepNext/>
        <w:numPr>
          <w:ilvl w:val="0"/>
          <w:numId w:val="0"/>
        </w:numPr>
        <w:ind w:left="720"/>
      </w:pPr>
      <w:r>
        <w:rPr>
          <w:noProof/>
        </w:rPr>
        <w:drawing>
          <wp:inline distT="0" distB="0" distL="0" distR="0" wp14:anchorId="26D2170C" wp14:editId="64CADF2E">
            <wp:extent cx="5934075" cy="33813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w="19050">
                      <a:solidFill>
                        <a:schemeClr val="accent4">
                          <a:lumMod val="50000"/>
                        </a:schemeClr>
                      </a:solidFill>
                    </a:ln>
                  </pic:spPr>
                </pic:pic>
              </a:graphicData>
            </a:graphic>
          </wp:inline>
        </w:drawing>
      </w:r>
    </w:p>
    <w:p w:rsidR="00716350" w:rsidRDefault="008E7570" w:rsidP="008E7570">
      <w:pPr>
        <w:pStyle w:val="Caption"/>
      </w:pPr>
      <w:bookmarkStart w:id="193" w:name="_Toc439255298"/>
      <w:r>
        <w:t xml:space="preserve">Figure </w:t>
      </w:r>
      <w:r>
        <w:fldChar w:fldCharType="begin"/>
      </w:r>
      <w:r>
        <w:instrText xml:space="preserve"> SEQ Figure \* ARABIC </w:instrText>
      </w:r>
      <w:r>
        <w:fldChar w:fldCharType="separate"/>
      </w:r>
      <w:r w:rsidR="00472557">
        <w:t>33</w:t>
      </w:r>
      <w:r>
        <w:fldChar w:fldCharType="end"/>
      </w:r>
      <w:r>
        <w:t xml:space="preserve"> - CDR Applications Setting List</w:t>
      </w:r>
      <w:bookmarkEnd w:id="193"/>
    </w:p>
    <w:p w:rsidR="002F05F7" w:rsidRDefault="002F05F7" w:rsidP="00814501">
      <w:pPr>
        <w:pStyle w:val="Heading2"/>
      </w:pPr>
      <w:bookmarkStart w:id="194" w:name="_Ref439073348"/>
      <w:bookmarkStart w:id="195" w:name="_Toc439255262"/>
      <w:r>
        <w:t>Modifying tissue list to include new types specimens</w:t>
      </w:r>
      <w:bookmarkEnd w:id="194"/>
      <w:bookmarkEnd w:id="195"/>
    </w:p>
    <w:p w:rsidR="002F05F7" w:rsidRDefault="002F05F7" w:rsidP="002F05F7">
      <w:pPr>
        <w:pStyle w:val="ChapterBodyCopy"/>
        <w:rPr>
          <w:rFonts w:ascii="Cambria" w:hAnsi="Cambria"/>
          <w:color w:val="000000"/>
        </w:rPr>
      </w:pPr>
      <w:r>
        <w:rPr>
          <w:rFonts w:ascii="Cambria" w:hAnsi="Cambria"/>
          <w:color w:val="000000"/>
        </w:rPr>
        <w:t>This process configures the CDR to have references to the various types of tissues collected in a study.</w:t>
      </w:r>
    </w:p>
    <w:p w:rsidR="002F05F7" w:rsidRDefault="002F05F7" w:rsidP="00D93E44">
      <w:pPr>
        <w:pStyle w:val="Heading3"/>
      </w:pPr>
      <w:bookmarkStart w:id="196" w:name="_Toc439255263"/>
      <w:r>
        <w:t>Process</w:t>
      </w:r>
      <w:bookmarkEnd w:id="196"/>
      <w:r>
        <w:t xml:space="preserve">  </w:t>
      </w:r>
    </w:p>
    <w:p w:rsidR="002F05F7" w:rsidRDefault="002F05F7" w:rsidP="002F05F7">
      <w:pPr>
        <w:pStyle w:val="ChapterBodyCopy-Step"/>
        <w:numPr>
          <w:ilvl w:val="0"/>
          <w:numId w:val="15"/>
        </w:numPr>
      </w:pPr>
      <w:r>
        <w:t>Login to CDR as an administrator</w:t>
      </w:r>
    </w:p>
    <w:p w:rsidR="002F05F7" w:rsidRDefault="002F05F7" w:rsidP="002F05F7">
      <w:pPr>
        <w:pStyle w:val="ChapterBodyCopy-Step"/>
        <w:numPr>
          <w:ilvl w:val="0"/>
          <w:numId w:val="9"/>
        </w:numPr>
      </w:pPr>
      <w:r>
        <w:lastRenderedPageBreak/>
        <w:t xml:space="preserve">Add the “DM” </w:t>
      </w:r>
      <w:proofErr w:type="spellStart"/>
      <w:r>
        <w:t>privledges</w:t>
      </w:r>
      <w:proofErr w:type="spellEnd"/>
      <w:r>
        <w:t xml:space="preserve">, by clicking on DM in the </w:t>
      </w:r>
      <w:proofErr w:type="spellStart"/>
      <w:r>
        <w:t>Privleges</w:t>
      </w:r>
      <w:proofErr w:type="spellEnd"/>
      <w:r>
        <w:t xml:space="preserve"> in the upper right corner of the screen.</w:t>
      </w:r>
    </w:p>
    <w:p w:rsidR="002F05F7" w:rsidRDefault="002F05F7" w:rsidP="002F05F7">
      <w:pPr>
        <w:pStyle w:val="ChapterBodyCopy-Step"/>
        <w:numPr>
          <w:ilvl w:val="0"/>
          <w:numId w:val="9"/>
        </w:numPr>
      </w:pPr>
      <w:r>
        <w:t>Click on the DM Home page.  When there, click on the Vocabulary item.</w:t>
      </w:r>
    </w:p>
    <w:p w:rsidR="002F05F7" w:rsidRDefault="002F05F7" w:rsidP="002F05F7">
      <w:pPr>
        <w:pStyle w:val="ChapterBodyCopy-Step"/>
        <w:numPr>
          <w:ilvl w:val="0"/>
          <w:numId w:val="9"/>
        </w:numPr>
      </w:pPr>
      <w:r>
        <w:t>On the vocabulary page, click on “Tissue Type.”</w:t>
      </w:r>
    </w:p>
    <w:p w:rsidR="002F05F7" w:rsidRDefault="002F05F7" w:rsidP="002F05F7">
      <w:pPr>
        <w:pStyle w:val="ChapterBodyCopy-Step"/>
        <w:numPr>
          <w:ilvl w:val="0"/>
          <w:numId w:val="9"/>
        </w:numPr>
      </w:pPr>
      <w:r>
        <w:t>On the Tissue Type List page, look</w:t>
      </w:r>
      <w:r w:rsidR="0057077A">
        <w:t xml:space="preserve"> to see if all tissue types used in this study are available in under the “Name” column.  If not, click on the “New Tissue Type” item at the top of the list.  This changes the screen to the “Create </w:t>
      </w:r>
      <w:proofErr w:type="spellStart"/>
      <w:r w:rsidR="0057077A">
        <w:t>Tisssue</w:t>
      </w:r>
      <w:proofErr w:type="spellEnd"/>
      <w:r w:rsidR="0057077A">
        <w:t xml:space="preserve"> Type” page.  The fields which need to be entered are:</w:t>
      </w:r>
    </w:p>
    <w:p w:rsidR="0057077A" w:rsidRDefault="0057077A" w:rsidP="0057077A">
      <w:pPr>
        <w:pStyle w:val="ChapterBodyCopy-Step"/>
        <w:numPr>
          <w:ilvl w:val="0"/>
          <w:numId w:val="16"/>
        </w:numPr>
      </w:pPr>
      <w:r>
        <w:t>Name – (required) the common name of the tissue for collecting</w:t>
      </w:r>
    </w:p>
    <w:p w:rsidR="0057077A" w:rsidRDefault="0057077A" w:rsidP="0057077A">
      <w:pPr>
        <w:pStyle w:val="ChapterBodyCopy-Step"/>
        <w:numPr>
          <w:ilvl w:val="0"/>
          <w:numId w:val="16"/>
        </w:numPr>
      </w:pPr>
      <w:r>
        <w:t>Code – (required) a unique set of letters (Upper case preferred) which is prefixed on the ID of each specimen of this tissue</w:t>
      </w:r>
    </w:p>
    <w:p w:rsidR="0057077A" w:rsidRDefault="0057077A" w:rsidP="0057077A">
      <w:pPr>
        <w:pStyle w:val="ChapterBodyCopy-Step"/>
        <w:numPr>
          <w:ilvl w:val="0"/>
          <w:numId w:val="16"/>
        </w:numPr>
      </w:pPr>
      <w:r>
        <w:t xml:space="preserve">Description – (optional) text description of details of this tissue type.  For example, could include requirements for gathering. </w:t>
      </w:r>
    </w:p>
    <w:p w:rsidR="0057077A" w:rsidRDefault="0057077A" w:rsidP="002F05F7">
      <w:pPr>
        <w:pStyle w:val="ChapterBodyCopy-Step"/>
        <w:numPr>
          <w:ilvl w:val="0"/>
          <w:numId w:val="9"/>
        </w:numPr>
      </w:pPr>
      <w:r>
        <w:t>When complete, enter “Complete” filed.</w:t>
      </w:r>
    </w:p>
    <w:p w:rsidR="0057077A" w:rsidRDefault="0057077A" w:rsidP="00814501">
      <w:pPr>
        <w:pStyle w:val="Heading2"/>
      </w:pPr>
      <w:bookmarkStart w:id="197" w:name="_Toc439255264"/>
      <w:bookmarkStart w:id="198" w:name="_Ref439073411"/>
      <w:r>
        <w:t>Modifying the list of Organizations</w:t>
      </w:r>
      <w:bookmarkEnd w:id="197"/>
      <w:r>
        <w:t xml:space="preserve"> </w:t>
      </w:r>
      <w:bookmarkEnd w:id="198"/>
    </w:p>
    <w:p w:rsidR="0057077A" w:rsidRDefault="0057077A" w:rsidP="0057077A">
      <w:pPr>
        <w:pStyle w:val="ChapterBodyCopy"/>
        <w:rPr>
          <w:rFonts w:ascii="Cambria" w:hAnsi="Cambria"/>
          <w:color w:val="000000"/>
        </w:rPr>
      </w:pPr>
      <w:r>
        <w:rPr>
          <w:rFonts w:ascii="Cambria" w:hAnsi="Cambria"/>
          <w:color w:val="000000"/>
        </w:rPr>
        <w:t>This process configures the CDR to have references to the various types of tissues collected in a study.</w:t>
      </w:r>
    </w:p>
    <w:p w:rsidR="0057077A" w:rsidRDefault="0057077A" w:rsidP="00D93E44">
      <w:pPr>
        <w:pStyle w:val="Heading3"/>
      </w:pPr>
      <w:bookmarkStart w:id="199" w:name="_Toc439255265"/>
      <w:r>
        <w:t>Process</w:t>
      </w:r>
      <w:bookmarkEnd w:id="199"/>
      <w:r>
        <w:t xml:space="preserve">  </w:t>
      </w:r>
    </w:p>
    <w:p w:rsidR="0057077A" w:rsidRDefault="0057077A" w:rsidP="0057077A">
      <w:pPr>
        <w:pStyle w:val="ChapterBodyCopy-Step"/>
        <w:numPr>
          <w:ilvl w:val="0"/>
          <w:numId w:val="17"/>
        </w:numPr>
      </w:pPr>
      <w:r>
        <w:t>Login to CDR as an administrator</w:t>
      </w:r>
    </w:p>
    <w:p w:rsidR="0057077A" w:rsidRDefault="0057077A" w:rsidP="0057077A">
      <w:pPr>
        <w:pStyle w:val="ChapterBodyCopy-Step"/>
        <w:numPr>
          <w:ilvl w:val="0"/>
          <w:numId w:val="9"/>
        </w:numPr>
      </w:pPr>
      <w:r>
        <w:t xml:space="preserve">Add the “DM” </w:t>
      </w:r>
      <w:proofErr w:type="spellStart"/>
      <w:r>
        <w:t>privledges</w:t>
      </w:r>
      <w:proofErr w:type="spellEnd"/>
      <w:r>
        <w:t xml:space="preserve">, by clicking on DM in the </w:t>
      </w:r>
      <w:proofErr w:type="spellStart"/>
      <w:r>
        <w:t>Privleges</w:t>
      </w:r>
      <w:proofErr w:type="spellEnd"/>
      <w:r>
        <w:t xml:space="preserve"> in the upper right corner of the screen.</w:t>
      </w:r>
    </w:p>
    <w:p w:rsidR="0057077A" w:rsidRDefault="0057077A" w:rsidP="0057077A">
      <w:pPr>
        <w:pStyle w:val="ChapterBodyCopy-Step"/>
        <w:numPr>
          <w:ilvl w:val="0"/>
          <w:numId w:val="9"/>
        </w:numPr>
      </w:pPr>
      <w:r>
        <w:t>Click on the DM Home page.  When there, click on the Vocabulary item.</w:t>
      </w:r>
    </w:p>
    <w:p w:rsidR="0057077A" w:rsidRDefault="0057077A" w:rsidP="0057077A">
      <w:pPr>
        <w:pStyle w:val="ChapterBodyCopy-Step"/>
        <w:numPr>
          <w:ilvl w:val="0"/>
          <w:numId w:val="9"/>
        </w:numPr>
      </w:pPr>
      <w:r>
        <w:t>On the vocabulary page, click on “</w:t>
      </w:r>
      <w:r w:rsidR="00407ABB">
        <w:t>Organization</w:t>
      </w:r>
      <w:r>
        <w:t>.”</w:t>
      </w:r>
    </w:p>
    <w:p w:rsidR="0057077A" w:rsidRDefault="0057077A" w:rsidP="0057077A">
      <w:pPr>
        <w:pStyle w:val="ChapterBodyCopy-Step"/>
        <w:numPr>
          <w:ilvl w:val="0"/>
          <w:numId w:val="9"/>
        </w:numPr>
      </w:pPr>
      <w:r>
        <w:t xml:space="preserve">On the </w:t>
      </w:r>
      <w:r w:rsidR="00407ABB">
        <w:t>Organization</w:t>
      </w:r>
      <w:r>
        <w:t xml:space="preserve"> List page, look to see if all </w:t>
      </w:r>
      <w:r w:rsidR="00407ABB">
        <w:t>organizations</w:t>
      </w:r>
      <w:r>
        <w:t xml:space="preserve"> used in this study are available in under the “Name” column.  If not, click on the “New </w:t>
      </w:r>
      <w:r w:rsidR="00407ABB">
        <w:t>Organization</w:t>
      </w:r>
      <w:r>
        <w:t xml:space="preserve">” item at the top of the list.  This changes the screen to the “Create </w:t>
      </w:r>
      <w:proofErr w:type="spellStart"/>
      <w:r>
        <w:t>Tisssue</w:t>
      </w:r>
      <w:proofErr w:type="spellEnd"/>
      <w:r>
        <w:t xml:space="preserve"> Type” page.  The fields which need to be entered are:</w:t>
      </w:r>
    </w:p>
    <w:p w:rsidR="0057077A" w:rsidRDefault="0057077A" w:rsidP="0057077A">
      <w:pPr>
        <w:pStyle w:val="ChapterBodyCopy-Step"/>
        <w:numPr>
          <w:ilvl w:val="0"/>
          <w:numId w:val="16"/>
        </w:numPr>
      </w:pPr>
      <w:r>
        <w:t xml:space="preserve">Name – (required) the common name of </w:t>
      </w:r>
      <w:r w:rsidR="00407ABB">
        <w:t>the Organization</w:t>
      </w:r>
    </w:p>
    <w:p w:rsidR="0057077A" w:rsidRDefault="0057077A" w:rsidP="0057077A">
      <w:pPr>
        <w:pStyle w:val="ChapterBodyCopy-Step"/>
        <w:numPr>
          <w:ilvl w:val="0"/>
          <w:numId w:val="16"/>
        </w:numPr>
      </w:pPr>
      <w:r>
        <w:t>Code – (required) a unique set of letters (Upper case preferred) which is prefixed on the ID of each specimen of this tissue</w:t>
      </w:r>
    </w:p>
    <w:p w:rsidR="0057077A" w:rsidRDefault="0057077A" w:rsidP="0057077A">
      <w:pPr>
        <w:pStyle w:val="ChapterBodyCopy-Step"/>
        <w:numPr>
          <w:ilvl w:val="0"/>
          <w:numId w:val="16"/>
        </w:numPr>
      </w:pPr>
      <w:r>
        <w:t xml:space="preserve">Description – (optional) text description of details of this tissue type.  For example, could include requirements for gathering. </w:t>
      </w:r>
    </w:p>
    <w:p w:rsidR="00407ABB" w:rsidRDefault="00407ABB" w:rsidP="0057077A">
      <w:pPr>
        <w:pStyle w:val="ChapterBodyCopy-Step"/>
        <w:numPr>
          <w:ilvl w:val="0"/>
          <w:numId w:val="16"/>
        </w:numPr>
      </w:pPr>
      <w:r>
        <w:t xml:space="preserve">Shipping Address – (Required) </w:t>
      </w:r>
      <w:proofErr w:type="spellStart"/>
      <w:r>
        <w:t>descriptionof</w:t>
      </w:r>
      <w:proofErr w:type="spellEnd"/>
      <w:r>
        <w:t xml:space="preserve"> the shipping address for receiving tissues.</w:t>
      </w:r>
    </w:p>
    <w:p w:rsidR="00407ABB" w:rsidRDefault="00407ABB" w:rsidP="0057077A">
      <w:pPr>
        <w:pStyle w:val="ChapterBodyCopy-Step"/>
        <w:numPr>
          <w:ilvl w:val="0"/>
          <w:numId w:val="16"/>
        </w:numPr>
      </w:pPr>
      <w:r>
        <w:t xml:space="preserve">Is </w:t>
      </w:r>
      <w:proofErr w:type="spellStart"/>
      <w:r>
        <w:t>Bss</w:t>
      </w:r>
      <w:proofErr w:type="spellEnd"/>
      <w:r>
        <w:t xml:space="preserve"> – (Required) Click on this box IF this organization is a biospecimen source site.</w:t>
      </w:r>
    </w:p>
    <w:p w:rsidR="0057077A" w:rsidRDefault="0057077A" w:rsidP="0057077A">
      <w:pPr>
        <w:pStyle w:val="ChapterBodyCopy-Step"/>
        <w:numPr>
          <w:ilvl w:val="0"/>
          <w:numId w:val="9"/>
        </w:numPr>
      </w:pPr>
      <w:r>
        <w:t>When complete, enter “C</w:t>
      </w:r>
      <w:r w:rsidR="00407ABB">
        <w:t>reate</w:t>
      </w:r>
      <w:r>
        <w:t>” filed.</w:t>
      </w:r>
    </w:p>
    <w:p w:rsidR="00407ABB" w:rsidRDefault="00407ABB" w:rsidP="0057077A">
      <w:pPr>
        <w:pStyle w:val="ChapterBodyCopy-Step"/>
        <w:numPr>
          <w:ilvl w:val="0"/>
          <w:numId w:val="9"/>
        </w:numPr>
      </w:pPr>
      <w:r>
        <w:t>Use the browse back navigation page on the browser to leave this page.</w:t>
      </w:r>
    </w:p>
    <w:p w:rsidR="00407ABB" w:rsidRPr="00313F50" w:rsidRDefault="00407ABB" w:rsidP="00407ABB">
      <w:pPr>
        <w:pStyle w:val="ChapterBodyCopy-Step"/>
        <w:numPr>
          <w:ilvl w:val="0"/>
          <w:numId w:val="0"/>
        </w:numPr>
        <w:ind w:left="360"/>
        <w:rPr>
          <w:highlight w:val="yellow"/>
        </w:rPr>
      </w:pPr>
      <w:r w:rsidRPr="00313F50">
        <w:rPr>
          <w:highlight w:val="yellow"/>
        </w:rPr>
        <w:t>NOTE: All studies in CDR need at least three (3) organizations:</w:t>
      </w:r>
    </w:p>
    <w:p w:rsidR="00407ABB" w:rsidRPr="00313F50" w:rsidRDefault="00407ABB" w:rsidP="00407ABB">
      <w:pPr>
        <w:pStyle w:val="ChapterBodyCopy-Step"/>
        <w:numPr>
          <w:ilvl w:val="0"/>
          <w:numId w:val="18"/>
        </w:numPr>
        <w:rPr>
          <w:highlight w:val="yellow"/>
        </w:rPr>
      </w:pPr>
      <w:r w:rsidRPr="00313F50">
        <w:rPr>
          <w:highlight w:val="yellow"/>
        </w:rPr>
        <w:t xml:space="preserve">Data Coordinating Center – </w:t>
      </w:r>
      <w:proofErr w:type="spellStart"/>
      <w:r w:rsidRPr="00313F50">
        <w:rPr>
          <w:highlight w:val="yellow"/>
        </w:rPr>
        <w:t>wher</w:t>
      </w:r>
      <w:proofErr w:type="spellEnd"/>
      <w:r w:rsidRPr="00313F50">
        <w:rPr>
          <w:highlight w:val="yellow"/>
        </w:rPr>
        <w:t xml:space="preserve"> the information in the CDR is checked, and queries are started.</w:t>
      </w:r>
    </w:p>
    <w:p w:rsidR="00407ABB" w:rsidRPr="00313F50" w:rsidRDefault="00407ABB" w:rsidP="00313F50">
      <w:pPr>
        <w:pStyle w:val="ChapterBodyCopy-Step"/>
        <w:numPr>
          <w:ilvl w:val="0"/>
          <w:numId w:val="18"/>
        </w:numPr>
        <w:rPr>
          <w:highlight w:val="yellow"/>
        </w:rPr>
      </w:pPr>
      <w:r w:rsidRPr="00313F50">
        <w:rPr>
          <w:highlight w:val="yellow"/>
        </w:rPr>
        <w:t xml:space="preserve">PRC – where </w:t>
      </w:r>
      <w:r w:rsidR="00313F50" w:rsidRPr="00313F50">
        <w:rPr>
          <w:highlight w:val="yellow"/>
        </w:rPr>
        <w:t>the collected specimen’s pathology is objectively quantified.</w:t>
      </w:r>
    </w:p>
    <w:p w:rsidR="00313F50" w:rsidRDefault="00313F50" w:rsidP="00313F50">
      <w:pPr>
        <w:pStyle w:val="ChapterBodyCopy-Step"/>
        <w:numPr>
          <w:ilvl w:val="0"/>
          <w:numId w:val="18"/>
        </w:numPr>
        <w:rPr>
          <w:highlight w:val="yellow"/>
        </w:rPr>
      </w:pPr>
      <w:r w:rsidRPr="00313F50">
        <w:rPr>
          <w:highlight w:val="yellow"/>
        </w:rPr>
        <w:t>BSS – where the biospecimen is originally collected and initial information gathered.</w:t>
      </w:r>
    </w:p>
    <w:p w:rsidR="00203756" w:rsidRPr="00313F50" w:rsidRDefault="00203756" w:rsidP="00203756">
      <w:pPr>
        <w:pStyle w:val="ChapterBodyCopy-Step"/>
        <w:numPr>
          <w:ilvl w:val="0"/>
          <w:numId w:val="0"/>
        </w:numPr>
        <w:ind w:left="720"/>
        <w:rPr>
          <w:highlight w:val="yellow"/>
        </w:rPr>
      </w:pPr>
      <w:r>
        <w:rPr>
          <w:highlight w:val="yellow"/>
        </w:rPr>
        <w:lastRenderedPageBreak/>
        <w:t>NOTE: Associating a BSS with a study requires an additional step.  See the section on Associating a BSS with a Study.</w:t>
      </w:r>
    </w:p>
    <w:p w:rsidR="000E3306" w:rsidRPr="00B4165B" w:rsidRDefault="00786E9C" w:rsidP="00D30914">
      <w:pPr>
        <w:pStyle w:val="ChapterBodyCopy-Step"/>
        <w:numPr>
          <w:ilvl w:val="0"/>
          <w:numId w:val="0"/>
        </w:numPr>
        <w:jc w:val="center"/>
        <w:rPr>
          <w:b/>
          <w:sz w:val="28"/>
          <w:szCs w:val="28"/>
        </w:rPr>
      </w:pPr>
      <w:r w:rsidRPr="00D34EC0">
        <w:br w:type="page"/>
      </w:r>
      <w:bookmarkStart w:id="200" w:name="_Toc136837066"/>
      <w:bookmarkStart w:id="201" w:name="_Toc197060765"/>
      <w:bookmarkStart w:id="202" w:name="_Toc237402973"/>
      <w:bookmarkStart w:id="203" w:name="_Toc107027580"/>
      <w:bookmarkStart w:id="204" w:name="_Toc107027790"/>
      <w:r w:rsidR="00992E0B" w:rsidRPr="00B4165B">
        <w:rPr>
          <w:b/>
          <w:sz w:val="28"/>
          <w:szCs w:val="28"/>
        </w:rPr>
        <w:lastRenderedPageBreak/>
        <w:t>Key Terms</w:t>
      </w:r>
    </w:p>
    <w:p w:rsidR="006841D4" w:rsidRPr="00D34EC0" w:rsidRDefault="006841D4" w:rsidP="006841D4">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6841D4" w:rsidRPr="00D34EC0" w:rsidTr="00B4165B">
        <w:trPr>
          <w:tblHeader/>
        </w:trPr>
        <w:tc>
          <w:tcPr>
            <w:tcW w:w="1350" w:type="pct"/>
            <w:shd w:val="clear" w:color="auto" w:fill="B2A1C7" w:themeFill="accent4" w:themeFillTint="99"/>
          </w:tcPr>
          <w:p w:rsidR="006841D4" w:rsidRPr="00D34EC0" w:rsidRDefault="006841D4" w:rsidP="00394584">
            <w:pPr>
              <w:pStyle w:val="BodyText"/>
              <w:spacing w:after="0"/>
              <w:rPr>
                <w:rFonts w:ascii="Arial" w:hAnsi="Arial" w:cs="Arial"/>
                <w:b/>
              </w:rPr>
            </w:pPr>
            <w:r w:rsidRPr="00D34EC0">
              <w:rPr>
                <w:rFonts w:ascii="Arial" w:hAnsi="Arial" w:cs="Arial"/>
                <w:b/>
              </w:rPr>
              <w:t>Term</w:t>
            </w:r>
          </w:p>
        </w:tc>
        <w:tc>
          <w:tcPr>
            <w:tcW w:w="3650" w:type="pct"/>
            <w:shd w:val="clear" w:color="auto" w:fill="B2A1C7" w:themeFill="accent4" w:themeFillTint="99"/>
          </w:tcPr>
          <w:p w:rsidR="006841D4" w:rsidRPr="00D34EC0" w:rsidRDefault="006841D4" w:rsidP="00394584">
            <w:pPr>
              <w:pStyle w:val="BodyText"/>
              <w:spacing w:after="0"/>
              <w:rPr>
                <w:rFonts w:ascii="Arial" w:hAnsi="Arial" w:cs="Arial"/>
                <w:b/>
              </w:rPr>
            </w:pPr>
            <w:r w:rsidRPr="00D34EC0">
              <w:rPr>
                <w:rFonts w:ascii="Arial" w:hAnsi="Arial" w:cs="Arial"/>
                <w:b/>
              </w:rPr>
              <w:t>Definition</w:t>
            </w:r>
          </w:p>
        </w:tc>
      </w:tr>
      <w:tr w:rsidR="006841D4" w:rsidRPr="00D34EC0" w:rsidTr="00394584">
        <w:trPr>
          <w:trHeight w:val="70"/>
        </w:trPr>
        <w:tc>
          <w:tcPr>
            <w:tcW w:w="1350" w:type="pct"/>
          </w:tcPr>
          <w:p w:rsidR="006841D4" w:rsidRDefault="006841D4" w:rsidP="00394584">
            <w:r>
              <w:t>A</w:t>
            </w:r>
            <w:r w:rsidR="00A320E8">
              <w:t>B</w:t>
            </w:r>
            <w:r>
              <w:t>CC</w:t>
            </w:r>
          </w:p>
        </w:tc>
        <w:tc>
          <w:tcPr>
            <w:tcW w:w="3650" w:type="pct"/>
          </w:tcPr>
          <w:p w:rsidR="006841D4" w:rsidRDefault="006841D4" w:rsidP="00394584">
            <w:pPr>
              <w:spacing w:after="0" w:line="264" w:lineRule="auto"/>
              <w:ind w:left="72"/>
            </w:pPr>
            <w:r>
              <w:t xml:space="preserve">Advanced </w:t>
            </w:r>
            <w:r w:rsidR="00A320E8">
              <w:t xml:space="preserve">Biomedical </w:t>
            </w:r>
            <w:r>
              <w:t>Computer Center</w:t>
            </w:r>
          </w:p>
        </w:tc>
      </w:tr>
      <w:tr w:rsidR="006841D4" w:rsidRPr="00D34EC0" w:rsidTr="00394584">
        <w:trPr>
          <w:trHeight w:val="70"/>
        </w:trPr>
        <w:tc>
          <w:tcPr>
            <w:tcW w:w="1350" w:type="pct"/>
          </w:tcPr>
          <w:p w:rsidR="006841D4" w:rsidRPr="0032400C" w:rsidRDefault="006841D4" w:rsidP="00394584">
            <w:r>
              <w:t>AOP</w:t>
            </w:r>
          </w:p>
        </w:tc>
        <w:tc>
          <w:tcPr>
            <w:tcW w:w="3650" w:type="pct"/>
          </w:tcPr>
          <w:p w:rsidR="006841D4" w:rsidRDefault="006841D4" w:rsidP="00394584">
            <w:pPr>
              <w:spacing w:after="0" w:line="264" w:lineRule="auto"/>
              <w:ind w:left="72"/>
            </w:pPr>
            <w:r>
              <w:t xml:space="preserve">Aspect oriented programming </w:t>
            </w:r>
            <w:r w:rsidRPr="00FB7278">
              <w:t>is a programming paradigm that aims to increase modularity by allowing the separation of cross-cutting concerns.</w:t>
            </w:r>
          </w:p>
        </w:tc>
      </w:tr>
      <w:tr w:rsidR="00D32A4F" w:rsidRPr="00D34EC0" w:rsidTr="00394584">
        <w:trPr>
          <w:trHeight w:val="70"/>
        </w:trPr>
        <w:tc>
          <w:tcPr>
            <w:tcW w:w="1350" w:type="pct"/>
          </w:tcPr>
          <w:p w:rsidR="00D32A4F" w:rsidRPr="0032400C" w:rsidRDefault="00D32A4F" w:rsidP="00394584">
            <w:r>
              <w:t>BPV</w:t>
            </w:r>
          </w:p>
        </w:tc>
        <w:tc>
          <w:tcPr>
            <w:tcW w:w="3650" w:type="pct"/>
          </w:tcPr>
          <w:p w:rsidR="00D32A4F" w:rsidRDefault="00D32A4F" w:rsidP="00394584">
            <w:pPr>
              <w:spacing w:after="0" w:line="264" w:lineRule="auto"/>
              <w:ind w:left="72"/>
            </w:pPr>
            <w:r>
              <w:t xml:space="preserve">Biospecimen Preanalytic Variables – a study sponsored by BBRB, </w:t>
            </w:r>
            <w:r w:rsidR="002A6FD7">
              <w:t xml:space="preserve">which used CDR for managing </w:t>
            </w:r>
            <w:r w:rsidR="005F3C89">
              <w:t>study specific data.</w:t>
            </w:r>
          </w:p>
        </w:tc>
      </w:tr>
      <w:tr w:rsidR="006841D4" w:rsidRPr="00D34EC0" w:rsidTr="00394584">
        <w:trPr>
          <w:trHeight w:val="70"/>
        </w:trPr>
        <w:tc>
          <w:tcPr>
            <w:tcW w:w="1350" w:type="pct"/>
          </w:tcPr>
          <w:p w:rsidR="006841D4" w:rsidRDefault="006841D4" w:rsidP="00394584">
            <w:r w:rsidRPr="0032400C">
              <w:t>BRIMS</w:t>
            </w:r>
          </w:p>
        </w:tc>
        <w:tc>
          <w:tcPr>
            <w:tcW w:w="3650" w:type="pct"/>
          </w:tcPr>
          <w:p w:rsidR="006841D4" w:rsidRDefault="006841D4" w:rsidP="00394584">
            <w:pPr>
              <w:spacing w:after="0" w:line="264" w:lineRule="auto"/>
              <w:ind w:left="72"/>
            </w:pPr>
            <w:r>
              <w:t>Software system developed by Can Andel Institute for automating processes related to b</w:t>
            </w:r>
            <w:r w:rsidRPr="001E06D6">
              <w:t>iospecimen logistical data and metadata</w:t>
            </w:r>
            <w:r>
              <w:t>.</w:t>
            </w:r>
          </w:p>
        </w:tc>
      </w:tr>
      <w:tr w:rsidR="006841D4" w:rsidRPr="00D34EC0" w:rsidTr="00394584">
        <w:trPr>
          <w:trHeight w:val="70"/>
        </w:trPr>
        <w:tc>
          <w:tcPr>
            <w:tcW w:w="1350" w:type="pct"/>
          </w:tcPr>
          <w:p w:rsidR="006841D4" w:rsidRPr="00FD02FA" w:rsidRDefault="006841D4" w:rsidP="00394584">
            <w:r>
              <w:t>BSS</w:t>
            </w:r>
          </w:p>
        </w:tc>
        <w:tc>
          <w:tcPr>
            <w:tcW w:w="3650" w:type="pct"/>
          </w:tcPr>
          <w:p w:rsidR="006841D4" w:rsidRPr="00FD02FA" w:rsidRDefault="006841D4" w:rsidP="00394584">
            <w:pPr>
              <w:spacing w:after="0" w:line="264" w:lineRule="auto"/>
              <w:ind w:left="72"/>
            </w:pPr>
            <w:r>
              <w:t>Biospecimen Source Site – Institute from which human tissue is initially collected.</w:t>
            </w:r>
          </w:p>
        </w:tc>
      </w:tr>
      <w:tr w:rsidR="006841D4" w:rsidRPr="00D34EC0" w:rsidTr="00394584">
        <w:trPr>
          <w:trHeight w:val="70"/>
        </w:trPr>
        <w:tc>
          <w:tcPr>
            <w:tcW w:w="1350" w:type="pct"/>
          </w:tcPr>
          <w:p w:rsidR="006841D4" w:rsidRPr="00D34EC0" w:rsidDel="00014D36" w:rsidRDefault="006841D4" w:rsidP="00394584">
            <w:r w:rsidRPr="00FD02FA">
              <w:t>CDR</w:t>
            </w:r>
          </w:p>
        </w:tc>
        <w:tc>
          <w:tcPr>
            <w:tcW w:w="3650" w:type="pct"/>
          </w:tcPr>
          <w:p w:rsidR="006841D4" w:rsidRPr="00FD02FA" w:rsidRDefault="006841D4" w:rsidP="00394584">
            <w:pPr>
              <w:spacing w:after="0" w:line="264" w:lineRule="auto"/>
              <w:ind w:left="72"/>
            </w:pPr>
            <w:r w:rsidRPr="00FD02FA">
              <w:t>Comprehensive Data Resource</w:t>
            </w:r>
          </w:p>
        </w:tc>
      </w:tr>
      <w:tr w:rsidR="00A320E8" w:rsidRPr="00D34EC0" w:rsidTr="00394584">
        <w:trPr>
          <w:trHeight w:val="70"/>
        </w:trPr>
        <w:tc>
          <w:tcPr>
            <w:tcW w:w="1350" w:type="pct"/>
          </w:tcPr>
          <w:p w:rsidR="00A320E8" w:rsidRPr="00FD02FA" w:rsidRDefault="00A320E8" w:rsidP="00394584">
            <w:r>
              <w:t>CDR-DS</w:t>
            </w:r>
          </w:p>
        </w:tc>
        <w:tc>
          <w:tcPr>
            <w:tcW w:w="3650" w:type="pct"/>
          </w:tcPr>
          <w:p w:rsidR="00A320E8" w:rsidRPr="00FD02FA" w:rsidRDefault="00A320E8" w:rsidP="00394584">
            <w:pPr>
              <w:spacing w:after="0" w:line="264" w:lineRule="auto"/>
              <w:ind w:left="72"/>
            </w:pPr>
            <w:r>
              <w:t>CDR-Data Services (CDR core)</w:t>
            </w:r>
          </w:p>
        </w:tc>
      </w:tr>
      <w:tr w:rsidR="006841D4" w:rsidRPr="00D34EC0" w:rsidTr="00394584">
        <w:trPr>
          <w:trHeight w:val="70"/>
        </w:trPr>
        <w:tc>
          <w:tcPr>
            <w:tcW w:w="1350" w:type="pct"/>
          </w:tcPr>
          <w:p w:rsidR="006841D4" w:rsidRPr="00FD02FA" w:rsidRDefault="006841D4" w:rsidP="00394584">
            <w:r>
              <w:t>CDR-AR</w:t>
            </w:r>
          </w:p>
        </w:tc>
        <w:tc>
          <w:tcPr>
            <w:tcW w:w="3650" w:type="pct"/>
          </w:tcPr>
          <w:p w:rsidR="006841D4" w:rsidRDefault="006841D4" w:rsidP="00394584">
            <w:pPr>
              <w:spacing w:after="0" w:line="264" w:lineRule="auto"/>
              <w:ind w:left="72"/>
            </w:pPr>
            <w:r>
              <w:t>Analytics and Reporting module for the CDR</w:t>
            </w:r>
          </w:p>
        </w:tc>
      </w:tr>
      <w:tr w:rsidR="006841D4" w:rsidRPr="00D34EC0" w:rsidTr="00394584">
        <w:trPr>
          <w:trHeight w:val="70"/>
        </w:trPr>
        <w:tc>
          <w:tcPr>
            <w:tcW w:w="1350" w:type="pct"/>
          </w:tcPr>
          <w:p w:rsidR="006841D4" w:rsidRPr="00FD02FA" w:rsidRDefault="006841D4" w:rsidP="00394584">
            <w:r>
              <w:t>CTC</w:t>
            </w:r>
          </w:p>
        </w:tc>
        <w:tc>
          <w:tcPr>
            <w:tcW w:w="3650" w:type="pct"/>
          </w:tcPr>
          <w:p w:rsidR="006841D4" w:rsidRDefault="00056BA7" w:rsidP="00394584">
            <w:pPr>
              <w:spacing w:after="0" w:line="264" w:lineRule="auto"/>
              <w:ind w:left="72"/>
            </w:pPr>
            <w:r>
              <w:t>Circulating</w:t>
            </w:r>
            <w:r w:rsidR="006841D4">
              <w:t xml:space="preserve"> Tumor Cells – a project scheduled to use the CDR capabilities.</w:t>
            </w:r>
          </w:p>
        </w:tc>
      </w:tr>
      <w:tr w:rsidR="006841D4" w:rsidRPr="00D34EC0" w:rsidTr="00394584">
        <w:trPr>
          <w:trHeight w:val="70"/>
        </w:trPr>
        <w:tc>
          <w:tcPr>
            <w:tcW w:w="1350" w:type="pct"/>
          </w:tcPr>
          <w:p w:rsidR="006841D4" w:rsidRDefault="006841D4" w:rsidP="00394584">
            <w:r w:rsidRPr="00FD02FA">
              <w:t>dbGaP</w:t>
            </w:r>
          </w:p>
        </w:tc>
        <w:tc>
          <w:tcPr>
            <w:tcW w:w="3650" w:type="pct"/>
          </w:tcPr>
          <w:p w:rsidR="006841D4" w:rsidRDefault="006841D4" w:rsidP="00394584">
            <w:pPr>
              <w:spacing w:after="0" w:line="264" w:lineRule="auto"/>
              <w:ind w:left="72"/>
            </w:pPr>
            <w:r>
              <w:t xml:space="preserve">A project of the NCBI, </w:t>
            </w:r>
            <w:r w:rsidRPr="0062651B">
              <w:t>The database of Genotypes and Phenotypes (dbGaP) was developed to archive and distribute the results of studies that have investigated the interaction of genotype and phenotype.</w:t>
            </w:r>
          </w:p>
        </w:tc>
      </w:tr>
      <w:tr w:rsidR="006841D4" w:rsidRPr="00D34EC0" w:rsidTr="00394584">
        <w:trPr>
          <w:trHeight w:val="70"/>
        </w:trPr>
        <w:tc>
          <w:tcPr>
            <w:tcW w:w="1350" w:type="pct"/>
          </w:tcPr>
          <w:p w:rsidR="006841D4" w:rsidRDefault="006841D4" w:rsidP="00394584">
            <w:r>
              <w:t>DM</w:t>
            </w:r>
          </w:p>
        </w:tc>
        <w:tc>
          <w:tcPr>
            <w:tcW w:w="3650" w:type="pct"/>
          </w:tcPr>
          <w:p w:rsidR="006841D4" w:rsidRDefault="006841D4" w:rsidP="00394584">
            <w:pPr>
              <w:spacing w:after="0" w:line="264" w:lineRule="auto"/>
              <w:ind w:left="72"/>
            </w:pPr>
            <w:r>
              <w:t>Data Management – the people and activities intent on preserving data integrity.</w:t>
            </w:r>
          </w:p>
        </w:tc>
      </w:tr>
      <w:tr w:rsidR="006841D4" w:rsidRPr="00D34EC0" w:rsidTr="00394584">
        <w:trPr>
          <w:trHeight w:val="70"/>
        </w:trPr>
        <w:tc>
          <w:tcPr>
            <w:tcW w:w="1350" w:type="pct"/>
          </w:tcPr>
          <w:p w:rsidR="006841D4" w:rsidRDefault="006841D4" w:rsidP="00394584">
            <w:r>
              <w:t>ELSI</w:t>
            </w:r>
          </w:p>
        </w:tc>
        <w:tc>
          <w:tcPr>
            <w:tcW w:w="3650" w:type="pct"/>
          </w:tcPr>
          <w:p w:rsidR="006841D4" w:rsidRDefault="006841D4" w:rsidP="00394584">
            <w:pPr>
              <w:spacing w:after="0" w:line="264" w:lineRule="auto"/>
              <w:ind w:left="72"/>
            </w:pPr>
            <w:r w:rsidRPr="00FB7278">
              <w:t xml:space="preserve">Ethical, </w:t>
            </w:r>
            <w:r>
              <w:t>L</w:t>
            </w:r>
            <w:r w:rsidRPr="00FB7278">
              <w:t xml:space="preserve">egal and </w:t>
            </w:r>
            <w:r>
              <w:t>S</w:t>
            </w:r>
            <w:r w:rsidRPr="00FB7278">
              <w:t xml:space="preserve">ocial </w:t>
            </w:r>
            <w:r>
              <w:t>I</w:t>
            </w:r>
            <w:r w:rsidRPr="00FB7278">
              <w:t>ssues</w:t>
            </w:r>
            <w:r>
              <w:t xml:space="preserve"> – The Human </w:t>
            </w:r>
            <w:r w:rsidR="00056BA7">
              <w:t>Genome</w:t>
            </w:r>
            <w:r>
              <w:t xml:space="preserve"> Project </w:t>
            </w:r>
            <w:r w:rsidRPr="00FB7278">
              <w:t>raised</w:t>
            </w:r>
            <w:r>
              <w:t xml:space="preserve"> concerns</w:t>
            </w:r>
            <w:r w:rsidRPr="00FB7278">
              <w:t xml:space="preserve"> in regards to how increased knowledge of the human genome could be used to discriminate against people.</w:t>
            </w:r>
            <w:r>
              <w:t xml:space="preserve"> Part of the data in CDR refers to an ongoing study of these issues with participants.</w:t>
            </w:r>
          </w:p>
        </w:tc>
      </w:tr>
      <w:tr w:rsidR="006841D4" w:rsidRPr="00D34EC0" w:rsidTr="00394584">
        <w:trPr>
          <w:trHeight w:val="70"/>
        </w:trPr>
        <w:tc>
          <w:tcPr>
            <w:tcW w:w="1350" w:type="pct"/>
          </w:tcPr>
          <w:p w:rsidR="006841D4" w:rsidRDefault="006841D4" w:rsidP="00394584">
            <w:r>
              <w:t>FEA</w:t>
            </w:r>
          </w:p>
        </w:tc>
        <w:tc>
          <w:tcPr>
            <w:tcW w:w="3650" w:type="pct"/>
          </w:tcPr>
          <w:p w:rsidR="006841D4" w:rsidRDefault="006841D4" w:rsidP="00394584">
            <w:pPr>
              <w:spacing w:after="0" w:line="264" w:lineRule="auto"/>
              <w:ind w:left="72"/>
            </w:pPr>
            <w:r>
              <w:t>Federal Enterprise Architecture</w:t>
            </w:r>
          </w:p>
        </w:tc>
      </w:tr>
      <w:tr w:rsidR="006841D4" w:rsidRPr="00D34EC0" w:rsidTr="00394584">
        <w:trPr>
          <w:trHeight w:val="70"/>
        </w:trPr>
        <w:tc>
          <w:tcPr>
            <w:tcW w:w="1350" w:type="pct"/>
          </w:tcPr>
          <w:p w:rsidR="006841D4" w:rsidRDefault="006841D4" w:rsidP="00394584">
            <w:r>
              <w:t>FNLRC</w:t>
            </w:r>
          </w:p>
        </w:tc>
        <w:tc>
          <w:tcPr>
            <w:tcW w:w="3650" w:type="pct"/>
          </w:tcPr>
          <w:p w:rsidR="006841D4" w:rsidRDefault="006841D4" w:rsidP="00394584">
            <w:pPr>
              <w:spacing w:after="0" w:line="264" w:lineRule="auto"/>
              <w:ind w:left="72"/>
            </w:pPr>
            <w:r>
              <w:t>Frederick National Laboratory for Cancer Research</w:t>
            </w:r>
          </w:p>
        </w:tc>
      </w:tr>
      <w:tr w:rsidR="006841D4" w:rsidRPr="00D34EC0" w:rsidTr="00394584">
        <w:trPr>
          <w:trHeight w:val="70"/>
        </w:trPr>
        <w:tc>
          <w:tcPr>
            <w:tcW w:w="1350" w:type="pct"/>
          </w:tcPr>
          <w:p w:rsidR="006841D4" w:rsidRPr="00FD02FA" w:rsidRDefault="006841D4" w:rsidP="00394584">
            <w:r>
              <w:t>GORM</w:t>
            </w:r>
          </w:p>
        </w:tc>
        <w:tc>
          <w:tcPr>
            <w:tcW w:w="3650" w:type="pct"/>
          </w:tcPr>
          <w:p w:rsidR="006841D4" w:rsidRDefault="006841D4" w:rsidP="00394584">
            <w:pPr>
              <w:spacing w:after="0" w:line="264" w:lineRule="auto"/>
              <w:ind w:left="72"/>
            </w:pPr>
            <w:r>
              <w:t>Grails Object Relational Mapping</w:t>
            </w:r>
          </w:p>
        </w:tc>
      </w:tr>
      <w:tr w:rsidR="006841D4" w:rsidRPr="00D34EC0" w:rsidTr="00394584">
        <w:trPr>
          <w:trHeight w:val="70"/>
        </w:trPr>
        <w:tc>
          <w:tcPr>
            <w:tcW w:w="1350" w:type="pct"/>
          </w:tcPr>
          <w:p w:rsidR="006841D4" w:rsidRDefault="006841D4" w:rsidP="00394584">
            <w:r w:rsidRPr="00FD02FA">
              <w:t>Grails</w:t>
            </w:r>
          </w:p>
        </w:tc>
        <w:tc>
          <w:tcPr>
            <w:tcW w:w="3650" w:type="pct"/>
          </w:tcPr>
          <w:p w:rsidR="006841D4" w:rsidRDefault="006841D4" w:rsidP="00394584">
            <w:pPr>
              <w:spacing w:after="0" w:line="264" w:lineRule="auto"/>
              <w:ind w:left="72"/>
            </w:pPr>
            <w:r>
              <w:t>A</w:t>
            </w:r>
            <w:r w:rsidRPr="0062651B">
              <w:t xml:space="preserve"> powerful </w:t>
            </w:r>
            <w:r>
              <w:t xml:space="preserve">computer software </w:t>
            </w:r>
            <w:r w:rsidRPr="0062651B">
              <w:t>framework</w:t>
            </w:r>
            <w:r>
              <w:t>, based on the Groovy programming language, and emphasizing rapid software development of web based applications.</w:t>
            </w:r>
          </w:p>
        </w:tc>
      </w:tr>
      <w:tr w:rsidR="006841D4" w:rsidRPr="00D34EC0" w:rsidTr="00394584">
        <w:trPr>
          <w:trHeight w:val="70"/>
        </w:trPr>
        <w:tc>
          <w:tcPr>
            <w:tcW w:w="1350" w:type="pct"/>
          </w:tcPr>
          <w:p w:rsidR="006841D4" w:rsidRPr="00D34EC0" w:rsidDel="00014D36" w:rsidRDefault="006841D4" w:rsidP="00394584">
            <w:r>
              <w:t>GTEx</w:t>
            </w:r>
          </w:p>
        </w:tc>
        <w:tc>
          <w:tcPr>
            <w:tcW w:w="3650" w:type="pct"/>
          </w:tcPr>
          <w:p w:rsidR="006841D4" w:rsidRPr="00FD02FA" w:rsidRDefault="006841D4" w:rsidP="00394584">
            <w:pPr>
              <w:spacing w:after="0" w:line="264" w:lineRule="auto"/>
              <w:ind w:left="72"/>
            </w:pPr>
            <w:r>
              <w:t xml:space="preserve">NIH </w:t>
            </w:r>
            <w:r w:rsidRPr="00840BF0">
              <w:t>Common Fund's Genotype-Tissue Expression program</w:t>
            </w:r>
          </w:p>
        </w:tc>
      </w:tr>
      <w:tr w:rsidR="006841D4" w:rsidRPr="00D34EC0" w:rsidTr="00394584">
        <w:trPr>
          <w:trHeight w:val="70"/>
        </w:trPr>
        <w:tc>
          <w:tcPr>
            <w:tcW w:w="1350" w:type="pct"/>
          </w:tcPr>
          <w:p w:rsidR="006841D4" w:rsidRPr="00D34EC0" w:rsidDel="00014D36" w:rsidRDefault="006841D4" w:rsidP="00394584">
            <w:r>
              <w:t>HHS</w:t>
            </w:r>
          </w:p>
        </w:tc>
        <w:tc>
          <w:tcPr>
            <w:tcW w:w="3650" w:type="pct"/>
          </w:tcPr>
          <w:p w:rsidR="006841D4" w:rsidRPr="00FD02FA" w:rsidRDefault="006841D4" w:rsidP="00394584">
            <w:pPr>
              <w:spacing w:after="0" w:line="264" w:lineRule="auto"/>
              <w:ind w:left="72"/>
            </w:pPr>
            <w:r>
              <w:t>U.S. Department of Health and Human Services</w:t>
            </w:r>
          </w:p>
        </w:tc>
      </w:tr>
      <w:tr w:rsidR="006841D4" w:rsidRPr="00D34EC0" w:rsidTr="00394584">
        <w:trPr>
          <w:trHeight w:val="70"/>
        </w:trPr>
        <w:tc>
          <w:tcPr>
            <w:tcW w:w="1350" w:type="pct"/>
          </w:tcPr>
          <w:p w:rsidR="006841D4" w:rsidRDefault="006841D4" w:rsidP="00394584">
            <w:r w:rsidRPr="00FD02FA">
              <w:t>LDACC</w:t>
            </w:r>
          </w:p>
        </w:tc>
        <w:tc>
          <w:tcPr>
            <w:tcW w:w="3650" w:type="pct"/>
          </w:tcPr>
          <w:p w:rsidR="006841D4" w:rsidRDefault="006841D4" w:rsidP="00394584">
            <w:pPr>
              <w:spacing w:after="0" w:line="264" w:lineRule="auto"/>
              <w:ind w:left="72"/>
            </w:pPr>
            <w:r w:rsidRPr="0062651B">
              <w:t>Laboratory, Data Analysis, and Coordinating Center</w:t>
            </w:r>
            <w:r>
              <w:t>, currently run by the Broad Institute</w:t>
            </w:r>
          </w:p>
        </w:tc>
      </w:tr>
      <w:tr w:rsidR="006841D4" w:rsidRPr="00D34EC0" w:rsidTr="00394584">
        <w:trPr>
          <w:trHeight w:val="70"/>
        </w:trPr>
        <w:tc>
          <w:tcPr>
            <w:tcW w:w="1350" w:type="pct"/>
          </w:tcPr>
          <w:p w:rsidR="006841D4" w:rsidRDefault="006841D4" w:rsidP="00394584">
            <w:r>
              <w:lastRenderedPageBreak/>
              <w:t>LDS</w:t>
            </w:r>
          </w:p>
        </w:tc>
        <w:tc>
          <w:tcPr>
            <w:tcW w:w="3650" w:type="pct"/>
          </w:tcPr>
          <w:p w:rsidR="006841D4" w:rsidRDefault="006841D4" w:rsidP="004A600A">
            <w:pPr>
              <w:spacing w:after="0" w:line="264" w:lineRule="auto"/>
              <w:ind w:left="72"/>
            </w:pPr>
            <w:r>
              <w:t xml:space="preserve">Limited Data Set – a </w:t>
            </w:r>
            <w:r w:rsidR="004A600A">
              <w:t xml:space="preserve">reflection </w:t>
            </w:r>
            <w:r>
              <w:t>of the central data where PHI/PII data has been protected.</w:t>
            </w:r>
          </w:p>
        </w:tc>
      </w:tr>
      <w:tr w:rsidR="006841D4" w:rsidRPr="00D34EC0" w:rsidTr="00394584">
        <w:trPr>
          <w:trHeight w:val="70"/>
        </w:trPr>
        <w:tc>
          <w:tcPr>
            <w:tcW w:w="1350" w:type="pct"/>
          </w:tcPr>
          <w:p w:rsidR="006841D4" w:rsidRPr="00D34EC0" w:rsidDel="00014D36" w:rsidRDefault="006841D4" w:rsidP="00394584">
            <w:r>
              <w:t>LIMS</w:t>
            </w:r>
          </w:p>
        </w:tc>
        <w:tc>
          <w:tcPr>
            <w:tcW w:w="3650" w:type="pct"/>
          </w:tcPr>
          <w:p w:rsidR="006841D4" w:rsidRPr="00FD02FA" w:rsidRDefault="006841D4" w:rsidP="00394584">
            <w:pPr>
              <w:spacing w:after="0" w:line="264" w:lineRule="auto"/>
              <w:ind w:left="72"/>
            </w:pPr>
            <w:r>
              <w:t>Laboratory Information Management System</w:t>
            </w:r>
          </w:p>
        </w:tc>
      </w:tr>
      <w:tr w:rsidR="006841D4" w:rsidRPr="00D34EC0" w:rsidTr="00394584">
        <w:trPr>
          <w:trHeight w:val="70"/>
        </w:trPr>
        <w:tc>
          <w:tcPr>
            <w:tcW w:w="1350" w:type="pct"/>
          </w:tcPr>
          <w:p w:rsidR="006841D4" w:rsidRPr="00D34EC0" w:rsidRDefault="006841D4" w:rsidP="00394584">
            <w:r w:rsidRPr="00FD02FA">
              <w:t>PII</w:t>
            </w:r>
          </w:p>
        </w:tc>
        <w:tc>
          <w:tcPr>
            <w:tcW w:w="3650" w:type="pct"/>
          </w:tcPr>
          <w:p w:rsidR="006841D4" w:rsidRPr="00D34EC0" w:rsidRDefault="006841D4" w:rsidP="00394584">
            <w:pPr>
              <w:spacing w:after="0" w:line="264" w:lineRule="auto"/>
              <w:ind w:left="72"/>
              <w:rPr>
                <w:rFonts w:ascii="Arial" w:hAnsi="Arial" w:cs="Arial"/>
                <w:sz w:val="20"/>
                <w:szCs w:val="20"/>
              </w:rPr>
            </w:pPr>
            <w:r w:rsidRPr="00FD02FA">
              <w:t>Personally Identifiable Information</w:t>
            </w:r>
            <w:r>
              <w:t xml:space="preserve"> - </w:t>
            </w:r>
            <w:r w:rsidRPr="00840BF0">
              <w:t>Individually identifiable health information</w:t>
            </w:r>
            <w:r>
              <w:t xml:space="preserve"> </w:t>
            </w:r>
          </w:p>
        </w:tc>
      </w:tr>
      <w:tr w:rsidR="006841D4" w:rsidRPr="00D34EC0" w:rsidTr="00394584">
        <w:trPr>
          <w:trHeight w:val="70"/>
        </w:trPr>
        <w:tc>
          <w:tcPr>
            <w:tcW w:w="1350" w:type="pct"/>
          </w:tcPr>
          <w:p w:rsidR="006841D4" w:rsidRPr="00D34EC0" w:rsidRDefault="006841D4" w:rsidP="003E2FB5">
            <w:pPr>
              <w:jc w:val="both"/>
            </w:pPr>
            <w:r>
              <w:t>PHI</w:t>
            </w:r>
          </w:p>
        </w:tc>
        <w:tc>
          <w:tcPr>
            <w:tcW w:w="3650" w:type="pct"/>
          </w:tcPr>
          <w:p w:rsidR="006841D4" w:rsidRPr="00EB5A22" w:rsidRDefault="006841D4" w:rsidP="00394584">
            <w:pPr>
              <w:spacing w:after="0" w:line="264" w:lineRule="auto"/>
              <w:ind w:left="72"/>
            </w:pPr>
            <w:r w:rsidRPr="00FD02FA">
              <w:t>Protected Health Information</w:t>
            </w:r>
            <w:r>
              <w:t xml:space="preserve"> - Health information, including demographic information; Relates to an individual’s physical or mental health or the provision of or payment for health care</w:t>
            </w:r>
          </w:p>
        </w:tc>
      </w:tr>
      <w:tr w:rsidR="006841D4" w:rsidRPr="00D34EC0" w:rsidTr="00394584">
        <w:trPr>
          <w:trHeight w:val="70"/>
        </w:trPr>
        <w:tc>
          <w:tcPr>
            <w:tcW w:w="1350" w:type="pct"/>
          </w:tcPr>
          <w:p w:rsidR="006841D4" w:rsidRPr="00D34EC0" w:rsidRDefault="006841D4" w:rsidP="003E2FB5">
            <w:pPr>
              <w:spacing w:after="0" w:line="264" w:lineRule="auto"/>
              <w:rPr>
                <w:rFonts w:ascii="Arial" w:hAnsi="Arial" w:cs="Arial"/>
                <w:sz w:val="20"/>
                <w:szCs w:val="20"/>
              </w:rPr>
            </w:pPr>
            <w:r w:rsidRPr="00FD02FA">
              <w:t>RESTful</w:t>
            </w:r>
          </w:p>
        </w:tc>
        <w:tc>
          <w:tcPr>
            <w:tcW w:w="3650" w:type="pct"/>
          </w:tcPr>
          <w:p w:rsidR="006841D4" w:rsidRPr="00D34EC0" w:rsidRDefault="006841D4" w:rsidP="00394584">
            <w:pPr>
              <w:ind w:left="75"/>
            </w:pPr>
            <w:r>
              <w:t xml:space="preserve">A type of </w:t>
            </w:r>
            <w:r w:rsidR="00DE097D">
              <w:t>I</w:t>
            </w:r>
            <w:r>
              <w:t>nternet service interface typically between programs, which exchanges information.</w:t>
            </w:r>
          </w:p>
        </w:tc>
      </w:tr>
      <w:tr w:rsidR="006841D4" w:rsidRPr="00D34EC0" w:rsidTr="00992E0B">
        <w:trPr>
          <w:trHeight w:val="611"/>
        </w:trPr>
        <w:tc>
          <w:tcPr>
            <w:tcW w:w="1350" w:type="pct"/>
          </w:tcPr>
          <w:p w:rsidR="00EF6613" w:rsidRDefault="006841D4" w:rsidP="00992E0B">
            <w:pPr>
              <w:spacing w:after="0" w:line="264" w:lineRule="auto"/>
              <w:ind w:left="90"/>
            </w:pPr>
            <w:r>
              <w:t>SOP</w:t>
            </w:r>
          </w:p>
        </w:tc>
        <w:tc>
          <w:tcPr>
            <w:tcW w:w="3650" w:type="pct"/>
          </w:tcPr>
          <w:p w:rsidR="006841D4" w:rsidRDefault="006841D4" w:rsidP="00394584">
            <w:pPr>
              <w:ind w:left="75"/>
            </w:pPr>
            <w:r>
              <w:t>Standard Operating Procedure – a detailed document describing precisely</w:t>
            </w:r>
            <w:r w:rsidR="00DE097D">
              <w:t xml:space="preserve"> the </w:t>
            </w:r>
            <w:r w:rsidR="003B4E69">
              <w:t>performance</w:t>
            </w:r>
            <w:r w:rsidR="00DE097D">
              <w:t xml:space="preserve"> of a protocol.</w:t>
            </w:r>
            <w:r>
              <w:t xml:space="preserve"> </w:t>
            </w:r>
          </w:p>
        </w:tc>
      </w:tr>
      <w:tr w:rsidR="006841D4" w:rsidRPr="00D34EC0" w:rsidTr="00394584">
        <w:trPr>
          <w:trHeight w:val="70"/>
        </w:trPr>
        <w:tc>
          <w:tcPr>
            <w:tcW w:w="1350" w:type="pct"/>
          </w:tcPr>
          <w:p w:rsidR="006841D4" w:rsidRDefault="006841D4" w:rsidP="003E2FB5">
            <w:pPr>
              <w:spacing w:after="0" w:line="264" w:lineRule="auto"/>
              <w:ind w:left="90"/>
            </w:pPr>
            <w:r>
              <w:t>UI</w:t>
            </w:r>
          </w:p>
        </w:tc>
        <w:tc>
          <w:tcPr>
            <w:tcW w:w="3650" w:type="pct"/>
          </w:tcPr>
          <w:p w:rsidR="006841D4" w:rsidRDefault="006841D4" w:rsidP="00394584">
            <w:pPr>
              <w:ind w:left="75"/>
            </w:pPr>
            <w:r>
              <w:t>User Interface – typically refers to the web-based graphical user interface which enables the various groups to enter/retrieve data from the CDR</w:t>
            </w:r>
            <w:r w:rsidR="00A320E8">
              <w:t>-DS</w:t>
            </w:r>
            <w:r>
              <w:t xml:space="preserve"> or CDR-AR.</w:t>
            </w:r>
          </w:p>
        </w:tc>
      </w:tr>
      <w:tr w:rsidR="006841D4" w:rsidRPr="00D34EC0" w:rsidTr="00394584">
        <w:trPr>
          <w:trHeight w:val="70"/>
        </w:trPr>
        <w:tc>
          <w:tcPr>
            <w:tcW w:w="1350" w:type="pct"/>
          </w:tcPr>
          <w:p w:rsidR="006841D4" w:rsidRPr="00FD02FA" w:rsidRDefault="006841D4" w:rsidP="003E2FB5">
            <w:pPr>
              <w:spacing w:after="0" w:line="264" w:lineRule="auto"/>
              <w:ind w:left="90"/>
            </w:pPr>
            <w:r>
              <w:t>XML</w:t>
            </w:r>
          </w:p>
        </w:tc>
        <w:tc>
          <w:tcPr>
            <w:tcW w:w="3650" w:type="pct"/>
          </w:tcPr>
          <w:p w:rsidR="006841D4" w:rsidRDefault="006841D4" w:rsidP="00394584">
            <w:pPr>
              <w:ind w:left="75"/>
            </w:pPr>
            <w:r>
              <w:t xml:space="preserve">Extensible Markup Language.  A </w:t>
            </w:r>
            <w:r w:rsidRPr="00840BF0">
              <w:t>markup language that defines a set of rules for encoding documents in a format that is both human-readable and machine-readable. It is defined</w:t>
            </w:r>
            <w:r>
              <w:t xml:space="preserve"> in the XML 1.0 Specification</w:t>
            </w:r>
            <w:r w:rsidRPr="00840BF0">
              <w:t xml:space="preserve"> produced by the W3C, and several other relate</w:t>
            </w:r>
            <w:r>
              <w:t>d specifications,</w:t>
            </w:r>
            <w:r w:rsidRPr="00840BF0">
              <w:t xml:space="preserve"> all free open standards.</w:t>
            </w:r>
          </w:p>
        </w:tc>
      </w:tr>
    </w:tbl>
    <w:p w:rsidR="006841D4" w:rsidRPr="00B26A9E" w:rsidRDefault="006841D4" w:rsidP="006841D4"/>
    <w:bookmarkEnd w:id="200"/>
    <w:bookmarkEnd w:id="201"/>
    <w:bookmarkEnd w:id="202"/>
    <w:bookmarkEnd w:id="9"/>
    <w:bookmarkEnd w:id="203"/>
    <w:bookmarkEnd w:id="204"/>
    <w:p w:rsidR="005159FA" w:rsidRPr="00B26A9E" w:rsidRDefault="005159FA" w:rsidP="00D30914">
      <w:pPr>
        <w:pStyle w:val="Heading6"/>
        <w:numPr>
          <w:ilvl w:val="0"/>
          <w:numId w:val="0"/>
        </w:numPr>
      </w:pPr>
    </w:p>
    <w:sectPr w:rsidR="005159FA" w:rsidRPr="00B26A9E" w:rsidSect="00E13E10">
      <w:headerReference w:type="default" r:id="rId52"/>
      <w:footerReference w:type="default" r:id="rId53"/>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6BB5" w:rsidRDefault="00466BB5">
      <w:r>
        <w:separator/>
      </w:r>
    </w:p>
  </w:endnote>
  <w:endnote w:type="continuationSeparator" w:id="0">
    <w:p w:rsidR="00466BB5" w:rsidRDefault="00466BB5">
      <w:r>
        <w:continuationSeparator/>
      </w:r>
    </w:p>
  </w:endnote>
  <w:endnote w:type="continuationNotice" w:id="1">
    <w:p w:rsidR="00466BB5" w:rsidRDefault="00466BB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Franklin Gothic Medium">
    <w:panose1 w:val="020B0603020102020204"/>
    <w:charset w:val="00"/>
    <w:family w:val="swiss"/>
    <w:pitch w:val="variable"/>
    <w:sig w:usb0="00000287" w:usb1="00000000" w:usb2="00000000" w:usb3="00000000" w:csb0="0000009F" w:csb1="00000000"/>
  </w:font>
  <w:font w:name="Earwig Factory">
    <w:altName w:val="Californian FB"/>
    <w:panose1 w:val="02000400000000000000"/>
    <w:charset w:val="00"/>
    <w:family w:val="auto"/>
    <w:pitch w:val="variable"/>
    <w:sig w:usb0="00000003"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BB5" w:rsidRDefault="00466B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466BB5" w:rsidRDefault="00466BB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BB5" w:rsidRPr="00353AD7" w:rsidRDefault="00466BB5">
    <w:pPr>
      <w:pStyle w:val="Footer"/>
      <w:pBdr>
        <w:top w:val="single" w:sz="18" w:space="2" w:color="auto"/>
      </w:pBdr>
      <w:tabs>
        <w:tab w:val="clear" w:pos="4320"/>
        <w:tab w:val="clear" w:pos="8640"/>
        <w:tab w:val="center" w:pos="4680"/>
        <w:tab w:val="right" w:pos="9360"/>
      </w:tabs>
      <w:spacing w:after="0"/>
      <w:rPr>
        <w:b/>
        <w:bCs/>
        <w:i/>
        <w:sz w:val="20"/>
      </w:rPr>
    </w:pPr>
    <w:r>
      <w:rPr>
        <w:sz w:val="20"/>
      </w:rPr>
      <w:tab/>
    </w:r>
    <w:r>
      <w:rPr>
        <w:b/>
        <w:bCs/>
        <w:i/>
        <w:sz w:val="20"/>
      </w:rPr>
      <w:t>CDR User Guide</w:t>
    </w:r>
    <w:r>
      <w:rPr>
        <w:b/>
        <w:bCs/>
        <w:i/>
        <w:sz w:val="20"/>
      </w:rPr>
      <w:tab/>
    </w:r>
    <w:r w:rsidRPr="00353AD7">
      <w:rPr>
        <w:b/>
        <w:bCs/>
        <w:i/>
        <w:sz w:val="20"/>
      </w:rPr>
      <w:fldChar w:fldCharType="begin"/>
    </w:r>
    <w:r w:rsidRPr="00353AD7">
      <w:rPr>
        <w:b/>
        <w:bCs/>
        <w:i/>
        <w:sz w:val="20"/>
      </w:rPr>
      <w:instrText xml:space="preserve"> PAGE   \* MERGEFORMAT </w:instrText>
    </w:r>
    <w:r w:rsidRPr="00353AD7">
      <w:rPr>
        <w:b/>
        <w:bCs/>
        <w:i/>
        <w:sz w:val="20"/>
      </w:rPr>
      <w:fldChar w:fldCharType="separate"/>
    </w:r>
    <w:r w:rsidR="00697873">
      <w:rPr>
        <w:b/>
        <w:bCs/>
        <w:i/>
        <w:noProof/>
        <w:sz w:val="20"/>
      </w:rPr>
      <w:t>ii</w:t>
    </w:r>
    <w:r w:rsidRPr="00353AD7">
      <w:rPr>
        <w:b/>
        <w:bCs/>
        <w:i/>
        <w:noProof/>
        <w:sz w:val="2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BB5" w:rsidRPr="0092790E" w:rsidRDefault="00466BB5" w:rsidP="003E2FB5">
    <w:pPr>
      <w:pStyle w:val="Footer"/>
      <w:pBdr>
        <w:top w:val="single" w:sz="12" w:space="2" w:color="5F497A" w:themeColor="accent4" w:themeShade="BF"/>
      </w:pBdr>
      <w:tabs>
        <w:tab w:val="clear" w:pos="4320"/>
        <w:tab w:val="clear" w:pos="8640"/>
        <w:tab w:val="center" w:pos="4680"/>
        <w:tab w:val="right" w:pos="9360"/>
      </w:tabs>
      <w:spacing w:after="0"/>
      <w:jc w:val="center"/>
      <w:rPr>
        <w:rFonts w:ascii="Arial" w:hAnsi="Arial" w:cs="Arial"/>
        <w:sz w:val="18"/>
        <w:szCs w:val="18"/>
      </w:rPr>
    </w:pPr>
    <w:r>
      <w:rPr>
        <w:rFonts w:ascii="Arial" w:hAnsi="Arial" w:cs="Arial"/>
        <w:i/>
        <w:color w:val="0000FF"/>
        <w:sz w:val="18"/>
        <w:szCs w:val="18"/>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BB5" w:rsidRPr="007D72F1" w:rsidRDefault="00466BB5" w:rsidP="00823BAA">
    <w:pPr>
      <w:pStyle w:val="Footer"/>
      <w:pBdr>
        <w:top w:val="single" w:sz="18" w:space="2" w:color="auto"/>
      </w:pBdr>
      <w:tabs>
        <w:tab w:val="clear" w:pos="4320"/>
        <w:tab w:val="clear" w:pos="8640"/>
        <w:tab w:val="left" w:pos="3915"/>
        <w:tab w:val="center" w:pos="4680"/>
        <w:tab w:val="right" w:pos="9360"/>
      </w:tabs>
      <w:spacing w:after="0"/>
      <w:rPr>
        <w:rFonts w:ascii="Arial" w:hAnsi="Arial" w:cs="Arial"/>
        <w:color w:val="0000FF"/>
        <w:sz w:val="18"/>
        <w:szCs w:val="18"/>
      </w:rPr>
    </w:pPr>
    <w:r>
      <w:rPr>
        <w:rFonts w:ascii="Arial" w:hAnsi="Arial" w:cs="Arial"/>
        <w:sz w:val="18"/>
        <w:szCs w:val="18"/>
      </w:rPr>
      <w:t>Comprehensive Data Resource Design (CDR)</w:t>
    </w:r>
    <w:r w:rsidRPr="007D72F1">
      <w:rPr>
        <w:rFonts w:ascii="Arial" w:hAnsi="Arial" w:cs="Arial"/>
        <w:sz w:val="18"/>
        <w:szCs w:val="18"/>
      </w:rPr>
      <w:tab/>
    </w:r>
    <w:r>
      <w:rPr>
        <w:rFonts w:ascii="Arial" w:hAnsi="Arial" w:cs="Arial"/>
        <w:sz w:val="18"/>
        <w:szCs w:val="18"/>
      </w:rPr>
      <w:t>User Guide</w:t>
    </w:r>
    <w:r w:rsidRPr="007D72F1">
      <w:rPr>
        <w:rFonts w:ascii="Arial" w:hAnsi="Arial" w:cs="Arial"/>
        <w:sz w:val="18"/>
        <w:szCs w:val="18"/>
      </w:rPr>
      <w:tab/>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697873">
      <w:rPr>
        <w:rStyle w:val="PageNumber"/>
        <w:rFonts w:ascii="Arial" w:hAnsi="Arial" w:cs="Arial"/>
        <w:noProof/>
        <w:sz w:val="18"/>
        <w:szCs w:val="18"/>
      </w:rPr>
      <w:t>vi</w:t>
    </w:r>
    <w:r w:rsidRPr="007D72F1">
      <w:rPr>
        <w:rStyle w:val="PageNumber"/>
        <w:rFonts w:ascii="Arial" w:hAnsi="Arial" w:cs="Arial"/>
        <w:sz w:val="18"/>
        <w:szCs w:val="18"/>
      </w:rPr>
      <w:fldChar w:fldCharType="end"/>
    </w:r>
    <w:r>
      <w:rPr>
        <w:rStyle w:val="PageNumber"/>
        <w:rFonts w:ascii="Arial" w:hAnsi="Arial" w:cs="Arial"/>
        <w:sz w:val="18"/>
        <w:szCs w:val="1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BB5" w:rsidRDefault="00466BB5">
    <w:pPr>
      <w:pStyle w:val="Footer"/>
      <w:jc w:val="right"/>
    </w:pPr>
    <w:r>
      <w:rPr>
        <w:rFonts w:ascii="Arial" w:hAnsi="Arial" w:cs="Arial"/>
        <w:sz w:val="18"/>
        <w:szCs w:val="18"/>
      </w:rPr>
      <w:t xml:space="preserve">Comprehensive Data Resource </w:t>
    </w:r>
    <w:del w:id="205" w:author="Author">
      <w:r w:rsidDel="00466BB5">
        <w:rPr>
          <w:rFonts w:ascii="Arial" w:hAnsi="Arial" w:cs="Arial"/>
          <w:sz w:val="18"/>
          <w:szCs w:val="18"/>
        </w:rPr>
        <w:delText xml:space="preserve">Design </w:delText>
      </w:r>
    </w:del>
    <w:r>
      <w:rPr>
        <w:rFonts w:ascii="Arial" w:hAnsi="Arial" w:cs="Arial"/>
        <w:sz w:val="18"/>
        <w:szCs w:val="18"/>
      </w:rPr>
      <w:t>(CDR)</w:t>
    </w:r>
    <w:ins w:id="206" w:author="Author">
      <w:r>
        <w:rPr>
          <w:rFonts w:ascii="Arial" w:hAnsi="Arial" w:cs="Arial"/>
          <w:sz w:val="18"/>
          <w:szCs w:val="18"/>
        </w:rPr>
        <w:t xml:space="preserve"> </w:t>
      </w:r>
    </w:ins>
    <w:r w:rsidRPr="007D72F1">
      <w:rPr>
        <w:rFonts w:ascii="Arial" w:hAnsi="Arial" w:cs="Arial"/>
        <w:sz w:val="18"/>
        <w:szCs w:val="18"/>
      </w:rPr>
      <w:tab/>
    </w:r>
    <w:r>
      <w:rPr>
        <w:rFonts w:ascii="Arial" w:hAnsi="Arial" w:cs="Arial"/>
        <w:sz w:val="18"/>
        <w:szCs w:val="18"/>
      </w:rPr>
      <w:t xml:space="preserve">User </w:t>
    </w:r>
    <w:proofErr w:type="gramStart"/>
    <w:r>
      <w:rPr>
        <w:rFonts w:ascii="Arial" w:hAnsi="Arial" w:cs="Arial"/>
        <w:sz w:val="18"/>
        <w:szCs w:val="18"/>
      </w:rPr>
      <w:t>Guide</w:t>
    </w:r>
    <w:r>
      <w:t xml:space="preserve">  </w:t>
    </w:r>
    <w:r w:rsidRPr="00B4165B">
      <w:rPr>
        <w:color w:val="FF0000"/>
      </w:rPr>
      <w:t>(</w:t>
    </w:r>
    <w:proofErr w:type="gramEnd"/>
    <w:r w:rsidRPr="00B4165B">
      <w:rPr>
        <w:color w:val="FF0000"/>
      </w:rPr>
      <w:t>DRAFT)</w:t>
    </w:r>
    <w:r>
      <w:rPr>
        <w:color w:val="FF0000"/>
      </w:rPr>
      <w:tab/>
    </w:r>
    <w:sdt>
      <w:sdtPr>
        <w:rPr>
          <w:color w:val="FF0000"/>
        </w:rPr>
        <w:id w:val="-653603581"/>
        <w:docPartObj>
          <w:docPartGallery w:val="Page Numbers (Bottom of Page)"/>
          <w:docPartUnique/>
        </w:docPartObj>
      </w:sdtPr>
      <w:sdtEndPr>
        <w:rPr>
          <w:noProof/>
          <w:color w:val="auto"/>
        </w:rPr>
      </w:sdtEndPr>
      <w:sdtContent>
        <w:r>
          <w:fldChar w:fldCharType="begin"/>
        </w:r>
        <w:r>
          <w:instrText xml:space="preserve"> PAGE   \* MERGEFORMAT </w:instrText>
        </w:r>
        <w:r>
          <w:fldChar w:fldCharType="separate"/>
        </w:r>
        <w:r w:rsidR="00636FD4">
          <w:rPr>
            <w:noProof/>
          </w:rPr>
          <w:t>12</w:t>
        </w:r>
        <w:r>
          <w:rPr>
            <w:noProof/>
          </w:rPr>
          <w:fldChar w:fldCharType="end"/>
        </w:r>
      </w:sdtContent>
    </w:sdt>
  </w:p>
  <w:p w:rsidR="00466BB5" w:rsidRPr="00F6682B" w:rsidRDefault="00466BB5" w:rsidP="00A611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6BB5" w:rsidRDefault="00466BB5">
      <w:r>
        <w:separator/>
      </w:r>
    </w:p>
  </w:footnote>
  <w:footnote w:type="continuationSeparator" w:id="0">
    <w:p w:rsidR="00466BB5" w:rsidRDefault="00466BB5">
      <w:r>
        <w:continuationSeparator/>
      </w:r>
    </w:p>
  </w:footnote>
  <w:footnote w:type="continuationNotice" w:id="1">
    <w:p w:rsidR="00466BB5" w:rsidRDefault="00466BB5">
      <w:pPr>
        <w:spacing w:after="0"/>
      </w:pPr>
    </w:p>
  </w:footnote>
  <w:footnote w:id="2">
    <w:p w:rsidR="00466BB5" w:rsidRDefault="00466BB5">
      <w:pPr>
        <w:pStyle w:val="FootnoteText"/>
      </w:pPr>
      <w:r>
        <w:rPr>
          <w:rStyle w:val="FootnoteReference"/>
        </w:rPr>
        <w:footnoteRef/>
      </w:r>
      <w:r>
        <w:t xml:space="preserve"> </w:t>
      </w:r>
      <w:hyperlink r:id="rId1" w:history="1">
        <w:r w:rsidRPr="004C119D">
          <w:rPr>
            <w:rStyle w:val="Hyperlink"/>
          </w:rPr>
          <w:t>http://biospecimens.cancer.gov/researchnetwork/lifecycle.asp</w:t>
        </w:r>
      </w:hyperlink>
    </w:p>
  </w:footnote>
  <w:footnote w:id="3">
    <w:p w:rsidR="00466BB5" w:rsidRDefault="00466BB5">
      <w:pPr>
        <w:pStyle w:val="FootnoteText"/>
      </w:pPr>
      <w:r>
        <w:rPr>
          <w:rStyle w:val="FootnoteReference"/>
        </w:rPr>
        <w:footnoteRef/>
      </w:r>
      <w:r>
        <w:t xml:space="preserve"> </w:t>
      </w:r>
      <w:r w:rsidRPr="00BA16E6">
        <w:t>The Deviation list is a separate and distinct list from the Query Tracker list, although some entries might have a relationship to an issue. For example, a site might have a collection where two samples exceed the SOP time for fixing.  Each one of these first would be an issue in the Query list to verify the fixation time exceeding the time limit set in the SOP, and if verified, then an entry would be created in the Deviation list.  Note that only one entry would be created in the deviation list, but there would be two issues in the Query list (on for each sample that exceeded the fix time). The deviation list would require workflow back and forth between the site and the caHUB team.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BB5" w:rsidRDefault="00466BB5" w:rsidP="003E2FB5">
    <w:pPr>
      <w:pStyle w:val="Header"/>
      <w:pBdr>
        <w:bottom w:val="single" w:sz="4" w:space="1" w:color="403152" w:themeColor="accent4" w:themeShade="80"/>
      </w:pBdr>
      <w:tabs>
        <w:tab w:val="clear" w:pos="8640"/>
        <w:tab w:val="right" w:pos="9360"/>
      </w:tabs>
      <w:spacing w:after="0"/>
      <w:rPr>
        <w:b/>
        <w:bCs/>
        <w:i/>
        <w:iCs/>
        <w:sz w:val="20"/>
      </w:rPr>
    </w:pPr>
    <w:r w:rsidRPr="003E2FB5">
      <w:rPr>
        <w:b/>
        <w:i/>
        <w:color w:val="403152" w:themeColor="accent4" w:themeShade="80"/>
        <w:sz w:val="20"/>
        <w:szCs w:val="20"/>
      </w:rPr>
      <w:t>Comprehensive Data Resource (</w:t>
    </w:r>
    <w:r w:rsidRPr="003E2FB5">
      <w:rPr>
        <w:b/>
        <w:i/>
        <w:color w:val="403152" w:themeColor="accent4" w:themeShade="80"/>
        <w:sz w:val="20"/>
        <w:szCs w:val="20"/>
      </w:rPr>
      <w:fldChar w:fldCharType="begin"/>
    </w:r>
    <w:r w:rsidRPr="003E2FB5">
      <w:rPr>
        <w:b/>
        <w:i/>
        <w:color w:val="403152" w:themeColor="accent4" w:themeShade="80"/>
        <w:sz w:val="20"/>
        <w:szCs w:val="20"/>
      </w:rPr>
      <w:instrText xml:space="preserve"> TITLE  \* MERGEFORMAT </w:instrText>
    </w:r>
    <w:r w:rsidRPr="003E2FB5">
      <w:rPr>
        <w:b/>
        <w:i/>
        <w:color w:val="403152" w:themeColor="accent4" w:themeShade="80"/>
        <w:sz w:val="20"/>
        <w:szCs w:val="20"/>
      </w:rPr>
      <w:fldChar w:fldCharType="end"/>
    </w:r>
    <w:r>
      <w:rPr>
        <w:b/>
        <w:i/>
        <w:sz w:val="20"/>
        <w:szCs w:val="20"/>
      </w:rPr>
      <w:tab/>
    </w:r>
    <w:r>
      <w:rPr>
        <w:b/>
        <w:i/>
        <w:sz w:val="20"/>
        <w:szCs w:val="2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BB5" w:rsidRPr="00D94EFC" w:rsidRDefault="00466BB5" w:rsidP="00D94EFC">
    <w:pPr>
      <w:pStyle w:val="Header"/>
    </w:pPr>
    <w:r>
      <w:rPr>
        <w:noProof/>
      </w:rPr>
      <w:pict w14:anchorId="3B9F8C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35.25pt">
          <v:imagedata r:id="rId1" o:title=""/>
        </v:shape>
      </w:pict>
    </w:r>
    <w:r>
      <w:rPr>
        <w:noProof/>
      </w:rPr>
      <w:tab/>
    </w:r>
    <w:r>
      <w:rPr>
        <w:noProof/>
      </w:rPr>
      <w:pict>
        <v:shape id="_x0000_i1026" type="#_x0000_t75" style="width:109.5pt;height:33pt;visibility:visible">
          <v:imagedata r:id="rId2" o:title="" cropright="2766f"/>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BB5" w:rsidRPr="0092790E" w:rsidRDefault="00466BB5" w:rsidP="006174B5">
    <w:pPr>
      <w:pStyle w:val="Header"/>
      <w:pBdr>
        <w:bottom w:val="single" w:sz="18" w:space="1" w:color="auto"/>
      </w:pBdr>
      <w:tabs>
        <w:tab w:val="clear" w:pos="8640"/>
        <w:tab w:val="left" w:pos="1915"/>
        <w:tab w:val="center" w:pos="4687"/>
        <w:tab w:val="right" w:pos="9360"/>
      </w:tabs>
      <w:spacing w:after="0"/>
      <w:ind w:left="14"/>
      <w:rPr>
        <w:rFonts w:ascii="Arial" w:hAnsi="Arial" w:cs="Arial"/>
        <w:b/>
        <w:bCs/>
        <w:i/>
        <w:iCs/>
        <w:sz w:val="18"/>
        <w:szCs w:val="18"/>
      </w:rPr>
    </w:pPr>
    <w:r>
      <w:rPr>
        <w:rFonts w:ascii="Arial" w:hAnsi="Arial" w:cs="Arial"/>
        <w:b/>
        <w:i/>
        <w:sz w:val="18"/>
        <w:szCs w:val="18"/>
      </w:rPr>
      <w: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66BB5" w:rsidRDefault="00466B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32C74"/>
    <w:multiLevelType w:val="multilevel"/>
    <w:tmpl w:val="2FB24E2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1386"/>
        </w:tabs>
        <w:ind w:left="1386" w:hanging="576"/>
      </w:pPr>
      <w:rPr>
        <w:rFonts w:hint="default"/>
      </w:rPr>
    </w:lvl>
    <w:lvl w:ilvl="2">
      <w:start w:val="1"/>
      <w:numFmt w:val="decimal"/>
      <w:pStyle w:val="Heading3"/>
      <w:lvlText w:val="%1.%2.%3"/>
      <w:lvlJc w:val="left"/>
      <w:pPr>
        <w:tabs>
          <w:tab w:val="num" w:pos="3330"/>
        </w:tabs>
        <w:ind w:left="333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048044FB"/>
    <w:multiLevelType w:val="hybridMultilevel"/>
    <w:tmpl w:val="5134A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C321EF6"/>
    <w:multiLevelType w:val="hybridMultilevel"/>
    <w:tmpl w:val="A63A88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280CD252">
      <w:numFmt w:val="bullet"/>
      <w:lvlText w:val="•"/>
      <w:lvlJc w:val="left"/>
      <w:pPr>
        <w:ind w:left="2160" w:hanging="720"/>
      </w:pPr>
      <w:rPr>
        <w:rFonts w:ascii="Calibri" w:eastAsia="Calibri" w:hAnsi="Calibri" w:cs="Times New Roman"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8AF19DA"/>
    <w:multiLevelType w:val="hybridMultilevel"/>
    <w:tmpl w:val="DA0CC1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B87532"/>
    <w:multiLevelType w:val="hybridMultilevel"/>
    <w:tmpl w:val="C63C8A2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0790529"/>
    <w:multiLevelType w:val="hybridMultilevel"/>
    <w:tmpl w:val="EC787640"/>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6">
    <w:nsid w:val="23E83C30"/>
    <w:multiLevelType w:val="hybridMultilevel"/>
    <w:tmpl w:val="881CFB52"/>
    <w:lvl w:ilvl="0" w:tplc="4D0638B2">
      <w:start w:val="1"/>
      <w:numFmt w:val="decimal"/>
      <w:lvlText w:val="%1."/>
      <w:lvlJc w:val="left"/>
      <w:pPr>
        <w:ind w:left="720" w:hanging="360"/>
      </w:pPr>
      <w:rPr>
        <w:rFonts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7AF1F9D"/>
    <w:multiLevelType w:val="hybridMultilevel"/>
    <w:tmpl w:val="ECA2CBAE"/>
    <w:lvl w:ilvl="0" w:tplc="DE061F60">
      <w:start w:val="1"/>
      <w:numFmt w:val="decimal"/>
      <w:lvlText w:val="%1."/>
      <w:lvlJc w:val="left"/>
      <w:pPr>
        <w:ind w:left="720" w:hanging="360"/>
      </w:pPr>
      <w:rPr>
        <w:rFonts w:hint="default"/>
      </w:rPr>
    </w:lvl>
    <w:lvl w:ilvl="1" w:tplc="27DA41B2" w:tentative="1">
      <w:start w:val="1"/>
      <w:numFmt w:val="lowerLetter"/>
      <w:lvlText w:val="%2."/>
      <w:lvlJc w:val="left"/>
      <w:pPr>
        <w:ind w:left="1440" w:hanging="360"/>
      </w:pPr>
    </w:lvl>
    <w:lvl w:ilvl="2" w:tplc="BCC2DC84" w:tentative="1">
      <w:start w:val="1"/>
      <w:numFmt w:val="lowerRoman"/>
      <w:lvlText w:val="%3."/>
      <w:lvlJc w:val="right"/>
      <w:pPr>
        <w:ind w:left="2160" w:hanging="180"/>
      </w:pPr>
    </w:lvl>
    <w:lvl w:ilvl="3" w:tplc="42365DF4" w:tentative="1">
      <w:start w:val="1"/>
      <w:numFmt w:val="decimal"/>
      <w:lvlText w:val="%4."/>
      <w:lvlJc w:val="left"/>
      <w:pPr>
        <w:ind w:left="2880" w:hanging="360"/>
      </w:pPr>
    </w:lvl>
    <w:lvl w:ilvl="4" w:tplc="C7E07F36" w:tentative="1">
      <w:start w:val="1"/>
      <w:numFmt w:val="lowerLetter"/>
      <w:lvlText w:val="%5."/>
      <w:lvlJc w:val="left"/>
      <w:pPr>
        <w:ind w:left="3600" w:hanging="360"/>
      </w:pPr>
    </w:lvl>
    <w:lvl w:ilvl="5" w:tplc="AB7061FE" w:tentative="1">
      <w:start w:val="1"/>
      <w:numFmt w:val="lowerRoman"/>
      <w:lvlText w:val="%6."/>
      <w:lvlJc w:val="right"/>
      <w:pPr>
        <w:ind w:left="4320" w:hanging="180"/>
      </w:pPr>
    </w:lvl>
    <w:lvl w:ilvl="6" w:tplc="D980AB9E" w:tentative="1">
      <w:start w:val="1"/>
      <w:numFmt w:val="decimal"/>
      <w:lvlText w:val="%7."/>
      <w:lvlJc w:val="left"/>
      <w:pPr>
        <w:ind w:left="5040" w:hanging="360"/>
      </w:pPr>
    </w:lvl>
    <w:lvl w:ilvl="7" w:tplc="53184C16" w:tentative="1">
      <w:start w:val="1"/>
      <w:numFmt w:val="lowerLetter"/>
      <w:lvlText w:val="%8."/>
      <w:lvlJc w:val="left"/>
      <w:pPr>
        <w:ind w:left="5760" w:hanging="360"/>
      </w:pPr>
    </w:lvl>
    <w:lvl w:ilvl="8" w:tplc="35763AD4" w:tentative="1">
      <w:start w:val="1"/>
      <w:numFmt w:val="lowerRoman"/>
      <w:lvlText w:val="%9."/>
      <w:lvlJc w:val="right"/>
      <w:pPr>
        <w:ind w:left="6480" w:hanging="180"/>
      </w:pPr>
    </w:lvl>
  </w:abstractNum>
  <w:abstractNum w:abstractNumId="8">
    <w:nsid w:val="2E6A6702"/>
    <w:multiLevelType w:val="hybridMultilevel"/>
    <w:tmpl w:val="1AEC3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237CD5"/>
    <w:multiLevelType w:val="hybridMultilevel"/>
    <w:tmpl w:val="14CAD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606A41"/>
    <w:multiLevelType w:val="hybridMultilevel"/>
    <w:tmpl w:val="3118E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9D4103"/>
    <w:multiLevelType w:val="hybridMultilevel"/>
    <w:tmpl w:val="3BB62264"/>
    <w:lvl w:ilvl="0" w:tplc="1764BA58">
      <w:start w:val="1"/>
      <w:numFmt w:val="decimal"/>
      <w:pStyle w:val="ChapterBodyCopy-Step"/>
      <w:lvlText w:val="%1."/>
      <w:lvlJc w:val="left"/>
      <w:pPr>
        <w:ind w:left="720" w:hanging="360"/>
      </w:pPr>
      <w:rPr>
        <w:rFonts w:hint="default"/>
      </w:rPr>
    </w:lvl>
    <w:lvl w:ilvl="1" w:tplc="416C30F8">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3FDA471B"/>
    <w:multiLevelType w:val="hybridMultilevel"/>
    <w:tmpl w:val="594A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1CC7D98"/>
    <w:multiLevelType w:val="hybridMultilevel"/>
    <w:tmpl w:val="1182FE42"/>
    <w:lvl w:ilvl="0" w:tplc="4E8A6928">
      <w:start w:val="1"/>
      <w:numFmt w:val="upperLetter"/>
      <w:lvlText w:val="Appendi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312575E"/>
    <w:multiLevelType w:val="hybridMultilevel"/>
    <w:tmpl w:val="881CFB52"/>
    <w:lvl w:ilvl="0" w:tplc="4D0638B2">
      <w:start w:val="1"/>
      <w:numFmt w:val="decimal"/>
      <w:lvlText w:val="%1."/>
      <w:lvlJc w:val="left"/>
      <w:pPr>
        <w:ind w:left="720" w:hanging="360"/>
      </w:pPr>
      <w:rPr>
        <w:rFonts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745707F"/>
    <w:multiLevelType w:val="hybridMultilevel"/>
    <w:tmpl w:val="30A48E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1D77A52"/>
    <w:multiLevelType w:val="hybridMultilevel"/>
    <w:tmpl w:val="3432CBD8"/>
    <w:lvl w:ilvl="0" w:tplc="D7AEBA38">
      <w:start w:val="1"/>
      <w:numFmt w:val="lowerLetter"/>
      <w:pStyle w:val="ChapterBodyCopy-Stepa"/>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7">
    <w:nsid w:val="52CD5B24"/>
    <w:multiLevelType w:val="hybridMultilevel"/>
    <w:tmpl w:val="61823FB4"/>
    <w:lvl w:ilvl="0" w:tplc="1EF645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A1941E4"/>
    <w:multiLevelType w:val="multilevel"/>
    <w:tmpl w:val="921CD264"/>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1386"/>
        </w:tabs>
        <w:ind w:left="1386" w:hanging="576"/>
      </w:pPr>
      <w:rPr>
        <w:rFonts w:hint="default"/>
      </w:rPr>
    </w:lvl>
    <w:lvl w:ilvl="2">
      <w:start w:val="1"/>
      <w:numFmt w:val="decimal"/>
      <w:lvlText w:val="%1.%2.%3"/>
      <w:lvlJc w:val="left"/>
      <w:pPr>
        <w:tabs>
          <w:tab w:val="num" w:pos="3330"/>
        </w:tabs>
        <w:ind w:left="333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nsid w:val="5A471968"/>
    <w:multiLevelType w:val="hybridMultilevel"/>
    <w:tmpl w:val="A2D2FA0A"/>
    <w:lvl w:ilvl="0" w:tplc="4D0638B2">
      <w:start w:val="1"/>
      <w:numFmt w:val="decimal"/>
      <w:lvlText w:val="%1."/>
      <w:lvlJc w:val="left"/>
      <w:pPr>
        <w:ind w:left="720" w:hanging="360"/>
      </w:pPr>
      <w:rPr>
        <w:rFonts w:cs="Calibri" w:hint="default"/>
      </w:r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154F50"/>
    <w:multiLevelType w:val="hybridMultilevel"/>
    <w:tmpl w:val="CB9E06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CA59CA"/>
    <w:multiLevelType w:val="multilevel"/>
    <w:tmpl w:val="B4B63200"/>
    <w:lvl w:ilvl="0">
      <w:start w:val="1"/>
      <w:numFmt w:val="decimal"/>
      <w:lvlText w:val="%1"/>
      <w:lvlJc w:val="left"/>
      <w:pPr>
        <w:ind w:left="52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66447E78"/>
    <w:multiLevelType w:val="hybridMultilevel"/>
    <w:tmpl w:val="4EF0B294"/>
    <w:lvl w:ilvl="0" w:tplc="7A021826">
      <w:start w:val="1"/>
      <w:numFmt w:val="upperLetter"/>
      <w:pStyle w:val="Appendix"/>
      <w:lvlText w:val="Appendix %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80255E2"/>
    <w:multiLevelType w:val="hybridMultilevel"/>
    <w:tmpl w:val="F49EE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7A4E73"/>
    <w:multiLevelType w:val="hybridMultilevel"/>
    <w:tmpl w:val="1072315C"/>
    <w:lvl w:ilvl="0" w:tplc="E1B2141C">
      <w:start w:val="1"/>
      <w:numFmt w:val="bullet"/>
      <w:pStyle w:val="ChapterBodyCopy-Bullet"/>
      <w:lvlText w:val=""/>
      <w:lvlJc w:val="left"/>
      <w:pPr>
        <w:ind w:left="720" w:hanging="360"/>
      </w:pPr>
      <w:rPr>
        <w:rFonts w:ascii="Symbol" w:hAnsi="Symbol" w:hint="default"/>
      </w:rPr>
    </w:lvl>
    <w:lvl w:ilvl="1" w:tplc="9DF64E82">
      <w:start w:val="1"/>
      <w:numFmt w:val="bullet"/>
      <w:pStyle w:val="ChapterBodyCopy-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752303D7"/>
    <w:multiLevelType w:val="hybridMultilevel"/>
    <w:tmpl w:val="C4184902"/>
    <w:lvl w:ilvl="0" w:tplc="193A2BD8">
      <w:start w:val="1"/>
      <w:numFmt w:val="bullet"/>
      <w:pStyle w:val="Bulletedlist"/>
      <w:lvlText w:val=""/>
      <w:lvlJc w:val="left"/>
      <w:pPr>
        <w:tabs>
          <w:tab w:val="num" w:pos="360"/>
        </w:tabs>
        <w:ind w:left="360" w:hanging="360"/>
      </w:pPr>
      <w:rPr>
        <w:rFonts w:ascii="Symbol" w:hAnsi="Symbol" w:hint="default"/>
        <w:b w:val="0"/>
        <w:i w:val="0"/>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26">
    <w:nsid w:val="75993C48"/>
    <w:multiLevelType w:val="hybridMultilevel"/>
    <w:tmpl w:val="952C3932"/>
    <w:lvl w:ilvl="0" w:tplc="7A7A1CBE">
      <w:start w:val="1"/>
      <w:numFmt w:val="bullet"/>
      <w:lvlText w:val="o"/>
      <w:lvlJc w:val="left"/>
      <w:pPr>
        <w:ind w:left="4320" w:hanging="360"/>
      </w:pPr>
      <w:rPr>
        <w:rFonts w:ascii="Courier New" w:hAnsi="Courier New" w:hint="default"/>
      </w:rPr>
    </w:lvl>
    <w:lvl w:ilvl="1" w:tplc="026A1DD8" w:tentative="1">
      <w:start w:val="1"/>
      <w:numFmt w:val="bullet"/>
      <w:lvlText w:val="o"/>
      <w:lvlJc w:val="left"/>
      <w:pPr>
        <w:ind w:left="4320" w:hanging="360"/>
      </w:pPr>
      <w:rPr>
        <w:rFonts w:ascii="Courier New" w:hAnsi="Courier New" w:cs="Courier New" w:hint="default"/>
      </w:rPr>
    </w:lvl>
    <w:lvl w:ilvl="2" w:tplc="6B6ECCA0" w:tentative="1">
      <w:start w:val="1"/>
      <w:numFmt w:val="bullet"/>
      <w:lvlText w:val=""/>
      <w:lvlJc w:val="left"/>
      <w:pPr>
        <w:ind w:left="5040" w:hanging="360"/>
      </w:pPr>
      <w:rPr>
        <w:rFonts w:ascii="Wingdings" w:hAnsi="Wingdings" w:hint="default"/>
      </w:rPr>
    </w:lvl>
    <w:lvl w:ilvl="3" w:tplc="9312B6B4" w:tentative="1">
      <w:start w:val="1"/>
      <w:numFmt w:val="bullet"/>
      <w:lvlText w:val=""/>
      <w:lvlJc w:val="left"/>
      <w:pPr>
        <w:ind w:left="5760" w:hanging="360"/>
      </w:pPr>
      <w:rPr>
        <w:rFonts w:ascii="Symbol" w:hAnsi="Symbol" w:hint="default"/>
      </w:rPr>
    </w:lvl>
    <w:lvl w:ilvl="4" w:tplc="A1687A5A" w:tentative="1">
      <w:start w:val="1"/>
      <w:numFmt w:val="bullet"/>
      <w:lvlText w:val="o"/>
      <w:lvlJc w:val="left"/>
      <w:pPr>
        <w:ind w:left="6480" w:hanging="360"/>
      </w:pPr>
      <w:rPr>
        <w:rFonts w:ascii="Courier New" w:hAnsi="Courier New" w:cs="Courier New" w:hint="default"/>
      </w:rPr>
    </w:lvl>
    <w:lvl w:ilvl="5" w:tplc="74BE26EA" w:tentative="1">
      <w:start w:val="1"/>
      <w:numFmt w:val="bullet"/>
      <w:lvlText w:val=""/>
      <w:lvlJc w:val="left"/>
      <w:pPr>
        <w:ind w:left="7200" w:hanging="360"/>
      </w:pPr>
      <w:rPr>
        <w:rFonts w:ascii="Wingdings" w:hAnsi="Wingdings" w:hint="default"/>
      </w:rPr>
    </w:lvl>
    <w:lvl w:ilvl="6" w:tplc="40882AD6" w:tentative="1">
      <w:start w:val="1"/>
      <w:numFmt w:val="bullet"/>
      <w:lvlText w:val=""/>
      <w:lvlJc w:val="left"/>
      <w:pPr>
        <w:ind w:left="7920" w:hanging="360"/>
      </w:pPr>
      <w:rPr>
        <w:rFonts w:ascii="Symbol" w:hAnsi="Symbol" w:hint="default"/>
      </w:rPr>
    </w:lvl>
    <w:lvl w:ilvl="7" w:tplc="D8F6CDFA" w:tentative="1">
      <w:start w:val="1"/>
      <w:numFmt w:val="bullet"/>
      <w:lvlText w:val="o"/>
      <w:lvlJc w:val="left"/>
      <w:pPr>
        <w:ind w:left="8640" w:hanging="360"/>
      </w:pPr>
      <w:rPr>
        <w:rFonts w:ascii="Courier New" w:hAnsi="Courier New" w:cs="Courier New" w:hint="default"/>
      </w:rPr>
    </w:lvl>
    <w:lvl w:ilvl="8" w:tplc="7952A210" w:tentative="1">
      <w:start w:val="1"/>
      <w:numFmt w:val="bullet"/>
      <w:lvlText w:val=""/>
      <w:lvlJc w:val="left"/>
      <w:pPr>
        <w:ind w:left="9360" w:hanging="360"/>
      </w:pPr>
      <w:rPr>
        <w:rFonts w:ascii="Wingdings" w:hAnsi="Wingdings" w:hint="default"/>
      </w:rPr>
    </w:lvl>
  </w:abstractNum>
  <w:abstractNum w:abstractNumId="27">
    <w:nsid w:val="79353DDC"/>
    <w:multiLevelType w:val="hybridMultilevel"/>
    <w:tmpl w:val="3EF6E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DE919CC"/>
    <w:multiLevelType w:val="hybridMultilevel"/>
    <w:tmpl w:val="ECA2CBAE"/>
    <w:lvl w:ilvl="0" w:tplc="DE061F60">
      <w:start w:val="1"/>
      <w:numFmt w:val="decimal"/>
      <w:lvlText w:val="%1."/>
      <w:lvlJc w:val="left"/>
      <w:pPr>
        <w:ind w:left="720" w:hanging="360"/>
      </w:pPr>
      <w:rPr>
        <w:rFonts w:hint="default"/>
      </w:rPr>
    </w:lvl>
    <w:lvl w:ilvl="1" w:tplc="27DA41B2" w:tentative="1">
      <w:start w:val="1"/>
      <w:numFmt w:val="lowerLetter"/>
      <w:lvlText w:val="%2."/>
      <w:lvlJc w:val="left"/>
      <w:pPr>
        <w:ind w:left="1440" w:hanging="360"/>
      </w:pPr>
    </w:lvl>
    <w:lvl w:ilvl="2" w:tplc="BCC2DC84" w:tentative="1">
      <w:start w:val="1"/>
      <w:numFmt w:val="lowerRoman"/>
      <w:lvlText w:val="%3."/>
      <w:lvlJc w:val="right"/>
      <w:pPr>
        <w:ind w:left="2160" w:hanging="180"/>
      </w:pPr>
    </w:lvl>
    <w:lvl w:ilvl="3" w:tplc="42365DF4" w:tentative="1">
      <w:start w:val="1"/>
      <w:numFmt w:val="decimal"/>
      <w:lvlText w:val="%4."/>
      <w:lvlJc w:val="left"/>
      <w:pPr>
        <w:ind w:left="2880" w:hanging="360"/>
      </w:pPr>
    </w:lvl>
    <w:lvl w:ilvl="4" w:tplc="C7E07F36" w:tentative="1">
      <w:start w:val="1"/>
      <w:numFmt w:val="lowerLetter"/>
      <w:lvlText w:val="%5."/>
      <w:lvlJc w:val="left"/>
      <w:pPr>
        <w:ind w:left="3600" w:hanging="360"/>
      </w:pPr>
    </w:lvl>
    <w:lvl w:ilvl="5" w:tplc="AB7061FE" w:tentative="1">
      <w:start w:val="1"/>
      <w:numFmt w:val="lowerRoman"/>
      <w:lvlText w:val="%6."/>
      <w:lvlJc w:val="right"/>
      <w:pPr>
        <w:ind w:left="4320" w:hanging="180"/>
      </w:pPr>
    </w:lvl>
    <w:lvl w:ilvl="6" w:tplc="D980AB9E" w:tentative="1">
      <w:start w:val="1"/>
      <w:numFmt w:val="decimal"/>
      <w:lvlText w:val="%7."/>
      <w:lvlJc w:val="left"/>
      <w:pPr>
        <w:ind w:left="5040" w:hanging="360"/>
      </w:pPr>
    </w:lvl>
    <w:lvl w:ilvl="7" w:tplc="53184C16" w:tentative="1">
      <w:start w:val="1"/>
      <w:numFmt w:val="lowerLetter"/>
      <w:lvlText w:val="%8."/>
      <w:lvlJc w:val="left"/>
      <w:pPr>
        <w:ind w:left="5760" w:hanging="360"/>
      </w:pPr>
    </w:lvl>
    <w:lvl w:ilvl="8" w:tplc="35763AD4" w:tentative="1">
      <w:start w:val="1"/>
      <w:numFmt w:val="lowerRoman"/>
      <w:lvlText w:val="%9."/>
      <w:lvlJc w:val="right"/>
      <w:pPr>
        <w:ind w:left="6480" w:hanging="180"/>
      </w:pPr>
    </w:lvl>
  </w:abstractNum>
  <w:num w:numId="1">
    <w:abstractNumId w:val="2"/>
  </w:num>
  <w:num w:numId="2">
    <w:abstractNumId w:val="21"/>
  </w:num>
  <w:num w:numId="3">
    <w:abstractNumId w:val="22"/>
  </w:num>
  <w:num w:numId="4">
    <w:abstractNumId w:val="13"/>
  </w:num>
  <w:num w:numId="5">
    <w:abstractNumId w:val="2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11"/>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num>
  <w:num w:numId="10">
    <w:abstractNumId w:val="23"/>
  </w:num>
  <w:num w:numId="11">
    <w:abstractNumId w:val="5"/>
  </w:num>
  <w:num w:numId="12">
    <w:abstractNumId w:val="3"/>
  </w:num>
  <w:num w:numId="13">
    <w:abstractNumId w:val="11"/>
    <w:lvlOverride w:ilvl="0">
      <w:startOverride w:val="1"/>
    </w:lvlOverride>
  </w:num>
  <w:num w:numId="14">
    <w:abstractNumId w:val="12"/>
  </w:num>
  <w:num w:numId="15">
    <w:abstractNumId w:val="11"/>
    <w:lvlOverride w:ilvl="0">
      <w:startOverride w:val="1"/>
    </w:lvlOverride>
  </w:num>
  <w:num w:numId="16">
    <w:abstractNumId w:val="15"/>
  </w:num>
  <w:num w:numId="17">
    <w:abstractNumId w:val="11"/>
    <w:lvlOverride w:ilvl="0">
      <w:startOverride w:val="1"/>
    </w:lvlOverride>
  </w:num>
  <w:num w:numId="18">
    <w:abstractNumId w:val="10"/>
  </w:num>
  <w:num w:numId="19">
    <w:abstractNumId w:val="11"/>
    <w:lvlOverride w:ilvl="0">
      <w:startOverride w:val="1"/>
    </w:lvlOverride>
  </w:num>
  <w:num w:numId="20">
    <w:abstractNumId w:val="18"/>
  </w:num>
  <w:num w:numId="21">
    <w:abstractNumId w:val="28"/>
  </w:num>
  <w:num w:numId="22">
    <w:abstractNumId w:val="0"/>
  </w:num>
  <w:num w:numId="23">
    <w:abstractNumId w:val="7"/>
  </w:num>
  <w:num w:numId="24">
    <w:abstractNumId w:val="1"/>
  </w:num>
  <w:num w:numId="25">
    <w:abstractNumId w:val="20"/>
  </w:num>
  <w:num w:numId="26">
    <w:abstractNumId w:val="26"/>
  </w:num>
  <w:num w:numId="27">
    <w:abstractNumId w:val="27"/>
  </w:num>
  <w:num w:numId="28">
    <w:abstractNumId w:val="9"/>
  </w:num>
  <w:num w:numId="29">
    <w:abstractNumId w:val="14"/>
  </w:num>
  <w:num w:numId="30">
    <w:abstractNumId w:val="11"/>
    <w:lvlOverride w:ilvl="0">
      <w:startOverride w:val="1"/>
    </w:lvlOverride>
  </w:num>
  <w:num w:numId="31">
    <w:abstractNumId w:val="11"/>
    <w:lvlOverride w:ilvl="0">
      <w:startOverride w:val="1"/>
    </w:lvlOverride>
  </w:num>
  <w:num w:numId="32">
    <w:abstractNumId w:val="17"/>
  </w:num>
  <w:num w:numId="33">
    <w:abstractNumId w:val="6"/>
  </w:num>
  <w:num w:numId="34">
    <w:abstractNumId w:val="8"/>
  </w:num>
  <w:num w:numId="35">
    <w:abstractNumId w:val="19"/>
  </w:num>
  <w:num w:numId="3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gutterAtTop/>
  <w:hideSpellingErrors/>
  <w:hideGrammaticalErrors/>
  <w:activeWritingStyle w:appName="MSWord" w:lang="en-US" w:vendorID="64" w:dllVersion="131078" w:nlCheck="1" w:checkStyle="1"/>
  <w:activeWritingStyle w:appName="MSWord" w:lang="en-US" w:vendorID="64" w:dllVersion="131077" w:nlCheck="1" w:checkStyle="1"/>
  <w:activeWritingStyle w:appName="MSWord" w:lang="en-GB"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20"/>
  <w:noPunctuationKerning/>
  <w:characterSpacingControl w:val="doNotCompress"/>
  <w:hdrShapeDefaults>
    <o:shapedefaults v:ext="edit" spidmax="16387"/>
  </w:hdrShapeDefaults>
  <w:footnotePr>
    <w:footnote w:id="-1"/>
    <w:footnote w:id="0"/>
    <w:footnote w:id="1"/>
  </w:footnotePr>
  <w:endnotePr>
    <w:endnote w:id="-1"/>
    <w:endnote w:id="0"/>
    <w:endnote w:id="1"/>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w:rsids>
    <w:rsidRoot w:val="003F6FFF"/>
    <w:rsid w:val="00000D73"/>
    <w:rsid w:val="000048CF"/>
    <w:rsid w:val="00007939"/>
    <w:rsid w:val="00007E0C"/>
    <w:rsid w:val="000131CF"/>
    <w:rsid w:val="00014D36"/>
    <w:rsid w:val="000240E5"/>
    <w:rsid w:val="00027613"/>
    <w:rsid w:val="00027E12"/>
    <w:rsid w:val="00032948"/>
    <w:rsid w:val="0003678B"/>
    <w:rsid w:val="00037642"/>
    <w:rsid w:val="00037698"/>
    <w:rsid w:val="00046934"/>
    <w:rsid w:val="00047286"/>
    <w:rsid w:val="000478B9"/>
    <w:rsid w:val="00047C6F"/>
    <w:rsid w:val="000503D3"/>
    <w:rsid w:val="000516D2"/>
    <w:rsid w:val="0005421D"/>
    <w:rsid w:val="0005445F"/>
    <w:rsid w:val="000552AA"/>
    <w:rsid w:val="00056BA7"/>
    <w:rsid w:val="0006723A"/>
    <w:rsid w:val="00080DD8"/>
    <w:rsid w:val="00082F98"/>
    <w:rsid w:val="00082FB1"/>
    <w:rsid w:val="0008626E"/>
    <w:rsid w:val="00087AD6"/>
    <w:rsid w:val="00090065"/>
    <w:rsid w:val="00091256"/>
    <w:rsid w:val="0009292F"/>
    <w:rsid w:val="00096A8B"/>
    <w:rsid w:val="0009785D"/>
    <w:rsid w:val="00097C8E"/>
    <w:rsid w:val="000A03F9"/>
    <w:rsid w:val="000A1C68"/>
    <w:rsid w:val="000A3C92"/>
    <w:rsid w:val="000B0740"/>
    <w:rsid w:val="000B1248"/>
    <w:rsid w:val="000B2D18"/>
    <w:rsid w:val="000B56AE"/>
    <w:rsid w:val="000C04E3"/>
    <w:rsid w:val="000C2C55"/>
    <w:rsid w:val="000C61C9"/>
    <w:rsid w:val="000E0151"/>
    <w:rsid w:val="000E03C8"/>
    <w:rsid w:val="000E3306"/>
    <w:rsid w:val="000E5363"/>
    <w:rsid w:val="000E5541"/>
    <w:rsid w:val="000E7DF5"/>
    <w:rsid w:val="000F49AA"/>
    <w:rsid w:val="000F65CA"/>
    <w:rsid w:val="00100A17"/>
    <w:rsid w:val="00101BB7"/>
    <w:rsid w:val="00101F13"/>
    <w:rsid w:val="00103ED5"/>
    <w:rsid w:val="00104AAD"/>
    <w:rsid w:val="00111039"/>
    <w:rsid w:val="001337B4"/>
    <w:rsid w:val="00136E9B"/>
    <w:rsid w:val="00140A5D"/>
    <w:rsid w:val="00142A0C"/>
    <w:rsid w:val="00145F9C"/>
    <w:rsid w:val="001461EB"/>
    <w:rsid w:val="0015115A"/>
    <w:rsid w:val="00152A42"/>
    <w:rsid w:val="001551EF"/>
    <w:rsid w:val="001623F5"/>
    <w:rsid w:val="00165521"/>
    <w:rsid w:val="0016555F"/>
    <w:rsid w:val="0016596E"/>
    <w:rsid w:val="00166967"/>
    <w:rsid w:val="0017072E"/>
    <w:rsid w:val="00171AC6"/>
    <w:rsid w:val="00171D93"/>
    <w:rsid w:val="001769E0"/>
    <w:rsid w:val="0017771E"/>
    <w:rsid w:val="001811BE"/>
    <w:rsid w:val="00181875"/>
    <w:rsid w:val="00181DCA"/>
    <w:rsid w:val="0018637A"/>
    <w:rsid w:val="00190418"/>
    <w:rsid w:val="001936B4"/>
    <w:rsid w:val="001959F2"/>
    <w:rsid w:val="00196E9C"/>
    <w:rsid w:val="001979B9"/>
    <w:rsid w:val="00197A78"/>
    <w:rsid w:val="001A2DFA"/>
    <w:rsid w:val="001A43FB"/>
    <w:rsid w:val="001A7759"/>
    <w:rsid w:val="001B7CC3"/>
    <w:rsid w:val="001C3CB6"/>
    <w:rsid w:val="001C6642"/>
    <w:rsid w:val="001C6FEC"/>
    <w:rsid w:val="001D1275"/>
    <w:rsid w:val="001D22AD"/>
    <w:rsid w:val="001D533D"/>
    <w:rsid w:val="001D6A80"/>
    <w:rsid w:val="001D6D44"/>
    <w:rsid w:val="001E06D6"/>
    <w:rsid w:val="001E0BE9"/>
    <w:rsid w:val="001E13E4"/>
    <w:rsid w:val="001F1D61"/>
    <w:rsid w:val="001F27B2"/>
    <w:rsid w:val="001F3938"/>
    <w:rsid w:val="00202A0D"/>
    <w:rsid w:val="00203756"/>
    <w:rsid w:val="00203BBE"/>
    <w:rsid w:val="00203C51"/>
    <w:rsid w:val="00210070"/>
    <w:rsid w:val="0021027A"/>
    <w:rsid w:val="00213C4B"/>
    <w:rsid w:val="00215B09"/>
    <w:rsid w:val="00216C3D"/>
    <w:rsid w:val="002235AD"/>
    <w:rsid w:val="00225146"/>
    <w:rsid w:val="00226272"/>
    <w:rsid w:val="0022745F"/>
    <w:rsid w:val="002303B3"/>
    <w:rsid w:val="0023171D"/>
    <w:rsid w:val="00232257"/>
    <w:rsid w:val="0023370D"/>
    <w:rsid w:val="00234539"/>
    <w:rsid w:val="0024010D"/>
    <w:rsid w:val="0024187B"/>
    <w:rsid w:val="00246B84"/>
    <w:rsid w:val="00250011"/>
    <w:rsid w:val="002521DB"/>
    <w:rsid w:val="002562A2"/>
    <w:rsid w:val="00256363"/>
    <w:rsid w:val="00260D8A"/>
    <w:rsid w:val="0026370A"/>
    <w:rsid w:val="00264F92"/>
    <w:rsid w:val="0026607E"/>
    <w:rsid w:val="002677DE"/>
    <w:rsid w:val="00274166"/>
    <w:rsid w:val="00275F9A"/>
    <w:rsid w:val="002826A8"/>
    <w:rsid w:val="002A3533"/>
    <w:rsid w:val="002A6FD7"/>
    <w:rsid w:val="002B1A7A"/>
    <w:rsid w:val="002B33EB"/>
    <w:rsid w:val="002B5631"/>
    <w:rsid w:val="002B6F2A"/>
    <w:rsid w:val="002C3FAE"/>
    <w:rsid w:val="002C50DE"/>
    <w:rsid w:val="002C5BCB"/>
    <w:rsid w:val="002C6DEF"/>
    <w:rsid w:val="002C7440"/>
    <w:rsid w:val="002D528B"/>
    <w:rsid w:val="002E25E3"/>
    <w:rsid w:val="002E3BAC"/>
    <w:rsid w:val="002F05F7"/>
    <w:rsid w:val="002F61D1"/>
    <w:rsid w:val="002F7787"/>
    <w:rsid w:val="003021C9"/>
    <w:rsid w:val="003042B3"/>
    <w:rsid w:val="003056AB"/>
    <w:rsid w:val="00305BAA"/>
    <w:rsid w:val="003068E1"/>
    <w:rsid w:val="00313F50"/>
    <w:rsid w:val="003218FA"/>
    <w:rsid w:val="00321F74"/>
    <w:rsid w:val="00323BCB"/>
    <w:rsid w:val="0032400C"/>
    <w:rsid w:val="00326B93"/>
    <w:rsid w:val="00331192"/>
    <w:rsid w:val="00331B3E"/>
    <w:rsid w:val="003361D8"/>
    <w:rsid w:val="00340E95"/>
    <w:rsid w:val="00341618"/>
    <w:rsid w:val="00343CEF"/>
    <w:rsid w:val="00344104"/>
    <w:rsid w:val="003446D0"/>
    <w:rsid w:val="003447C3"/>
    <w:rsid w:val="003463BB"/>
    <w:rsid w:val="00353AD7"/>
    <w:rsid w:val="003618AC"/>
    <w:rsid w:val="00362A17"/>
    <w:rsid w:val="00362AA8"/>
    <w:rsid w:val="003636F6"/>
    <w:rsid w:val="003639FE"/>
    <w:rsid w:val="00366AE1"/>
    <w:rsid w:val="003671EC"/>
    <w:rsid w:val="00371824"/>
    <w:rsid w:val="0037318C"/>
    <w:rsid w:val="00373B3E"/>
    <w:rsid w:val="00381A8E"/>
    <w:rsid w:val="00387128"/>
    <w:rsid w:val="003878AB"/>
    <w:rsid w:val="003878CA"/>
    <w:rsid w:val="00393C31"/>
    <w:rsid w:val="00394584"/>
    <w:rsid w:val="003967EB"/>
    <w:rsid w:val="003975F7"/>
    <w:rsid w:val="003979B3"/>
    <w:rsid w:val="003B05B3"/>
    <w:rsid w:val="003B4E69"/>
    <w:rsid w:val="003B70E7"/>
    <w:rsid w:val="003C19AA"/>
    <w:rsid w:val="003C6AA8"/>
    <w:rsid w:val="003C75D9"/>
    <w:rsid w:val="003D03C2"/>
    <w:rsid w:val="003E2530"/>
    <w:rsid w:val="003E2FB5"/>
    <w:rsid w:val="003E5420"/>
    <w:rsid w:val="003E5B78"/>
    <w:rsid w:val="003F06D7"/>
    <w:rsid w:val="003F6FFF"/>
    <w:rsid w:val="0040026F"/>
    <w:rsid w:val="00400F1D"/>
    <w:rsid w:val="00401C21"/>
    <w:rsid w:val="00404C3C"/>
    <w:rsid w:val="00407ABB"/>
    <w:rsid w:val="00411623"/>
    <w:rsid w:val="004117B7"/>
    <w:rsid w:val="004125A7"/>
    <w:rsid w:val="00412A24"/>
    <w:rsid w:val="004155E6"/>
    <w:rsid w:val="00421233"/>
    <w:rsid w:val="00427460"/>
    <w:rsid w:val="004307A4"/>
    <w:rsid w:val="00431357"/>
    <w:rsid w:val="00431563"/>
    <w:rsid w:val="00433BD2"/>
    <w:rsid w:val="00441905"/>
    <w:rsid w:val="0044310B"/>
    <w:rsid w:val="00443A4E"/>
    <w:rsid w:val="00445938"/>
    <w:rsid w:val="0044719D"/>
    <w:rsid w:val="004523C9"/>
    <w:rsid w:val="00452DD1"/>
    <w:rsid w:val="00456CF1"/>
    <w:rsid w:val="004613A6"/>
    <w:rsid w:val="00466AD0"/>
    <w:rsid w:val="00466BB5"/>
    <w:rsid w:val="00472557"/>
    <w:rsid w:val="00474A80"/>
    <w:rsid w:val="00475004"/>
    <w:rsid w:val="00476A1E"/>
    <w:rsid w:val="004817AA"/>
    <w:rsid w:val="00482BD7"/>
    <w:rsid w:val="0048502F"/>
    <w:rsid w:val="0048751D"/>
    <w:rsid w:val="004948CE"/>
    <w:rsid w:val="00495805"/>
    <w:rsid w:val="00495C4B"/>
    <w:rsid w:val="00495E0C"/>
    <w:rsid w:val="004A51F3"/>
    <w:rsid w:val="004A581E"/>
    <w:rsid w:val="004A600A"/>
    <w:rsid w:val="004B28ED"/>
    <w:rsid w:val="004B35A3"/>
    <w:rsid w:val="004B4CE2"/>
    <w:rsid w:val="004C119D"/>
    <w:rsid w:val="004D09F8"/>
    <w:rsid w:val="004D1A8E"/>
    <w:rsid w:val="004E6690"/>
    <w:rsid w:val="004E71B7"/>
    <w:rsid w:val="004F0E76"/>
    <w:rsid w:val="004F53B4"/>
    <w:rsid w:val="004F53F4"/>
    <w:rsid w:val="00500E1A"/>
    <w:rsid w:val="0050540A"/>
    <w:rsid w:val="00506520"/>
    <w:rsid w:val="00506952"/>
    <w:rsid w:val="0051322D"/>
    <w:rsid w:val="005159FA"/>
    <w:rsid w:val="0052287D"/>
    <w:rsid w:val="005231A0"/>
    <w:rsid w:val="00523BA0"/>
    <w:rsid w:val="005255BE"/>
    <w:rsid w:val="00530304"/>
    <w:rsid w:val="00530910"/>
    <w:rsid w:val="00530DC1"/>
    <w:rsid w:val="0053386C"/>
    <w:rsid w:val="00541BAB"/>
    <w:rsid w:val="00547EC2"/>
    <w:rsid w:val="005637D3"/>
    <w:rsid w:val="00565569"/>
    <w:rsid w:val="005678CB"/>
    <w:rsid w:val="0057077A"/>
    <w:rsid w:val="00570D26"/>
    <w:rsid w:val="00571056"/>
    <w:rsid w:val="00571605"/>
    <w:rsid w:val="00581198"/>
    <w:rsid w:val="00581488"/>
    <w:rsid w:val="00584178"/>
    <w:rsid w:val="00584F77"/>
    <w:rsid w:val="0058616E"/>
    <w:rsid w:val="005870C4"/>
    <w:rsid w:val="005920B8"/>
    <w:rsid w:val="00594876"/>
    <w:rsid w:val="00596405"/>
    <w:rsid w:val="00597542"/>
    <w:rsid w:val="00597AD3"/>
    <w:rsid w:val="005A6A38"/>
    <w:rsid w:val="005B1247"/>
    <w:rsid w:val="005B626B"/>
    <w:rsid w:val="005C2211"/>
    <w:rsid w:val="005D1A48"/>
    <w:rsid w:val="005D383E"/>
    <w:rsid w:val="005D6E96"/>
    <w:rsid w:val="005D7042"/>
    <w:rsid w:val="005D71F5"/>
    <w:rsid w:val="005E073A"/>
    <w:rsid w:val="005E22C0"/>
    <w:rsid w:val="005E31B7"/>
    <w:rsid w:val="005E34A5"/>
    <w:rsid w:val="005E5043"/>
    <w:rsid w:val="005E786F"/>
    <w:rsid w:val="005F3C89"/>
    <w:rsid w:val="005F5280"/>
    <w:rsid w:val="005F5D66"/>
    <w:rsid w:val="005F6FBC"/>
    <w:rsid w:val="005F70BD"/>
    <w:rsid w:val="00601CAF"/>
    <w:rsid w:val="0060240C"/>
    <w:rsid w:val="00606928"/>
    <w:rsid w:val="00606B8B"/>
    <w:rsid w:val="006135C8"/>
    <w:rsid w:val="006156AA"/>
    <w:rsid w:val="006174B5"/>
    <w:rsid w:val="00620B10"/>
    <w:rsid w:val="006227F4"/>
    <w:rsid w:val="00624B31"/>
    <w:rsid w:val="0062579E"/>
    <w:rsid w:val="00626472"/>
    <w:rsid w:val="0062651B"/>
    <w:rsid w:val="00630E57"/>
    <w:rsid w:val="00631A6A"/>
    <w:rsid w:val="00631BAE"/>
    <w:rsid w:val="00634543"/>
    <w:rsid w:val="00636FD4"/>
    <w:rsid w:val="00641090"/>
    <w:rsid w:val="00646590"/>
    <w:rsid w:val="006537C8"/>
    <w:rsid w:val="00656724"/>
    <w:rsid w:val="00660B9B"/>
    <w:rsid w:val="00660D0C"/>
    <w:rsid w:val="00661A80"/>
    <w:rsid w:val="00661FB8"/>
    <w:rsid w:val="00663822"/>
    <w:rsid w:val="006704A9"/>
    <w:rsid w:val="00670CF6"/>
    <w:rsid w:val="006723EC"/>
    <w:rsid w:val="00674BCF"/>
    <w:rsid w:val="00675C3C"/>
    <w:rsid w:val="00675DA5"/>
    <w:rsid w:val="0067730E"/>
    <w:rsid w:val="00677CA0"/>
    <w:rsid w:val="006813A8"/>
    <w:rsid w:val="0068199B"/>
    <w:rsid w:val="006841D4"/>
    <w:rsid w:val="00690340"/>
    <w:rsid w:val="00691F76"/>
    <w:rsid w:val="00696629"/>
    <w:rsid w:val="006969A4"/>
    <w:rsid w:val="00697873"/>
    <w:rsid w:val="006A01C4"/>
    <w:rsid w:val="006A026D"/>
    <w:rsid w:val="006A08EF"/>
    <w:rsid w:val="006A6F56"/>
    <w:rsid w:val="006A7623"/>
    <w:rsid w:val="006B03E9"/>
    <w:rsid w:val="006B1020"/>
    <w:rsid w:val="006B2053"/>
    <w:rsid w:val="006C0708"/>
    <w:rsid w:val="006C55CA"/>
    <w:rsid w:val="006C6B51"/>
    <w:rsid w:val="006C6B75"/>
    <w:rsid w:val="006C7D14"/>
    <w:rsid w:val="006D0AAE"/>
    <w:rsid w:val="006D5CFA"/>
    <w:rsid w:val="006E02F2"/>
    <w:rsid w:val="006E16B1"/>
    <w:rsid w:val="006E3ED8"/>
    <w:rsid w:val="006E57CD"/>
    <w:rsid w:val="006E678F"/>
    <w:rsid w:val="006F358E"/>
    <w:rsid w:val="006F7500"/>
    <w:rsid w:val="006F7ACA"/>
    <w:rsid w:val="007006EF"/>
    <w:rsid w:val="00702208"/>
    <w:rsid w:val="00702E03"/>
    <w:rsid w:val="007070B3"/>
    <w:rsid w:val="0070794A"/>
    <w:rsid w:val="007100D1"/>
    <w:rsid w:val="00710A3E"/>
    <w:rsid w:val="00711561"/>
    <w:rsid w:val="0071260B"/>
    <w:rsid w:val="00713CC9"/>
    <w:rsid w:val="0071409B"/>
    <w:rsid w:val="00716350"/>
    <w:rsid w:val="007166E0"/>
    <w:rsid w:val="00717234"/>
    <w:rsid w:val="0071767D"/>
    <w:rsid w:val="00723C98"/>
    <w:rsid w:val="00730D1B"/>
    <w:rsid w:val="0074628F"/>
    <w:rsid w:val="00750937"/>
    <w:rsid w:val="00751E03"/>
    <w:rsid w:val="00763009"/>
    <w:rsid w:val="00764C68"/>
    <w:rsid w:val="00765350"/>
    <w:rsid w:val="0076739F"/>
    <w:rsid w:val="007679FF"/>
    <w:rsid w:val="007703B5"/>
    <w:rsid w:val="007707B0"/>
    <w:rsid w:val="007759ED"/>
    <w:rsid w:val="00782178"/>
    <w:rsid w:val="0078556B"/>
    <w:rsid w:val="00786E9C"/>
    <w:rsid w:val="00793AE4"/>
    <w:rsid w:val="0079475A"/>
    <w:rsid w:val="00794D36"/>
    <w:rsid w:val="00795A28"/>
    <w:rsid w:val="00795E0E"/>
    <w:rsid w:val="007B0425"/>
    <w:rsid w:val="007B5760"/>
    <w:rsid w:val="007B6A3A"/>
    <w:rsid w:val="007C03DC"/>
    <w:rsid w:val="007C14E5"/>
    <w:rsid w:val="007C261D"/>
    <w:rsid w:val="007C40A1"/>
    <w:rsid w:val="007D1848"/>
    <w:rsid w:val="007D46BD"/>
    <w:rsid w:val="007D54C7"/>
    <w:rsid w:val="007D579E"/>
    <w:rsid w:val="007D6250"/>
    <w:rsid w:val="007D72F1"/>
    <w:rsid w:val="007E0EC6"/>
    <w:rsid w:val="007E22A7"/>
    <w:rsid w:val="007E276D"/>
    <w:rsid w:val="007E34A8"/>
    <w:rsid w:val="007E4802"/>
    <w:rsid w:val="007F0EB2"/>
    <w:rsid w:val="007F5F21"/>
    <w:rsid w:val="007F60C1"/>
    <w:rsid w:val="00803E79"/>
    <w:rsid w:val="0080666F"/>
    <w:rsid w:val="00807D49"/>
    <w:rsid w:val="00814501"/>
    <w:rsid w:val="0081652A"/>
    <w:rsid w:val="00817061"/>
    <w:rsid w:val="008201EA"/>
    <w:rsid w:val="00823BAA"/>
    <w:rsid w:val="00823FC6"/>
    <w:rsid w:val="008249D3"/>
    <w:rsid w:val="00833B68"/>
    <w:rsid w:val="008340E8"/>
    <w:rsid w:val="00835656"/>
    <w:rsid w:val="00840BF0"/>
    <w:rsid w:val="008423AE"/>
    <w:rsid w:val="00842834"/>
    <w:rsid w:val="008461F7"/>
    <w:rsid w:val="00854E17"/>
    <w:rsid w:val="00854E91"/>
    <w:rsid w:val="00855820"/>
    <w:rsid w:val="0085692D"/>
    <w:rsid w:val="00861261"/>
    <w:rsid w:val="008649D4"/>
    <w:rsid w:val="0087204D"/>
    <w:rsid w:val="008730D0"/>
    <w:rsid w:val="00877454"/>
    <w:rsid w:val="00880CD9"/>
    <w:rsid w:val="00881376"/>
    <w:rsid w:val="00886085"/>
    <w:rsid w:val="0088641D"/>
    <w:rsid w:val="00887E19"/>
    <w:rsid w:val="008925C6"/>
    <w:rsid w:val="00892BB0"/>
    <w:rsid w:val="00895F33"/>
    <w:rsid w:val="008A16D9"/>
    <w:rsid w:val="008A193A"/>
    <w:rsid w:val="008A1B0B"/>
    <w:rsid w:val="008A24B9"/>
    <w:rsid w:val="008A3381"/>
    <w:rsid w:val="008B0AA7"/>
    <w:rsid w:val="008B4263"/>
    <w:rsid w:val="008B7200"/>
    <w:rsid w:val="008C2D77"/>
    <w:rsid w:val="008C36EF"/>
    <w:rsid w:val="008C3B25"/>
    <w:rsid w:val="008D0DB0"/>
    <w:rsid w:val="008D7614"/>
    <w:rsid w:val="008E24AA"/>
    <w:rsid w:val="008E5CDF"/>
    <w:rsid w:val="008E6ADC"/>
    <w:rsid w:val="008E7570"/>
    <w:rsid w:val="008F3FB2"/>
    <w:rsid w:val="008F50ED"/>
    <w:rsid w:val="009051B0"/>
    <w:rsid w:val="009126F3"/>
    <w:rsid w:val="0091483F"/>
    <w:rsid w:val="00915580"/>
    <w:rsid w:val="009232D4"/>
    <w:rsid w:val="0092790E"/>
    <w:rsid w:val="0093588F"/>
    <w:rsid w:val="009377F3"/>
    <w:rsid w:val="00941082"/>
    <w:rsid w:val="009435DF"/>
    <w:rsid w:val="00945A82"/>
    <w:rsid w:val="00946F34"/>
    <w:rsid w:val="009472EB"/>
    <w:rsid w:val="00947C7E"/>
    <w:rsid w:val="009500B9"/>
    <w:rsid w:val="00954EED"/>
    <w:rsid w:val="00957194"/>
    <w:rsid w:val="00961811"/>
    <w:rsid w:val="00961CB4"/>
    <w:rsid w:val="0097237B"/>
    <w:rsid w:val="009739C5"/>
    <w:rsid w:val="00974614"/>
    <w:rsid w:val="009774FB"/>
    <w:rsid w:val="009817B4"/>
    <w:rsid w:val="0098246F"/>
    <w:rsid w:val="00985680"/>
    <w:rsid w:val="00992D32"/>
    <w:rsid w:val="00992E0B"/>
    <w:rsid w:val="00992F40"/>
    <w:rsid w:val="009946C2"/>
    <w:rsid w:val="009956E4"/>
    <w:rsid w:val="009974D6"/>
    <w:rsid w:val="009A23F2"/>
    <w:rsid w:val="009A2878"/>
    <w:rsid w:val="009A2F20"/>
    <w:rsid w:val="009A3E19"/>
    <w:rsid w:val="009A54B7"/>
    <w:rsid w:val="009B3945"/>
    <w:rsid w:val="009B4AB1"/>
    <w:rsid w:val="009B7B6F"/>
    <w:rsid w:val="009C2418"/>
    <w:rsid w:val="009C39CB"/>
    <w:rsid w:val="009C7619"/>
    <w:rsid w:val="009D49A7"/>
    <w:rsid w:val="009D6CB9"/>
    <w:rsid w:val="009E5CDB"/>
    <w:rsid w:val="009E78FA"/>
    <w:rsid w:val="009F0F7A"/>
    <w:rsid w:val="009F1DD2"/>
    <w:rsid w:val="009F7E71"/>
    <w:rsid w:val="00A00CE9"/>
    <w:rsid w:val="00A01C04"/>
    <w:rsid w:val="00A058FC"/>
    <w:rsid w:val="00A05C5C"/>
    <w:rsid w:val="00A060CE"/>
    <w:rsid w:val="00A060EC"/>
    <w:rsid w:val="00A13B9C"/>
    <w:rsid w:val="00A14B83"/>
    <w:rsid w:val="00A1745F"/>
    <w:rsid w:val="00A21F3D"/>
    <w:rsid w:val="00A26CF9"/>
    <w:rsid w:val="00A27E38"/>
    <w:rsid w:val="00A320E8"/>
    <w:rsid w:val="00A32A39"/>
    <w:rsid w:val="00A41469"/>
    <w:rsid w:val="00A4187A"/>
    <w:rsid w:val="00A425EF"/>
    <w:rsid w:val="00A42F75"/>
    <w:rsid w:val="00A44E03"/>
    <w:rsid w:val="00A479CE"/>
    <w:rsid w:val="00A5120F"/>
    <w:rsid w:val="00A53AD0"/>
    <w:rsid w:val="00A561FD"/>
    <w:rsid w:val="00A6119A"/>
    <w:rsid w:val="00A6603B"/>
    <w:rsid w:val="00A7285F"/>
    <w:rsid w:val="00A736CB"/>
    <w:rsid w:val="00A748A8"/>
    <w:rsid w:val="00A75D37"/>
    <w:rsid w:val="00A81D80"/>
    <w:rsid w:val="00A907A4"/>
    <w:rsid w:val="00A9233F"/>
    <w:rsid w:val="00A93820"/>
    <w:rsid w:val="00A93F87"/>
    <w:rsid w:val="00A94624"/>
    <w:rsid w:val="00A958BC"/>
    <w:rsid w:val="00A962AA"/>
    <w:rsid w:val="00AA13E1"/>
    <w:rsid w:val="00AA3411"/>
    <w:rsid w:val="00AA7068"/>
    <w:rsid w:val="00AA75CB"/>
    <w:rsid w:val="00AA7BDA"/>
    <w:rsid w:val="00AB163D"/>
    <w:rsid w:val="00AB2460"/>
    <w:rsid w:val="00AB3782"/>
    <w:rsid w:val="00AB6171"/>
    <w:rsid w:val="00AC1739"/>
    <w:rsid w:val="00AC4B04"/>
    <w:rsid w:val="00AD0FB0"/>
    <w:rsid w:val="00AD12BD"/>
    <w:rsid w:val="00AD1655"/>
    <w:rsid w:val="00AD1C11"/>
    <w:rsid w:val="00AD27B9"/>
    <w:rsid w:val="00AD5156"/>
    <w:rsid w:val="00AD54AB"/>
    <w:rsid w:val="00AE2E87"/>
    <w:rsid w:val="00AF6783"/>
    <w:rsid w:val="00B0323A"/>
    <w:rsid w:val="00B03743"/>
    <w:rsid w:val="00B03A3D"/>
    <w:rsid w:val="00B04BD6"/>
    <w:rsid w:val="00B0672A"/>
    <w:rsid w:val="00B079C4"/>
    <w:rsid w:val="00B12DB7"/>
    <w:rsid w:val="00B175AB"/>
    <w:rsid w:val="00B20B09"/>
    <w:rsid w:val="00B23CCC"/>
    <w:rsid w:val="00B25035"/>
    <w:rsid w:val="00B26A9E"/>
    <w:rsid w:val="00B2751C"/>
    <w:rsid w:val="00B32328"/>
    <w:rsid w:val="00B32C31"/>
    <w:rsid w:val="00B3653E"/>
    <w:rsid w:val="00B4165B"/>
    <w:rsid w:val="00B516AC"/>
    <w:rsid w:val="00B71444"/>
    <w:rsid w:val="00B71562"/>
    <w:rsid w:val="00B80529"/>
    <w:rsid w:val="00B83734"/>
    <w:rsid w:val="00B84792"/>
    <w:rsid w:val="00B922E1"/>
    <w:rsid w:val="00B9312D"/>
    <w:rsid w:val="00B94488"/>
    <w:rsid w:val="00BA0966"/>
    <w:rsid w:val="00BA16E6"/>
    <w:rsid w:val="00BA3556"/>
    <w:rsid w:val="00BA5287"/>
    <w:rsid w:val="00BA5584"/>
    <w:rsid w:val="00BA6B57"/>
    <w:rsid w:val="00BA6F37"/>
    <w:rsid w:val="00BB0969"/>
    <w:rsid w:val="00BB2C4B"/>
    <w:rsid w:val="00BB2D59"/>
    <w:rsid w:val="00BB2E39"/>
    <w:rsid w:val="00BB3B15"/>
    <w:rsid w:val="00BB47A0"/>
    <w:rsid w:val="00BC159C"/>
    <w:rsid w:val="00BC74F4"/>
    <w:rsid w:val="00BC76A8"/>
    <w:rsid w:val="00BD0594"/>
    <w:rsid w:val="00BD22B2"/>
    <w:rsid w:val="00BD567E"/>
    <w:rsid w:val="00BE1B2E"/>
    <w:rsid w:val="00BF0459"/>
    <w:rsid w:val="00BF4C6A"/>
    <w:rsid w:val="00BF6906"/>
    <w:rsid w:val="00BF705A"/>
    <w:rsid w:val="00BF7659"/>
    <w:rsid w:val="00C01749"/>
    <w:rsid w:val="00C05156"/>
    <w:rsid w:val="00C1055C"/>
    <w:rsid w:val="00C11A22"/>
    <w:rsid w:val="00C1302E"/>
    <w:rsid w:val="00C16AF8"/>
    <w:rsid w:val="00C258C2"/>
    <w:rsid w:val="00C25C04"/>
    <w:rsid w:val="00C269D0"/>
    <w:rsid w:val="00C27AE2"/>
    <w:rsid w:val="00C3491C"/>
    <w:rsid w:val="00C34A9A"/>
    <w:rsid w:val="00C47B9A"/>
    <w:rsid w:val="00C50742"/>
    <w:rsid w:val="00C50AC6"/>
    <w:rsid w:val="00C51CD7"/>
    <w:rsid w:val="00C52992"/>
    <w:rsid w:val="00C55B7B"/>
    <w:rsid w:val="00C57609"/>
    <w:rsid w:val="00C639C7"/>
    <w:rsid w:val="00C63CDE"/>
    <w:rsid w:val="00C70DEA"/>
    <w:rsid w:val="00C75721"/>
    <w:rsid w:val="00C76547"/>
    <w:rsid w:val="00C82098"/>
    <w:rsid w:val="00C852C2"/>
    <w:rsid w:val="00C9068F"/>
    <w:rsid w:val="00C93E26"/>
    <w:rsid w:val="00C956D9"/>
    <w:rsid w:val="00C957C8"/>
    <w:rsid w:val="00C96A32"/>
    <w:rsid w:val="00CA35C9"/>
    <w:rsid w:val="00CA6D45"/>
    <w:rsid w:val="00CA754C"/>
    <w:rsid w:val="00CA79EA"/>
    <w:rsid w:val="00CB03D0"/>
    <w:rsid w:val="00CC1724"/>
    <w:rsid w:val="00CC697A"/>
    <w:rsid w:val="00CD1FCE"/>
    <w:rsid w:val="00CD6671"/>
    <w:rsid w:val="00CE1FA6"/>
    <w:rsid w:val="00CE2859"/>
    <w:rsid w:val="00CF3AAC"/>
    <w:rsid w:val="00CF4AB0"/>
    <w:rsid w:val="00CF6FDF"/>
    <w:rsid w:val="00D00D5B"/>
    <w:rsid w:val="00D036E1"/>
    <w:rsid w:val="00D14631"/>
    <w:rsid w:val="00D14A8D"/>
    <w:rsid w:val="00D156EB"/>
    <w:rsid w:val="00D161DD"/>
    <w:rsid w:val="00D20B94"/>
    <w:rsid w:val="00D2386D"/>
    <w:rsid w:val="00D25FFA"/>
    <w:rsid w:val="00D307B3"/>
    <w:rsid w:val="00D30914"/>
    <w:rsid w:val="00D31D5B"/>
    <w:rsid w:val="00D32096"/>
    <w:rsid w:val="00D32A4F"/>
    <w:rsid w:val="00D34EC0"/>
    <w:rsid w:val="00D438C3"/>
    <w:rsid w:val="00D564C3"/>
    <w:rsid w:val="00D61571"/>
    <w:rsid w:val="00D63DFB"/>
    <w:rsid w:val="00D65059"/>
    <w:rsid w:val="00D70166"/>
    <w:rsid w:val="00D77640"/>
    <w:rsid w:val="00D81598"/>
    <w:rsid w:val="00D82F83"/>
    <w:rsid w:val="00D84B4C"/>
    <w:rsid w:val="00D93E44"/>
    <w:rsid w:val="00D94EFC"/>
    <w:rsid w:val="00D95843"/>
    <w:rsid w:val="00DA1A6D"/>
    <w:rsid w:val="00DA31C8"/>
    <w:rsid w:val="00DA4CC1"/>
    <w:rsid w:val="00DB1DB6"/>
    <w:rsid w:val="00DC04CF"/>
    <w:rsid w:val="00DC4962"/>
    <w:rsid w:val="00DC5E6A"/>
    <w:rsid w:val="00DC6D3A"/>
    <w:rsid w:val="00DD1F8B"/>
    <w:rsid w:val="00DD4B1C"/>
    <w:rsid w:val="00DE097D"/>
    <w:rsid w:val="00DE489B"/>
    <w:rsid w:val="00DE66D1"/>
    <w:rsid w:val="00DF300E"/>
    <w:rsid w:val="00E13484"/>
    <w:rsid w:val="00E13E10"/>
    <w:rsid w:val="00E214B4"/>
    <w:rsid w:val="00E269BD"/>
    <w:rsid w:val="00E30606"/>
    <w:rsid w:val="00E30B43"/>
    <w:rsid w:val="00E3511C"/>
    <w:rsid w:val="00E35E65"/>
    <w:rsid w:val="00E361D3"/>
    <w:rsid w:val="00E4404A"/>
    <w:rsid w:val="00E5217B"/>
    <w:rsid w:val="00E5489E"/>
    <w:rsid w:val="00E65069"/>
    <w:rsid w:val="00E6582C"/>
    <w:rsid w:val="00E731E1"/>
    <w:rsid w:val="00E83B58"/>
    <w:rsid w:val="00E84934"/>
    <w:rsid w:val="00E8761B"/>
    <w:rsid w:val="00E9476B"/>
    <w:rsid w:val="00E9611E"/>
    <w:rsid w:val="00EA001D"/>
    <w:rsid w:val="00EA06CF"/>
    <w:rsid w:val="00EA4AA6"/>
    <w:rsid w:val="00EA6265"/>
    <w:rsid w:val="00EB1DB6"/>
    <w:rsid w:val="00EB2F9E"/>
    <w:rsid w:val="00EB37D3"/>
    <w:rsid w:val="00EB4CA9"/>
    <w:rsid w:val="00EB5A22"/>
    <w:rsid w:val="00EC07ED"/>
    <w:rsid w:val="00EC585F"/>
    <w:rsid w:val="00EC67E2"/>
    <w:rsid w:val="00ED1669"/>
    <w:rsid w:val="00ED1985"/>
    <w:rsid w:val="00ED2B2B"/>
    <w:rsid w:val="00ED6CDC"/>
    <w:rsid w:val="00EE4779"/>
    <w:rsid w:val="00EF21B5"/>
    <w:rsid w:val="00EF6613"/>
    <w:rsid w:val="00EF67B1"/>
    <w:rsid w:val="00EF7338"/>
    <w:rsid w:val="00EF7609"/>
    <w:rsid w:val="00F04AC8"/>
    <w:rsid w:val="00F0628D"/>
    <w:rsid w:val="00F07DC4"/>
    <w:rsid w:val="00F10EC7"/>
    <w:rsid w:val="00F112B0"/>
    <w:rsid w:val="00F12D3F"/>
    <w:rsid w:val="00F20D01"/>
    <w:rsid w:val="00F242B3"/>
    <w:rsid w:val="00F35CF0"/>
    <w:rsid w:val="00F36856"/>
    <w:rsid w:val="00F3708B"/>
    <w:rsid w:val="00F560BD"/>
    <w:rsid w:val="00F57970"/>
    <w:rsid w:val="00F60F4C"/>
    <w:rsid w:val="00F65F9F"/>
    <w:rsid w:val="00F67051"/>
    <w:rsid w:val="00F67D41"/>
    <w:rsid w:val="00F67E3B"/>
    <w:rsid w:val="00F712C2"/>
    <w:rsid w:val="00F75041"/>
    <w:rsid w:val="00F75744"/>
    <w:rsid w:val="00F772B0"/>
    <w:rsid w:val="00F8598B"/>
    <w:rsid w:val="00F859D6"/>
    <w:rsid w:val="00F870B9"/>
    <w:rsid w:val="00F9436D"/>
    <w:rsid w:val="00F978F1"/>
    <w:rsid w:val="00FA0D95"/>
    <w:rsid w:val="00FA3053"/>
    <w:rsid w:val="00FA4342"/>
    <w:rsid w:val="00FA4A7F"/>
    <w:rsid w:val="00FA5835"/>
    <w:rsid w:val="00FA5E9E"/>
    <w:rsid w:val="00FA6772"/>
    <w:rsid w:val="00FA6A93"/>
    <w:rsid w:val="00FB04EA"/>
    <w:rsid w:val="00FB0F46"/>
    <w:rsid w:val="00FB7278"/>
    <w:rsid w:val="00FC077B"/>
    <w:rsid w:val="00FC2BA8"/>
    <w:rsid w:val="00FC5618"/>
    <w:rsid w:val="00FC7030"/>
    <w:rsid w:val="00FD02FA"/>
    <w:rsid w:val="00FD1173"/>
    <w:rsid w:val="00FD3DD3"/>
    <w:rsid w:val="00FD5B84"/>
    <w:rsid w:val="00FD7EEB"/>
    <w:rsid w:val="00FE032B"/>
    <w:rsid w:val="00FE2CFF"/>
    <w:rsid w:val="00FE7853"/>
    <w:rsid w:val="00FF14DD"/>
    <w:rsid w:val="00FF2675"/>
    <w:rsid w:val="00FF45D7"/>
    <w:rsid w:val="00FF4D16"/>
    <w:rsid w:val="00FF6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38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6" w:uiPriority="39"/>
    <w:lsdException w:name="footnote text" w:uiPriority="99"/>
    <w:lsdException w:name="annotation text" w:uiPriority="99"/>
    <w:lsdException w:name="header" w:uiPriority="99"/>
    <w:lsdException w:name="footer" w:uiPriority="99"/>
    <w:lsdException w:name="caption" w:semiHidden="1" w:unhideWhenUsed="1" w:qFormat="1"/>
    <w:lsdException w:name="table of figures" w:uiPriority="99"/>
    <w:lsdException w:name="footnote reference" w:uiPriority="99"/>
    <w:lsdException w:name="annotation reference" w:uiPriority="99"/>
    <w:lsdException w:name="endnote reference" w:uiPriority="99"/>
    <w:lsdException w:name="endnote text"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annotation subject" w:uiPriority="99"/>
    <w:lsdException w:name="No List" w:uiPriority="99"/>
    <w:lsdException w:name="Balloon Text" w:uiPriority="99"/>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37D3"/>
    <w:pPr>
      <w:spacing w:after="200" w:line="276" w:lineRule="auto"/>
    </w:pPr>
    <w:rPr>
      <w:sz w:val="22"/>
      <w:szCs w:val="22"/>
    </w:rPr>
  </w:style>
  <w:style w:type="paragraph" w:styleId="Heading1">
    <w:name w:val="heading 1"/>
    <w:aliases w:val="h1"/>
    <w:basedOn w:val="Normal"/>
    <w:next w:val="Normal"/>
    <w:link w:val="Heading1Char"/>
    <w:qFormat/>
    <w:rsid w:val="0052287D"/>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Default"/>
    <w:next w:val="Normal"/>
    <w:link w:val="Heading2Char"/>
    <w:unhideWhenUsed/>
    <w:qFormat/>
    <w:rsid w:val="00814501"/>
    <w:pPr>
      <w:numPr>
        <w:ilvl w:val="1"/>
        <w:numId w:val="22"/>
      </w:numPr>
      <w:tabs>
        <w:tab w:val="clear" w:pos="1386"/>
        <w:tab w:val="num" w:pos="450"/>
      </w:tabs>
      <w:ind w:left="0" w:hanging="36"/>
      <w:outlineLvl w:val="1"/>
    </w:pPr>
    <w:rPr>
      <w:rFonts w:asciiTheme="majorHAnsi" w:hAnsiTheme="majorHAnsi"/>
      <w:b/>
      <w:bCs/>
      <w:sz w:val="22"/>
      <w:szCs w:val="22"/>
    </w:rPr>
  </w:style>
  <w:style w:type="paragraph" w:styleId="Heading3">
    <w:name w:val="heading 3"/>
    <w:basedOn w:val="Normal"/>
    <w:next w:val="Normal"/>
    <w:link w:val="Heading3Char"/>
    <w:unhideWhenUsed/>
    <w:qFormat/>
    <w:rsid w:val="00D93E44"/>
    <w:pPr>
      <w:keepNext/>
      <w:keepLines/>
      <w:numPr>
        <w:ilvl w:val="2"/>
        <w:numId w:val="22"/>
      </w:numPr>
      <w:tabs>
        <w:tab w:val="clear" w:pos="3330"/>
        <w:tab w:val="num" w:pos="540"/>
      </w:tabs>
      <w:spacing w:before="200" w:after="0"/>
      <w:ind w:left="0" w:firstLine="0"/>
      <w:jc w:val="both"/>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52287D"/>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52287D"/>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992E0B"/>
    <w:pPr>
      <w:numPr>
        <w:ilvl w:val="5"/>
        <w:numId w:val="22"/>
      </w:numPr>
      <w:spacing w:before="60" w:after="60" w:line="240" w:lineRule="auto"/>
      <w:outlineLvl w:val="5"/>
    </w:pPr>
    <w:rPr>
      <w:rFonts w:ascii="Arial" w:eastAsiaTheme="majorEastAsia" w:hAnsi="Arial" w:cstheme="majorBidi"/>
      <w:b/>
      <w:bCs/>
      <w:caps/>
      <w:sz w:val="28"/>
    </w:rPr>
  </w:style>
  <w:style w:type="paragraph" w:styleId="Heading7">
    <w:name w:val="heading 7"/>
    <w:basedOn w:val="Normal"/>
    <w:next w:val="Normal"/>
    <w:link w:val="Heading7Char"/>
    <w:unhideWhenUsed/>
    <w:qFormat/>
    <w:rsid w:val="0052287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52287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52287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next w:val="Normal"/>
    <w:link w:val="TitleChar"/>
    <w:uiPriority w:val="10"/>
    <w:qFormat/>
    <w:rsid w:val="00E13E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2"/>
      <w:szCs w:val="52"/>
    </w:rPr>
  </w:style>
  <w:style w:type="paragraph" w:styleId="Caption">
    <w:name w:val="caption"/>
    <w:basedOn w:val="Normal"/>
    <w:next w:val="Normal"/>
    <w:unhideWhenUsed/>
    <w:qFormat/>
    <w:rsid w:val="008B4263"/>
    <w:pPr>
      <w:keepNext/>
      <w:spacing w:line="240" w:lineRule="auto"/>
      <w:jc w:val="center"/>
    </w:pPr>
    <w:rPr>
      <w:b/>
      <w:bCs/>
      <w:noProof/>
      <w:sz w:val="24"/>
      <w:szCs w:val="24"/>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pPr>
    <w:rPr>
      <w:b/>
      <w:caps/>
      <w:szCs w:val="28"/>
    </w:rPr>
  </w:style>
  <w:style w:type="paragraph" w:styleId="TOC5">
    <w:name w:val="toc 5"/>
    <w:basedOn w:val="Normal"/>
    <w:next w:val="Normal"/>
    <w:autoRedefine/>
    <w:semiHidden/>
  </w:style>
  <w:style w:type="paragraph" w:styleId="TOC6">
    <w:name w:val="toc 6"/>
    <w:basedOn w:val="Normal"/>
    <w:next w:val="Normal"/>
    <w:autoRedefine/>
    <w:uiPriority w:val="39"/>
    <w:rsid w:val="00B922E1"/>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after="0" w:line="240" w:lineRule="atLeast"/>
    </w:pPr>
    <w:rPr>
      <w:rFonts w:ascii="Arial" w:hAnsi="Arial"/>
      <w:sz w:val="20"/>
      <w:szCs w:val="20"/>
    </w:rPr>
  </w:style>
  <w:style w:type="paragraph" w:customStyle="1" w:styleId="InfoBlueCharChar">
    <w:name w:val="InfoBlue Char Char"/>
    <w:basedOn w:val="Normal"/>
    <w:next w:val="BodyText"/>
    <w:pPr>
      <w:keepLines/>
      <w:spacing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sid w:val="00C82098"/>
    <w:rPr>
      <w:rFonts w:ascii="Tahoma" w:hAnsi="Tahoma" w:cs="Tahoma"/>
      <w:sz w:val="16"/>
      <w:szCs w:val="16"/>
    </w:rPr>
  </w:style>
  <w:style w:type="character" w:styleId="CommentReference">
    <w:name w:val="annotation reference"/>
    <w:uiPriority w:val="99"/>
    <w:rPr>
      <w:sz w:val="16"/>
      <w:szCs w:val="16"/>
    </w:rPr>
  </w:style>
  <w:style w:type="paragraph" w:customStyle="1" w:styleId="InfoBlueCharCharCharCharCharChar">
    <w:name w:val="InfoBlue Char Char Char Char Char Char"/>
    <w:basedOn w:val="Normal"/>
    <w:next w:val="BodyText"/>
    <w:pPr>
      <w:keepLines/>
      <w:spacing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after="120" w:line="240" w:lineRule="atLeast"/>
    </w:pPr>
    <w:rPr>
      <w:i/>
      <w:color w:val="0000FF"/>
      <w:szCs w:val="20"/>
    </w:rPr>
  </w:style>
  <w:style w:type="paragraph" w:styleId="CommentText">
    <w:name w:val="annotation text"/>
    <w:basedOn w:val="Normal"/>
    <w:link w:val="CommentTextChar"/>
    <w:uiPriority w:val="99"/>
    <w:rPr>
      <w:sz w:val="20"/>
      <w:szCs w:val="20"/>
    </w:rPr>
  </w:style>
  <w:style w:type="paragraph" w:styleId="CommentSubject">
    <w:name w:val="annotation subject"/>
    <w:basedOn w:val="CommentText"/>
    <w:next w:val="CommentText"/>
    <w:link w:val="CommentSubjectChar"/>
    <w:uiPriority w:val="99"/>
    <w:rPr>
      <w:b/>
      <w:bCs/>
    </w:rPr>
  </w:style>
  <w:style w:type="paragraph" w:customStyle="1" w:styleId="ResumeBody">
    <w:name w:val="Resume Body"/>
    <w:basedOn w:val="Normal"/>
    <w:pPr>
      <w:spacing w:after="120"/>
    </w:pPr>
    <w:rPr>
      <w:sz w:val="20"/>
    </w:rPr>
  </w:style>
  <w:style w:type="paragraph" w:styleId="BodyText2">
    <w:name w:val="Body Text 2"/>
    <w:basedOn w:val="Normal"/>
    <w:pPr>
      <w:spacing w:after="0"/>
    </w:pPr>
    <w:rPr>
      <w:rFonts w:ascii="Arial" w:hAnsi="Arial" w:cs="Arial"/>
    </w:rPr>
  </w:style>
  <w:style w:type="paragraph" w:styleId="NormalWeb">
    <w:name w:val="Normal (Web)"/>
    <w:basedOn w:val="Normal"/>
    <w:uiPriority w:val="99"/>
    <w:pPr>
      <w:spacing w:before="100" w:beforeAutospacing="1" w:after="100" w:afterAutospacing="1"/>
    </w:pPr>
  </w:style>
  <w:style w:type="character" w:styleId="Strong">
    <w:name w:val="Strong"/>
    <w:uiPriority w:val="22"/>
    <w:qFormat/>
    <w:rsid w:val="0052287D"/>
    <w:rPr>
      <w:b/>
      <w:bCs/>
    </w:rPr>
  </w:style>
  <w:style w:type="character" w:styleId="FollowedHyperlink">
    <w:name w:val="FollowedHyperlink"/>
    <w:rPr>
      <w:color w:val="800080"/>
      <w:u w:val="single"/>
    </w:rPr>
  </w:style>
  <w:style w:type="paragraph" w:styleId="BodyText3">
    <w:name w:val="Body Text 3"/>
    <w:basedOn w:val="Normal"/>
    <w:pPr>
      <w:tabs>
        <w:tab w:val="num" w:pos="1800"/>
      </w:tabs>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after="0"/>
    </w:pPr>
    <w:rPr>
      <w:rFonts w:ascii="Arial" w:hAnsi="Arial"/>
      <w:b/>
    </w:rPr>
  </w:style>
  <w:style w:type="paragraph" w:customStyle="1" w:styleId="PageTitle">
    <w:name w:val="PageTitle"/>
    <w:basedOn w:val="Normal"/>
    <w:pPr>
      <w:spacing w:before="120"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pPr>
    <w:rPr>
      <w:rFonts w:ascii="Arial" w:hAnsi="Arial"/>
      <w:sz w:val="20"/>
      <w:szCs w:val="20"/>
    </w:rPr>
  </w:style>
  <w:style w:type="paragraph" w:customStyle="1" w:styleId="TextBold">
    <w:name w:val="Text Bold"/>
    <w:basedOn w:val="Normal"/>
    <w:next w:val="Normal"/>
    <w:pPr>
      <w:spacing w:after="0"/>
    </w:pPr>
    <w:rPr>
      <w:rFonts w:ascii="Arial" w:hAnsi="Arial"/>
      <w:b/>
      <w:sz w:val="20"/>
      <w:szCs w:val="20"/>
    </w:rPr>
  </w:style>
  <w:style w:type="paragraph" w:customStyle="1" w:styleId="TextUnderBold">
    <w:name w:val="Text UnderBold"/>
    <w:basedOn w:val="Normal"/>
    <w:pPr>
      <w:spacing w:after="0"/>
      <w:jc w:val="center"/>
    </w:pPr>
    <w:rPr>
      <w:rFonts w:ascii="Arial" w:hAnsi="Arial"/>
      <w:sz w:val="20"/>
      <w:szCs w:val="20"/>
      <w:u w:val="single"/>
    </w:rPr>
  </w:style>
  <w:style w:type="paragraph" w:customStyle="1" w:styleId="BodyTextKeep">
    <w:name w:val="Body Text Keep"/>
    <w:basedOn w:val="BodyText"/>
    <w:pPr>
      <w:keepNext/>
      <w:spacing w:after="220" w:line="220" w:lineRule="atLeast"/>
      <w:ind w:left="1080"/>
    </w:pPr>
    <w:rPr>
      <w:rFonts w:ascii="Arial" w:hAnsi="Arial"/>
      <w:szCs w:val="20"/>
    </w:rPr>
  </w:style>
  <w:style w:type="paragraph" w:customStyle="1" w:styleId="SectionHeading">
    <w:name w:val="Section Heading"/>
    <w:basedOn w:val="Heading1"/>
    <w:pPr>
      <w:numPr>
        <w:numId w:val="0"/>
      </w:numPr>
      <w:shd w:val="pct15" w:color="auto" w:fill="auto"/>
      <w:spacing w:before="220" w:after="220" w:line="280" w:lineRule="atLeast"/>
      <w:ind w:firstLine="1080"/>
    </w:pPr>
    <w:rPr>
      <w:rFonts w:eastAsia="Times New Roman"/>
      <w:bCs w:val="0"/>
      <w:caps/>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pPr>
    <w:rPr>
      <w:b/>
      <w:i/>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pPr>
    <w:rPr>
      <w:sz w:val="20"/>
      <w:szCs w:val="20"/>
    </w:rPr>
  </w:style>
  <w:style w:type="paragraph" w:customStyle="1" w:styleId="Instructions">
    <w:name w:val="Instructions"/>
    <w:basedOn w:val="Normal"/>
    <w:autoRedefine/>
    <w:pPr>
      <w:shd w:val="clear" w:color="auto" w:fill="FFFFFF"/>
      <w:spacing w:after="0"/>
    </w:pPr>
    <w:rPr>
      <w:i/>
      <w:color w:val="0000FF"/>
      <w:szCs w:val="20"/>
    </w:rPr>
  </w:style>
  <w:style w:type="paragraph" w:customStyle="1" w:styleId="Bullet1">
    <w:name w:val="Bullet 1"/>
    <w:basedOn w:val="Normal"/>
    <w:pPr>
      <w:tabs>
        <w:tab w:val="num" w:pos="720"/>
      </w:tabs>
      <w:spacing w:after="0"/>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next w:val="Normal"/>
    <w:rsid w:val="009A3E19"/>
    <w:pPr>
      <w:numPr>
        <w:numId w:val="3"/>
      </w:numPr>
      <w:ind w:left="360"/>
    </w:pPr>
    <w:rPr>
      <w:b/>
      <w:sz w:val="28"/>
      <w:szCs w:val="28"/>
    </w:rPr>
  </w:style>
  <w:style w:type="table" w:styleId="TableGrid">
    <w:name w:val="Table Grid"/>
    <w:basedOn w:val="TableNormal"/>
    <w:uiPriority w:val="9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after="120" w:line="240" w:lineRule="atLeast"/>
    </w:pPr>
    <w:rPr>
      <w:i/>
      <w:color w:val="0000FF"/>
      <w:szCs w:val="20"/>
    </w:rPr>
  </w:style>
  <w:style w:type="character" w:styleId="PageNumber">
    <w:name w:val="page number"/>
    <w:basedOn w:val="DefaultParagraphFont"/>
  </w:style>
  <w:style w:type="paragraph" w:styleId="FootnoteText">
    <w:name w:val="footnote text"/>
    <w:basedOn w:val="Normal"/>
    <w:link w:val="FootnoteTextChar"/>
    <w:uiPriority w:val="99"/>
    <w:rsid w:val="00B26A9E"/>
    <w:rPr>
      <w:sz w:val="20"/>
      <w:szCs w:val="20"/>
    </w:rPr>
  </w:style>
  <w:style w:type="character" w:customStyle="1" w:styleId="FootnoteTextChar">
    <w:name w:val="Footnote Text Char"/>
    <w:basedOn w:val="DefaultParagraphFont"/>
    <w:link w:val="FootnoteText"/>
    <w:uiPriority w:val="99"/>
    <w:rsid w:val="00B26A9E"/>
  </w:style>
  <w:style w:type="character" w:styleId="FootnoteReference">
    <w:name w:val="footnote reference"/>
    <w:uiPriority w:val="99"/>
    <w:rsid w:val="00B26A9E"/>
    <w:rPr>
      <w:vertAlign w:val="superscript"/>
    </w:rPr>
  </w:style>
  <w:style w:type="paragraph" w:customStyle="1" w:styleId="paragraph">
    <w:name w:val="paragraph"/>
    <w:basedOn w:val="Normal"/>
    <w:rsid w:val="00855820"/>
    <w:pPr>
      <w:spacing w:before="100" w:beforeAutospacing="1" w:after="100" w:afterAutospacing="1"/>
    </w:pPr>
  </w:style>
  <w:style w:type="character" w:styleId="HTMLCode">
    <w:name w:val="HTML Code"/>
    <w:basedOn w:val="DefaultParagraphFont"/>
    <w:uiPriority w:val="99"/>
    <w:unhideWhenUsed/>
    <w:rsid w:val="00855820"/>
    <w:rPr>
      <w:rFonts w:ascii="Courier New" w:eastAsia="Times New Roman" w:hAnsi="Courier New" w:cs="Courier New"/>
      <w:sz w:val="20"/>
      <w:szCs w:val="20"/>
    </w:rPr>
  </w:style>
  <w:style w:type="paragraph" w:styleId="TableofFigures">
    <w:name w:val="table of figures"/>
    <w:basedOn w:val="Normal"/>
    <w:next w:val="Normal"/>
    <w:uiPriority w:val="99"/>
    <w:rsid w:val="00362AA8"/>
    <w:pPr>
      <w:spacing w:after="0"/>
    </w:pPr>
  </w:style>
  <w:style w:type="paragraph" w:styleId="NoSpacing">
    <w:name w:val="No Spacing"/>
    <w:basedOn w:val="Normal"/>
    <w:uiPriority w:val="1"/>
    <w:qFormat/>
    <w:rsid w:val="0052287D"/>
    <w:pPr>
      <w:spacing w:after="0" w:line="240" w:lineRule="auto"/>
    </w:pPr>
  </w:style>
  <w:style w:type="paragraph" w:customStyle="1" w:styleId="Code">
    <w:name w:val="Code"/>
    <w:basedOn w:val="Normal"/>
    <w:rsid w:val="00495C4B"/>
    <w:pPr>
      <w:spacing w:after="0"/>
      <w:contextualSpacing/>
    </w:pPr>
    <w:rPr>
      <w:rFonts w:ascii="Courier New" w:hAnsi="Courier New" w:cs="Courier New"/>
      <w:noProof/>
      <w:color w:val="1F497D"/>
      <w:sz w:val="16"/>
      <w:szCs w:val="16"/>
    </w:rPr>
  </w:style>
  <w:style w:type="character" w:customStyle="1" w:styleId="apple-converted-space">
    <w:name w:val="apple-converted-space"/>
    <w:basedOn w:val="DefaultParagraphFont"/>
    <w:rsid w:val="00854E91"/>
  </w:style>
  <w:style w:type="paragraph" w:styleId="Revision">
    <w:name w:val="Revision"/>
    <w:hidden/>
    <w:uiPriority w:val="99"/>
    <w:semiHidden/>
    <w:rsid w:val="001E06D6"/>
    <w:rPr>
      <w:sz w:val="24"/>
      <w:szCs w:val="24"/>
    </w:rPr>
  </w:style>
  <w:style w:type="character" w:customStyle="1" w:styleId="CommentTextChar">
    <w:name w:val="Comment Text Char"/>
    <w:basedOn w:val="DefaultParagraphFont"/>
    <w:link w:val="CommentText"/>
    <w:uiPriority w:val="99"/>
    <w:rsid w:val="003878CA"/>
  </w:style>
  <w:style w:type="paragraph" w:styleId="TOCHeading">
    <w:name w:val="TOC Heading"/>
    <w:basedOn w:val="Heading1"/>
    <w:next w:val="Normal"/>
    <w:uiPriority w:val="39"/>
    <w:semiHidden/>
    <w:unhideWhenUsed/>
    <w:qFormat/>
    <w:rsid w:val="0052287D"/>
    <w:pPr>
      <w:outlineLvl w:val="9"/>
    </w:pPr>
  </w:style>
  <w:style w:type="character" w:customStyle="1" w:styleId="Heading6Char">
    <w:name w:val="Heading 6 Char"/>
    <w:basedOn w:val="DefaultParagraphFont"/>
    <w:link w:val="Heading6"/>
    <w:rsid w:val="00992E0B"/>
    <w:rPr>
      <w:rFonts w:ascii="Arial" w:eastAsiaTheme="majorEastAsia" w:hAnsi="Arial" w:cstheme="majorBidi"/>
      <w:b/>
      <w:bCs/>
      <w:caps/>
      <w:sz w:val="28"/>
      <w:szCs w:val="22"/>
    </w:rPr>
  </w:style>
  <w:style w:type="character" w:customStyle="1" w:styleId="Heading1Char">
    <w:name w:val="Heading 1 Char"/>
    <w:aliases w:val="h1 Char"/>
    <w:basedOn w:val="DefaultParagraphFont"/>
    <w:link w:val="Heading1"/>
    <w:rsid w:val="005228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814501"/>
    <w:rPr>
      <w:rFonts w:asciiTheme="majorHAnsi" w:hAnsiTheme="majorHAnsi" w:cs="Calibri"/>
      <w:b/>
      <w:bCs/>
      <w:color w:val="000000"/>
      <w:sz w:val="22"/>
      <w:szCs w:val="22"/>
    </w:rPr>
  </w:style>
  <w:style w:type="character" w:customStyle="1" w:styleId="Heading3Char">
    <w:name w:val="Heading 3 Char"/>
    <w:basedOn w:val="DefaultParagraphFont"/>
    <w:link w:val="Heading3"/>
    <w:rsid w:val="00D93E44"/>
    <w:rPr>
      <w:rFonts w:asciiTheme="majorHAnsi" w:eastAsiaTheme="majorEastAsia" w:hAnsiTheme="majorHAnsi" w:cstheme="majorBidi"/>
      <w:b/>
      <w:bCs/>
      <w:sz w:val="22"/>
      <w:szCs w:val="22"/>
    </w:rPr>
  </w:style>
  <w:style w:type="character" w:customStyle="1" w:styleId="Heading4Char">
    <w:name w:val="Heading 4 Char"/>
    <w:basedOn w:val="DefaultParagraphFont"/>
    <w:link w:val="Heading4"/>
    <w:rsid w:val="0052287D"/>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rsid w:val="0052287D"/>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rsid w:val="0052287D"/>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rsid w:val="0052287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52287D"/>
    <w:rPr>
      <w:rFonts w:asciiTheme="majorHAnsi" w:eastAsiaTheme="majorEastAsia" w:hAnsiTheme="majorHAnsi" w:cstheme="majorBidi"/>
      <w:i/>
      <w:iCs/>
      <w:color w:val="404040" w:themeColor="text1" w:themeTint="BF"/>
    </w:rPr>
  </w:style>
  <w:style w:type="character" w:customStyle="1" w:styleId="TitleChar">
    <w:name w:val="Title Char"/>
    <w:basedOn w:val="DefaultParagraphFont"/>
    <w:link w:val="Title"/>
    <w:uiPriority w:val="10"/>
    <w:rsid w:val="00E13E10"/>
    <w:rPr>
      <w:rFonts w:asciiTheme="majorHAnsi" w:eastAsiaTheme="majorEastAsia" w:hAnsiTheme="majorHAnsi" w:cstheme="majorBidi"/>
      <w:color w:val="17365D" w:themeColor="text2" w:themeShade="BF"/>
      <w:spacing w:val="5"/>
      <w:kern w:val="28"/>
      <w:sz w:val="32"/>
      <w:szCs w:val="52"/>
    </w:rPr>
  </w:style>
  <w:style w:type="paragraph" w:styleId="Subtitle">
    <w:name w:val="Subtitle"/>
    <w:basedOn w:val="Normal"/>
    <w:next w:val="Normal"/>
    <w:link w:val="SubtitleChar"/>
    <w:uiPriority w:val="11"/>
    <w:qFormat/>
    <w:rsid w:val="005228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2287D"/>
    <w:rPr>
      <w:rFonts w:asciiTheme="majorHAnsi" w:eastAsiaTheme="majorEastAsia" w:hAnsiTheme="majorHAnsi" w:cstheme="majorBidi"/>
      <w:i/>
      <w:iCs/>
      <w:color w:val="4F81BD" w:themeColor="accent1"/>
      <w:spacing w:val="15"/>
      <w:sz w:val="24"/>
      <w:szCs w:val="24"/>
    </w:rPr>
  </w:style>
  <w:style w:type="character" w:styleId="Emphasis">
    <w:name w:val="Emphasis"/>
    <w:uiPriority w:val="20"/>
    <w:qFormat/>
    <w:rsid w:val="0052287D"/>
    <w:rPr>
      <w:i/>
      <w:iCs/>
    </w:rPr>
  </w:style>
  <w:style w:type="paragraph" w:styleId="ListParagraph">
    <w:name w:val="List Paragraph"/>
    <w:basedOn w:val="Normal"/>
    <w:link w:val="ListParagraphChar"/>
    <w:uiPriority w:val="34"/>
    <w:qFormat/>
    <w:rsid w:val="0052287D"/>
    <w:pPr>
      <w:ind w:left="720"/>
      <w:contextualSpacing/>
    </w:pPr>
  </w:style>
  <w:style w:type="paragraph" w:styleId="Quote">
    <w:name w:val="Quote"/>
    <w:basedOn w:val="Normal"/>
    <w:next w:val="Normal"/>
    <w:link w:val="QuoteChar"/>
    <w:uiPriority w:val="29"/>
    <w:qFormat/>
    <w:rsid w:val="0052287D"/>
    <w:rPr>
      <w:i/>
      <w:iCs/>
      <w:color w:val="000000" w:themeColor="text1"/>
    </w:rPr>
  </w:style>
  <w:style w:type="character" w:customStyle="1" w:styleId="QuoteChar">
    <w:name w:val="Quote Char"/>
    <w:basedOn w:val="DefaultParagraphFont"/>
    <w:link w:val="Quote"/>
    <w:uiPriority w:val="29"/>
    <w:rsid w:val="0052287D"/>
    <w:rPr>
      <w:i/>
      <w:iCs/>
      <w:color w:val="000000" w:themeColor="text1"/>
      <w:sz w:val="22"/>
      <w:szCs w:val="22"/>
    </w:rPr>
  </w:style>
  <w:style w:type="paragraph" w:styleId="IntenseQuote">
    <w:name w:val="Intense Quote"/>
    <w:basedOn w:val="Normal"/>
    <w:next w:val="Normal"/>
    <w:link w:val="IntenseQuoteChar"/>
    <w:uiPriority w:val="30"/>
    <w:qFormat/>
    <w:rsid w:val="0052287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287D"/>
    <w:rPr>
      <w:b/>
      <w:bCs/>
      <w:i/>
      <w:iCs/>
      <w:color w:val="4F81BD" w:themeColor="accent1"/>
      <w:sz w:val="22"/>
      <w:szCs w:val="22"/>
    </w:rPr>
  </w:style>
  <w:style w:type="character" w:styleId="SubtleEmphasis">
    <w:name w:val="Subtle Emphasis"/>
    <w:uiPriority w:val="19"/>
    <w:qFormat/>
    <w:rsid w:val="0052287D"/>
    <w:rPr>
      <w:i/>
      <w:iCs/>
      <w:color w:val="808080" w:themeColor="text1" w:themeTint="7F"/>
    </w:rPr>
  </w:style>
  <w:style w:type="character" w:styleId="IntenseEmphasis">
    <w:name w:val="Intense Emphasis"/>
    <w:uiPriority w:val="21"/>
    <w:qFormat/>
    <w:rsid w:val="0052287D"/>
    <w:rPr>
      <w:b/>
      <w:bCs/>
      <w:i/>
      <w:iCs/>
      <w:color w:val="4F81BD" w:themeColor="accent1"/>
    </w:rPr>
  </w:style>
  <w:style w:type="character" w:styleId="SubtleReference">
    <w:name w:val="Subtle Reference"/>
    <w:uiPriority w:val="31"/>
    <w:qFormat/>
    <w:rsid w:val="0052287D"/>
    <w:rPr>
      <w:smallCaps/>
      <w:color w:val="C0504D" w:themeColor="accent2"/>
      <w:u w:val="single"/>
    </w:rPr>
  </w:style>
  <w:style w:type="character" w:styleId="IntenseReference">
    <w:name w:val="Intense Reference"/>
    <w:uiPriority w:val="32"/>
    <w:qFormat/>
    <w:rsid w:val="0052287D"/>
    <w:rPr>
      <w:b/>
      <w:bCs/>
      <w:smallCaps/>
      <w:color w:val="C0504D" w:themeColor="accent2"/>
      <w:spacing w:val="5"/>
      <w:u w:val="single"/>
    </w:rPr>
  </w:style>
  <w:style w:type="character" w:styleId="BookTitle">
    <w:name w:val="Book Title"/>
    <w:uiPriority w:val="33"/>
    <w:qFormat/>
    <w:rsid w:val="0052287D"/>
    <w:rPr>
      <w:b/>
      <w:bCs/>
      <w:smallCaps/>
      <w:spacing w:val="5"/>
    </w:rPr>
  </w:style>
  <w:style w:type="character" w:customStyle="1" w:styleId="HeaderChar">
    <w:name w:val="Header Char"/>
    <w:basedOn w:val="DefaultParagraphFont"/>
    <w:link w:val="Header"/>
    <w:uiPriority w:val="99"/>
    <w:locked/>
    <w:rsid w:val="00A6119A"/>
    <w:rPr>
      <w:sz w:val="22"/>
      <w:szCs w:val="22"/>
    </w:rPr>
  </w:style>
  <w:style w:type="character" w:customStyle="1" w:styleId="FooterChar">
    <w:name w:val="Footer Char"/>
    <w:basedOn w:val="DefaultParagraphFont"/>
    <w:link w:val="Footer"/>
    <w:uiPriority w:val="99"/>
    <w:locked/>
    <w:rsid w:val="00A6119A"/>
    <w:rPr>
      <w:sz w:val="22"/>
      <w:szCs w:val="22"/>
    </w:rPr>
  </w:style>
  <w:style w:type="paragraph" w:customStyle="1" w:styleId="Bulletedlist">
    <w:name w:val="Bulleted list"/>
    <w:basedOn w:val="Normal"/>
    <w:uiPriority w:val="99"/>
    <w:rsid w:val="00A6119A"/>
    <w:pPr>
      <w:numPr>
        <w:numId w:val="5"/>
      </w:numPr>
      <w:spacing w:after="120" w:line="240" w:lineRule="auto"/>
    </w:pPr>
    <w:rPr>
      <w:rFonts w:ascii="Times New Roman" w:eastAsia="Times New Roman" w:hAnsi="Times New Roman"/>
    </w:rPr>
  </w:style>
  <w:style w:type="character" w:customStyle="1" w:styleId="CommentSubjectChar">
    <w:name w:val="Comment Subject Char"/>
    <w:basedOn w:val="CommentTextChar"/>
    <w:link w:val="CommentSubject"/>
    <w:uiPriority w:val="99"/>
    <w:locked/>
    <w:rsid w:val="00A6119A"/>
    <w:rPr>
      <w:b/>
      <w:bCs/>
    </w:rPr>
  </w:style>
  <w:style w:type="character" w:customStyle="1" w:styleId="CharChar2">
    <w:name w:val="Char Char2"/>
    <w:basedOn w:val="DefaultParagraphFont"/>
    <w:uiPriority w:val="99"/>
    <w:rsid w:val="00A6119A"/>
    <w:rPr>
      <w:rFonts w:cs="Times New Roman"/>
    </w:rPr>
  </w:style>
  <w:style w:type="paragraph" w:styleId="PlainText">
    <w:name w:val="Plain Text"/>
    <w:basedOn w:val="Normal"/>
    <w:link w:val="PlainTextChar"/>
    <w:uiPriority w:val="99"/>
    <w:rsid w:val="00A6119A"/>
    <w:pPr>
      <w:spacing w:after="0" w:line="240" w:lineRule="auto"/>
    </w:pPr>
    <w:rPr>
      <w:rFonts w:ascii="Consolas" w:eastAsia="Times New Roman" w:hAnsi="Consolas" w:cs="Consolas"/>
      <w:sz w:val="21"/>
      <w:szCs w:val="21"/>
    </w:rPr>
  </w:style>
  <w:style w:type="character" w:customStyle="1" w:styleId="PlainTextChar">
    <w:name w:val="Plain Text Char"/>
    <w:basedOn w:val="DefaultParagraphFont"/>
    <w:link w:val="PlainText"/>
    <w:uiPriority w:val="99"/>
    <w:rsid w:val="00A6119A"/>
    <w:rPr>
      <w:rFonts w:ascii="Consolas" w:eastAsia="Times New Roman" w:hAnsi="Consolas" w:cs="Consolas"/>
      <w:sz w:val="21"/>
      <w:szCs w:val="21"/>
    </w:rPr>
  </w:style>
  <w:style w:type="paragraph" w:styleId="EndnoteText">
    <w:name w:val="endnote text"/>
    <w:basedOn w:val="Normal"/>
    <w:link w:val="EndnoteTextChar"/>
    <w:uiPriority w:val="99"/>
    <w:unhideWhenUsed/>
    <w:rsid w:val="00E8761B"/>
    <w:pPr>
      <w:spacing w:after="0" w:line="240" w:lineRule="auto"/>
    </w:pPr>
    <w:rPr>
      <w:sz w:val="20"/>
      <w:szCs w:val="20"/>
    </w:rPr>
  </w:style>
  <w:style w:type="character" w:customStyle="1" w:styleId="EndnoteTextChar">
    <w:name w:val="Endnote Text Char"/>
    <w:basedOn w:val="DefaultParagraphFont"/>
    <w:link w:val="EndnoteText"/>
    <w:uiPriority w:val="99"/>
    <w:rsid w:val="00E8761B"/>
  </w:style>
  <w:style w:type="character" w:styleId="EndnoteReference">
    <w:name w:val="endnote reference"/>
    <w:basedOn w:val="DefaultParagraphFont"/>
    <w:uiPriority w:val="99"/>
    <w:unhideWhenUsed/>
    <w:rsid w:val="00E8761B"/>
    <w:rPr>
      <w:vertAlign w:val="superscript"/>
    </w:rPr>
  </w:style>
  <w:style w:type="paragraph" w:customStyle="1" w:styleId="ChapterBodyCopy">
    <w:name w:val="Chapter Body Copy"/>
    <w:basedOn w:val="Normal"/>
    <w:qFormat/>
    <w:rsid w:val="00823BAA"/>
    <w:pPr>
      <w:spacing w:before="120" w:after="120" w:line="252" w:lineRule="auto"/>
    </w:pPr>
    <w:rPr>
      <w:rFonts w:asciiTheme="minorHAnsi" w:eastAsiaTheme="minorHAnsi" w:hAnsiTheme="minorHAnsi" w:cstheme="minorBidi"/>
      <w:color w:val="000000" w:themeColor="text1"/>
    </w:rPr>
  </w:style>
  <w:style w:type="paragraph" w:customStyle="1" w:styleId="ChartBodyCopy">
    <w:name w:val="Chart Body Copy"/>
    <w:basedOn w:val="ChapterBodyCopy"/>
    <w:qFormat/>
    <w:rsid w:val="00823BAA"/>
    <w:pPr>
      <w:spacing w:before="60" w:after="60"/>
    </w:pPr>
    <w:rPr>
      <w:sz w:val="20"/>
    </w:rPr>
  </w:style>
  <w:style w:type="paragraph" w:customStyle="1" w:styleId="ChartHeaderInformation">
    <w:name w:val="Chart Header Information"/>
    <w:basedOn w:val="Normal"/>
    <w:qFormat/>
    <w:rsid w:val="00823BAA"/>
    <w:pPr>
      <w:spacing w:before="120" w:after="120" w:line="240" w:lineRule="auto"/>
      <w:jc w:val="center"/>
    </w:pPr>
    <w:rPr>
      <w:rFonts w:ascii="Franklin Gothic Medium" w:eastAsiaTheme="minorHAnsi" w:hAnsi="Franklin Gothic Medium" w:cstheme="minorBidi"/>
      <w:b/>
      <w:color w:val="4F81BD" w:themeColor="accent1"/>
      <w:sz w:val="20"/>
    </w:rPr>
  </w:style>
  <w:style w:type="paragraph" w:customStyle="1" w:styleId="ChapterBodyCopy-Bullet">
    <w:name w:val="Chapter Body Copy - Bullet"/>
    <w:basedOn w:val="ChapterBodyCopy"/>
    <w:qFormat/>
    <w:rsid w:val="00823BAA"/>
    <w:pPr>
      <w:numPr>
        <w:numId w:val="6"/>
      </w:numPr>
      <w:spacing w:before="60" w:after="60"/>
    </w:pPr>
  </w:style>
  <w:style w:type="paragraph" w:customStyle="1" w:styleId="ChapterBodyCopy-Step">
    <w:name w:val="Chapter Body Copy - Step"/>
    <w:basedOn w:val="ChapterBodyCopy"/>
    <w:qFormat/>
    <w:rsid w:val="00823BAA"/>
    <w:pPr>
      <w:numPr>
        <w:numId w:val="7"/>
      </w:numPr>
      <w:spacing w:before="60" w:after="60"/>
    </w:pPr>
  </w:style>
  <w:style w:type="paragraph" w:customStyle="1" w:styleId="ChapterBodyCopy-Bullet2">
    <w:name w:val="Chapter Body Copy - Bullet 2"/>
    <w:basedOn w:val="ChapterBodyCopy-Bullet"/>
    <w:qFormat/>
    <w:rsid w:val="00823BAA"/>
    <w:pPr>
      <w:numPr>
        <w:ilvl w:val="1"/>
      </w:numPr>
      <w:spacing w:before="40" w:after="40"/>
    </w:pPr>
  </w:style>
  <w:style w:type="paragraph" w:customStyle="1" w:styleId="CalloutBlockCopyNote">
    <w:name w:val="Callout Block Copy Note"/>
    <w:basedOn w:val="Normal"/>
    <w:qFormat/>
    <w:rsid w:val="00823BAA"/>
    <w:pPr>
      <w:spacing w:before="180" w:after="120" w:line="252" w:lineRule="auto"/>
      <w:ind w:left="720"/>
    </w:pPr>
    <w:rPr>
      <w:rFonts w:asciiTheme="minorHAnsi" w:eastAsiaTheme="minorHAnsi" w:hAnsiTheme="minorHAnsi" w:cstheme="minorBidi"/>
      <w:b/>
      <w:noProof/>
      <w:color w:val="00D600"/>
    </w:rPr>
  </w:style>
  <w:style w:type="paragraph" w:customStyle="1" w:styleId="ChapterBodyCopyIndent">
    <w:name w:val="Chapter Body Copy Indent"/>
    <w:basedOn w:val="ChapterBodyCopy"/>
    <w:qFormat/>
    <w:rsid w:val="00823BAA"/>
    <w:pPr>
      <w:ind w:left="720"/>
    </w:pPr>
  </w:style>
  <w:style w:type="paragraph" w:customStyle="1" w:styleId="ChapterBodyCopy-Stepa">
    <w:name w:val="Chapter Body Copy - Step a"/>
    <w:basedOn w:val="ChapterBodyCopy-Step"/>
    <w:qFormat/>
    <w:rsid w:val="00823BAA"/>
    <w:pPr>
      <w:numPr>
        <w:numId w:val="8"/>
      </w:numPr>
    </w:pPr>
  </w:style>
  <w:style w:type="paragraph" w:customStyle="1" w:styleId="TemplateInstructions-DeleteBeforePublishing">
    <w:name w:val="Template Instructions - Delete Before Publishing"/>
    <w:basedOn w:val="ChapterBodyCopy"/>
    <w:qFormat/>
    <w:rsid w:val="00823BAA"/>
    <w:rPr>
      <w:i/>
    </w:rPr>
  </w:style>
  <w:style w:type="paragraph" w:customStyle="1" w:styleId="Default">
    <w:name w:val="Default"/>
    <w:rsid w:val="0058616E"/>
    <w:pPr>
      <w:autoSpaceDE w:val="0"/>
      <w:autoSpaceDN w:val="0"/>
      <w:adjustRightInd w:val="0"/>
    </w:pPr>
    <w:rPr>
      <w:rFonts w:cs="Calibri"/>
      <w:color w:val="000000"/>
      <w:sz w:val="24"/>
      <w:szCs w:val="24"/>
    </w:rPr>
  </w:style>
  <w:style w:type="character" w:customStyle="1" w:styleId="ListParagraphChar">
    <w:name w:val="List Paragraph Char"/>
    <w:link w:val="ListParagraph"/>
    <w:uiPriority w:val="34"/>
    <w:locked/>
    <w:rsid w:val="002D528B"/>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6" w:uiPriority="39"/>
    <w:lsdException w:name="footnote text" w:uiPriority="99"/>
    <w:lsdException w:name="annotation text" w:uiPriority="99"/>
    <w:lsdException w:name="header" w:uiPriority="99"/>
    <w:lsdException w:name="footer" w:uiPriority="99"/>
    <w:lsdException w:name="caption" w:semiHidden="1" w:unhideWhenUsed="1" w:qFormat="1"/>
    <w:lsdException w:name="table of figures" w:uiPriority="99"/>
    <w:lsdException w:name="footnote reference" w:uiPriority="99"/>
    <w:lsdException w:name="annotation reference" w:uiPriority="99"/>
    <w:lsdException w:name="endnote reference" w:uiPriority="99"/>
    <w:lsdException w:name="endnote text" w:uiPriority="99"/>
    <w:lsdException w:name="Title" w:uiPriority="10" w:qFormat="1"/>
    <w:lsdException w:name="Default Paragraph Font" w:uiPriority="1"/>
    <w:lsdException w:name="Subtitle" w:uiPriority="11" w:qFormat="1"/>
    <w:lsdException w:name="Hyperlink" w:uiPriority="99"/>
    <w:lsdException w:name="Strong" w:uiPriority="22" w:qFormat="1"/>
    <w:lsdException w:name="Emphasis" w:uiPriority="20" w:qFormat="1"/>
    <w:lsdException w:name="Plain Text" w:uiPriority="99"/>
    <w:lsdException w:name="Normal (Web)" w:uiPriority="99"/>
    <w:lsdException w:name="HTML Code" w:uiPriority="99"/>
    <w:lsdException w:name="annotation subject" w:uiPriority="99"/>
    <w:lsdException w:name="No List" w:uiPriority="99"/>
    <w:lsdException w:name="Balloon Text" w:uiPriority="99"/>
    <w:lsdException w:name="Table Gri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B37D3"/>
    <w:pPr>
      <w:spacing w:after="200" w:line="276" w:lineRule="auto"/>
    </w:pPr>
    <w:rPr>
      <w:sz w:val="22"/>
      <w:szCs w:val="22"/>
    </w:rPr>
  </w:style>
  <w:style w:type="paragraph" w:styleId="Heading1">
    <w:name w:val="heading 1"/>
    <w:aliases w:val="h1"/>
    <w:basedOn w:val="Normal"/>
    <w:next w:val="Normal"/>
    <w:link w:val="Heading1Char"/>
    <w:qFormat/>
    <w:rsid w:val="0052287D"/>
    <w:pPr>
      <w:keepNext/>
      <w:keepLines/>
      <w:numPr>
        <w:numId w:val="2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Default"/>
    <w:next w:val="Normal"/>
    <w:link w:val="Heading2Char"/>
    <w:unhideWhenUsed/>
    <w:qFormat/>
    <w:rsid w:val="00814501"/>
    <w:pPr>
      <w:numPr>
        <w:ilvl w:val="1"/>
        <w:numId w:val="22"/>
      </w:numPr>
      <w:tabs>
        <w:tab w:val="clear" w:pos="1386"/>
        <w:tab w:val="num" w:pos="450"/>
      </w:tabs>
      <w:ind w:left="0" w:hanging="36"/>
      <w:outlineLvl w:val="1"/>
    </w:pPr>
    <w:rPr>
      <w:rFonts w:asciiTheme="majorHAnsi" w:hAnsiTheme="majorHAnsi"/>
      <w:b/>
      <w:bCs/>
      <w:sz w:val="22"/>
      <w:szCs w:val="22"/>
    </w:rPr>
  </w:style>
  <w:style w:type="paragraph" w:styleId="Heading3">
    <w:name w:val="heading 3"/>
    <w:basedOn w:val="Normal"/>
    <w:next w:val="Normal"/>
    <w:link w:val="Heading3Char"/>
    <w:unhideWhenUsed/>
    <w:qFormat/>
    <w:rsid w:val="00D93E44"/>
    <w:pPr>
      <w:keepNext/>
      <w:keepLines/>
      <w:numPr>
        <w:ilvl w:val="2"/>
        <w:numId w:val="22"/>
      </w:numPr>
      <w:tabs>
        <w:tab w:val="clear" w:pos="3330"/>
        <w:tab w:val="num" w:pos="540"/>
      </w:tabs>
      <w:spacing w:before="200" w:after="0"/>
      <w:ind w:left="0" w:firstLine="0"/>
      <w:jc w:val="both"/>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52287D"/>
    <w:pPr>
      <w:keepNext/>
      <w:keepLines/>
      <w:numPr>
        <w:ilvl w:val="3"/>
        <w:numId w:val="2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52287D"/>
    <w:pPr>
      <w:keepNext/>
      <w:keepLines/>
      <w:numPr>
        <w:ilvl w:val="4"/>
        <w:numId w:val="2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qFormat/>
    <w:rsid w:val="00992E0B"/>
    <w:pPr>
      <w:numPr>
        <w:ilvl w:val="5"/>
        <w:numId w:val="22"/>
      </w:numPr>
      <w:spacing w:before="60" w:after="60" w:line="240" w:lineRule="auto"/>
      <w:outlineLvl w:val="5"/>
    </w:pPr>
    <w:rPr>
      <w:rFonts w:ascii="Arial" w:eastAsiaTheme="majorEastAsia" w:hAnsi="Arial" w:cstheme="majorBidi"/>
      <w:b/>
      <w:bCs/>
      <w:caps/>
      <w:sz w:val="28"/>
    </w:rPr>
  </w:style>
  <w:style w:type="paragraph" w:styleId="Heading7">
    <w:name w:val="heading 7"/>
    <w:basedOn w:val="Normal"/>
    <w:next w:val="Normal"/>
    <w:link w:val="Heading7Char"/>
    <w:unhideWhenUsed/>
    <w:qFormat/>
    <w:rsid w:val="0052287D"/>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52287D"/>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nhideWhenUsed/>
    <w:qFormat/>
    <w:rsid w:val="0052287D"/>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FFF"/>
      <w:u w:val="single"/>
    </w:rPr>
  </w:style>
  <w:style w:type="paragraph" w:styleId="Header">
    <w:name w:val="header"/>
    <w:basedOn w:val="Normal"/>
    <w:link w:val="HeaderChar"/>
    <w:uiPriority w:val="99"/>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paragraph" w:styleId="Title">
    <w:name w:val="Title"/>
    <w:basedOn w:val="Normal"/>
    <w:next w:val="Normal"/>
    <w:link w:val="TitleChar"/>
    <w:uiPriority w:val="10"/>
    <w:qFormat/>
    <w:rsid w:val="00E13E1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32"/>
      <w:szCs w:val="52"/>
    </w:rPr>
  </w:style>
  <w:style w:type="paragraph" w:styleId="Caption">
    <w:name w:val="caption"/>
    <w:basedOn w:val="Normal"/>
    <w:next w:val="Normal"/>
    <w:unhideWhenUsed/>
    <w:qFormat/>
    <w:rsid w:val="008B4263"/>
    <w:pPr>
      <w:keepNext/>
      <w:spacing w:line="240" w:lineRule="auto"/>
      <w:jc w:val="center"/>
    </w:pPr>
    <w:rPr>
      <w:b/>
      <w:bCs/>
      <w:noProof/>
      <w:sz w:val="24"/>
      <w:szCs w:val="24"/>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pPr>
    <w:rPr>
      <w:b/>
      <w:caps/>
      <w:szCs w:val="28"/>
    </w:rPr>
  </w:style>
  <w:style w:type="paragraph" w:styleId="TOC5">
    <w:name w:val="toc 5"/>
    <w:basedOn w:val="Normal"/>
    <w:next w:val="Normal"/>
    <w:autoRedefine/>
    <w:semiHidden/>
  </w:style>
  <w:style w:type="paragraph" w:styleId="TOC6">
    <w:name w:val="toc 6"/>
    <w:basedOn w:val="Normal"/>
    <w:next w:val="Normal"/>
    <w:autoRedefine/>
    <w:uiPriority w:val="39"/>
    <w:rsid w:val="00B922E1"/>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styleId="BodyText">
    <w:name w:val="Body Text"/>
    <w:basedOn w:val="Normal"/>
    <w:link w:val="BodyTextChar"/>
    <w:pPr>
      <w:spacing w:after="120"/>
    </w:pPr>
  </w:style>
  <w:style w:type="character" w:customStyle="1" w:styleId="BodyTextChar">
    <w:name w:val="Body Text Char"/>
    <w:link w:val="BodyText"/>
    <w:rsid w:val="00786E9C"/>
    <w:rPr>
      <w:sz w:val="24"/>
      <w:szCs w:val="24"/>
    </w:rPr>
  </w:style>
  <w:style w:type="paragraph" w:customStyle="1" w:styleId="SubtitleCover2">
    <w:name w:val="Subtitle Cover2"/>
    <w:basedOn w:val="SubtitleCover"/>
    <w:rPr>
      <w:spacing w:val="0"/>
      <w:sz w:val="36"/>
    </w:rPr>
  </w:style>
  <w:style w:type="paragraph" w:customStyle="1" w:styleId="Tabletext">
    <w:name w:val="Tabletext"/>
    <w:basedOn w:val="Normal"/>
    <w:pPr>
      <w:keepLines/>
      <w:widowControl w:val="0"/>
      <w:spacing w:after="0" w:line="240" w:lineRule="atLeast"/>
    </w:pPr>
    <w:rPr>
      <w:rFonts w:ascii="Arial" w:hAnsi="Arial"/>
      <w:sz w:val="20"/>
      <w:szCs w:val="20"/>
    </w:rPr>
  </w:style>
  <w:style w:type="paragraph" w:customStyle="1" w:styleId="InfoBlueCharChar">
    <w:name w:val="InfoBlue Char Char"/>
    <w:basedOn w:val="Normal"/>
    <w:next w:val="BodyText"/>
    <w:pPr>
      <w:keepLines/>
      <w:spacing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rPr>
      <w:i/>
      <w:color w:val="0000FF"/>
      <w:sz w:val="24"/>
      <w:lang w:val="en-US" w:eastAsia="en-US" w:bidi="ar-SA"/>
    </w:rPr>
  </w:style>
  <w:style w:type="character" w:customStyle="1" w:styleId="StyleInfoBlueBoldCharCharChar">
    <w:name w:val="Style InfoBlue + Bold Char Char Char"/>
    <w:rPr>
      <w:b/>
      <w:bCs/>
      <w:i/>
      <w:iCs/>
      <w:color w:val="0000FF"/>
      <w:sz w:val="24"/>
      <w:lang w:val="en-US" w:eastAsia="en-US" w:bidi="ar-SA"/>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sid w:val="00C82098"/>
    <w:rPr>
      <w:rFonts w:ascii="Tahoma" w:hAnsi="Tahoma" w:cs="Tahoma"/>
      <w:sz w:val="16"/>
      <w:szCs w:val="16"/>
    </w:rPr>
  </w:style>
  <w:style w:type="character" w:styleId="CommentReference">
    <w:name w:val="annotation reference"/>
    <w:uiPriority w:val="99"/>
    <w:rPr>
      <w:sz w:val="16"/>
      <w:szCs w:val="16"/>
    </w:rPr>
  </w:style>
  <w:style w:type="paragraph" w:customStyle="1" w:styleId="InfoBlueCharCharCharCharCharChar">
    <w:name w:val="InfoBlue Char Char Char Char Char Char"/>
    <w:basedOn w:val="Normal"/>
    <w:next w:val="BodyText"/>
    <w:pPr>
      <w:keepLines/>
      <w:spacing w:after="120" w:line="240" w:lineRule="atLeast"/>
    </w:pPr>
    <w:rPr>
      <w:i/>
      <w:color w:val="0000FF"/>
    </w:rPr>
  </w:style>
  <w:style w:type="character" w:customStyle="1" w:styleId="InfoBlueCharCharCharCharCharCharChar">
    <w:name w:val="InfoBlue Char Char Char Char Char Char Char"/>
    <w:rPr>
      <w:i/>
      <w:color w:val="0000FF"/>
      <w:sz w:val="24"/>
      <w:szCs w:val="24"/>
      <w:lang w:val="en-US" w:eastAsia="en-US" w:bidi="ar-SA"/>
    </w:rPr>
  </w:style>
  <w:style w:type="paragraph" w:customStyle="1" w:styleId="InfoBlueChar">
    <w:name w:val="InfoBlue Char"/>
    <w:basedOn w:val="Normal"/>
    <w:next w:val="BodyText"/>
    <w:pPr>
      <w:keepLines/>
      <w:spacing w:after="120" w:line="240" w:lineRule="atLeast"/>
    </w:pPr>
    <w:rPr>
      <w:i/>
      <w:color w:val="0000FF"/>
      <w:szCs w:val="20"/>
    </w:rPr>
  </w:style>
  <w:style w:type="paragraph" w:styleId="CommentText">
    <w:name w:val="annotation text"/>
    <w:basedOn w:val="Normal"/>
    <w:link w:val="CommentTextChar"/>
    <w:uiPriority w:val="99"/>
    <w:rPr>
      <w:sz w:val="20"/>
      <w:szCs w:val="20"/>
    </w:rPr>
  </w:style>
  <w:style w:type="paragraph" w:styleId="CommentSubject">
    <w:name w:val="annotation subject"/>
    <w:basedOn w:val="CommentText"/>
    <w:next w:val="CommentText"/>
    <w:link w:val="CommentSubjectChar"/>
    <w:uiPriority w:val="99"/>
    <w:rPr>
      <w:b/>
      <w:bCs/>
    </w:rPr>
  </w:style>
  <w:style w:type="paragraph" w:customStyle="1" w:styleId="ResumeBody">
    <w:name w:val="Resume Body"/>
    <w:basedOn w:val="Normal"/>
    <w:pPr>
      <w:spacing w:after="120"/>
    </w:pPr>
    <w:rPr>
      <w:sz w:val="20"/>
    </w:rPr>
  </w:style>
  <w:style w:type="paragraph" w:styleId="BodyText2">
    <w:name w:val="Body Text 2"/>
    <w:basedOn w:val="Normal"/>
    <w:pPr>
      <w:spacing w:after="0"/>
    </w:pPr>
    <w:rPr>
      <w:rFonts w:ascii="Arial" w:hAnsi="Arial" w:cs="Arial"/>
    </w:rPr>
  </w:style>
  <w:style w:type="paragraph" w:styleId="NormalWeb">
    <w:name w:val="Normal (Web)"/>
    <w:basedOn w:val="Normal"/>
    <w:uiPriority w:val="99"/>
    <w:pPr>
      <w:spacing w:before="100" w:beforeAutospacing="1" w:after="100" w:afterAutospacing="1"/>
    </w:pPr>
  </w:style>
  <w:style w:type="character" w:styleId="Strong">
    <w:name w:val="Strong"/>
    <w:uiPriority w:val="22"/>
    <w:qFormat/>
    <w:rsid w:val="0052287D"/>
    <w:rPr>
      <w:b/>
      <w:bCs/>
    </w:rPr>
  </w:style>
  <w:style w:type="character" w:styleId="FollowedHyperlink">
    <w:name w:val="FollowedHyperlink"/>
    <w:rPr>
      <w:color w:val="800080"/>
      <w:u w:val="single"/>
    </w:rPr>
  </w:style>
  <w:style w:type="paragraph" w:styleId="BodyText3">
    <w:name w:val="Body Text 3"/>
    <w:basedOn w:val="Normal"/>
    <w:pPr>
      <w:tabs>
        <w:tab w:val="num" w:pos="1800"/>
      </w:tabs>
    </w:pPr>
  </w:style>
  <w:style w:type="character" w:customStyle="1" w:styleId="InstructionsChar1">
    <w:name w:val="Instructions Char1"/>
    <w:rPr>
      <w:i/>
      <w:color w:val="0000FF"/>
      <w:sz w:val="24"/>
      <w:lang w:val="en-US" w:eastAsia="en-US" w:bidi="ar-SA"/>
    </w:rPr>
  </w:style>
  <w:style w:type="character" w:styleId="HTMLCite">
    <w:name w:val="HTML Cite"/>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pPr>
    <w:rPr>
      <w:rFonts w:ascii="Arial" w:hAnsi="Arial" w:cs="Arial"/>
      <w:sz w:val="20"/>
      <w:szCs w:val="20"/>
    </w:rPr>
  </w:style>
  <w:style w:type="character" w:customStyle="1" w:styleId="StyleInfoBlueBoldCharCharCharChar">
    <w:name w:val="Style InfoBlue + Bold Char Char Char Char"/>
    <w:rPr>
      <w:b/>
      <w:bCs/>
      <w:i/>
      <w:iCs/>
      <w:color w:val="0000FF"/>
      <w:sz w:val="24"/>
      <w:lang w:val="en-US" w:eastAsia="en-US" w:bidi="ar-SA"/>
    </w:rPr>
  </w:style>
  <w:style w:type="paragraph" w:customStyle="1" w:styleId="Tableheader">
    <w:name w:val="Table header"/>
    <w:basedOn w:val="Normal"/>
    <w:pPr>
      <w:spacing w:after="0"/>
    </w:pPr>
    <w:rPr>
      <w:rFonts w:ascii="Arial" w:hAnsi="Arial"/>
      <w:b/>
    </w:rPr>
  </w:style>
  <w:style w:type="paragraph" w:customStyle="1" w:styleId="PageTitle">
    <w:name w:val="PageTitle"/>
    <w:basedOn w:val="Normal"/>
    <w:pPr>
      <w:spacing w:before="120" w:after="12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pPr>
    <w:rPr>
      <w:rFonts w:ascii="Arial" w:hAnsi="Arial"/>
      <w:sz w:val="20"/>
      <w:szCs w:val="20"/>
    </w:rPr>
  </w:style>
  <w:style w:type="paragraph" w:customStyle="1" w:styleId="TextBold">
    <w:name w:val="Text Bold"/>
    <w:basedOn w:val="Normal"/>
    <w:next w:val="Normal"/>
    <w:pPr>
      <w:spacing w:after="0"/>
    </w:pPr>
    <w:rPr>
      <w:rFonts w:ascii="Arial" w:hAnsi="Arial"/>
      <w:b/>
      <w:sz w:val="20"/>
      <w:szCs w:val="20"/>
    </w:rPr>
  </w:style>
  <w:style w:type="paragraph" w:customStyle="1" w:styleId="TextUnderBold">
    <w:name w:val="Text UnderBold"/>
    <w:basedOn w:val="Normal"/>
    <w:pPr>
      <w:spacing w:after="0"/>
      <w:jc w:val="center"/>
    </w:pPr>
    <w:rPr>
      <w:rFonts w:ascii="Arial" w:hAnsi="Arial"/>
      <w:sz w:val="20"/>
      <w:szCs w:val="20"/>
      <w:u w:val="single"/>
    </w:rPr>
  </w:style>
  <w:style w:type="paragraph" w:customStyle="1" w:styleId="BodyTextKeep">
    <w:name w:val="Body Text Keep"/>
    <w:basedOn w:val="BodyText"/>
    <w:pPr>
      <w:keepNext/>
      <w:spacing w:after="220" w:line="220" w:lineRule="atLeast"/>
      <w:ind w:left="1080"/>
    </w:pPr>
    <w:rPr>
      <w:rFonts w:ascii="Arial" w:hAnsi="Arial"/>
      <w:szCs w:val="20"/>
    </w:rPr>
  </w:style>
  <w:style w:type="paragraph" w:customStyle="1" w:styleId="SectionHeading">
    <w:name w:val="Section Heading"/>
    <w:basedOn w:val="Heading1"/>
    <w:pPr>
      <w:numPr>
        <w:numId w:val="0"/>
      </w:numPr>
      <w:shd w:val="pct15" w:color="auto" w:fill="auto"/>
      <w:spacing w:before="220" w:after="220" w:line="280" w:lineRule="atLeast"/>
      <w:ind w:firstLine="1080"/>
    </w:pPr>
    <w:rPr>
      <w:rFonts w:eastAsia="Times New Roman"/>
      <w:bCs w:val="0"/>
      <w:caps/>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pPr>
    <w:rPr>
      <w:b/>
      <w:i/>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pPr>
    <w:rPr>
      <w:sz w:val="20"/>
      <w:szCs w:val="20"/>
    </w:rPr>
  </w:style>
  <w:style w:type="paragraph" w:customStyle="1" w:styleId="Instructions">
    <w:name w:val="Instructions"/>
    <w:basedOn w:val="Normal"/>
    <w:autoRedefine/>
    <w:pPr>
      <w:shd w:val="clear" w:color="auto" w:fill="FFFFFF"/>
      <w:spacing w:after="0"/>
    </w:pPr>
    <w:rPr>
      <w:i/>
      <w:color w:val="0000FF"/>
      <w:szCs w:val="20"/>
    </w:rPr>
  </w:style>
  <w:style w:type="paragraph" w:customStyle="1" w:styleId="Bullet1">
    <w:name w:val="Bullet 1"/>
    <w:basedOn w:val="Normal"/>
    <w:pPr>
      <w:tabs>
        <w:tab w:val="num" w:pos="720"/>
      </w:tabs>
      <w:spacing w:after="0"/>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rPr>
      <w:color w:val="666666"/>
    </w:rPr>
  </w:style>
  <w:style w:type="paragraph" w:customStyle="1" w:styleId="InfoBlueCharChar2">
    <w:name w:val="InfoBlue Char Char2"/>
    <w:basedOn w:val="Normal"/>
    <w:next w:val="BodyText"/>
    <w:pPr>
      <w:keepLines/>
      <w:spacing w:after="120" w:line="240" w:lineRule="atLeast"/>
    </w:pPr>
    <w:rPr>
      <w:i/>
      <w:color w:val="0000FF"/>
    </w:rPr>
  </w:style>
  <w:style w:type="character" w:customStyle="1" w:styleId="InfoBlueCharCharChar1">
    <w:name w:val="InfoBlue Char Char Char1"/>
    <w:rPr>
      <w:i/>
      <w:color w:val="0000FF"/>
      <w:sz w:val="24"/>
      <w:szCs w:val="24"/>
      <w:lang w:val="en-US" w:eastAsia="en-US" w:bidi="ar-SA"/>
    </w:rPr>
  </w:style>
  <w:style w:type="character" w:customStyle="1" w:styleId="InstructionsChar">
    <w:name w:val="Instructions Char"/>
    <w:rPr>
      <w:i/>
      <w:color w:val="0000FF"/>
      <w:sz w:val="24"/>
      <w:lang w:val="en-US" w:eastAsia="en-US" w:bidi="ar-SA"/>
    </w:rPr>
  </w:style>
  <w:style w:type="paragraph" w:customStyle="1" w:styleId="Appendix">
    <w:name w:val="Appendix"/>
    <w:basedOn w:val="Normal"/>
    <w:next w:val="Normal"/>
    <w:rsid w:val="009A3E19"/>
    <w:pPr>
      <w:numPr>
        <w:numId w:val="3"/>
      </w:numPr>
      <w:ind w:left="360"/>
    </w:pPr>
    <w:rPr>
      <w:b/>
      <w:sz w:val="28"/>
      <w:szCs w:val="28"/>
    </w:rPr>
  </w:style>
  <w:style w:type="table" w:styleId="TableGrid">
    <w:name w:val="Table Grid"/>
    <w:basedOn w:val="TableNormal"/>
    <w:uiPriority w:val="9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after="120" w:line="240" w:lineRule="atLeast"/>
    </w:pPr>
    <w:rPr>
      <w:i/>
      <w:color w:val="0000FF"/>
      <w:szCs w:val="20"/>
    </w:rPr>
  </w:style>
  <w:style w:type="character" w:styleId="PageNumber">
    <w:name w:val="page number"/>
    <w:basedOn w:val="DefaultParagraphFont"/>
  </w:style>
  <w:style w:type="paragraph" w:styleId="FootnoteText">
    <w:name w:val="footnote text"/>
    <w:basedOn w:val="Normal"/>
    <w:link w:val="FootnoteTextChar"/>
    <w:uiPriority w:val="99"/>
    <w:rsid w:val="00B26A9E"/>
    <w:rPr>
      <w:sz w:val="20"/>
      <w:szCs w:val="20"/>
    </w:rPr>
  </w:style>
  <w:style w:type="character" w:customStyle="1" w:styleId="FootnoteTextChar">
    <w:name w:val="Footnote Text Char"/>
    <w:basedOn w:val="DefaultParagraphFont"/>
    <w:link w:val="FootnoteText"/>
    <w:uiPriority w:val="99"/>
    <w:rsid w:val="00B26A9E"/>
  </w:style>
  <w:style w:type="character" w:styleId="FootnoteReference">
    <w:name w:val="footnote reference"/>
    <w:uiPriority w:val="99"/>
    <w:rsid w:val="00B26A9E"/>
    <w:rPr>
      <w:vertAlign w:val="superscript"/>
    </w:rPr>
  </w:style>
  <w:style w:type="paragraph" w:customStyle="1" w:styleId="paragraph">
    <w:name w:val="paragraph"/>
    <w:basedOn w:val="Normal"/>
    <w:rsid w:val="00855820"/>
    <w:pPr>
      <w:spacing w:before="100" w:beforeAutospacing="1" w:after="100" w:afterAutospacing="1"/>
    </w:pPr>
  </w:style>
  <w:style w:type="character" w:styleId="HTMLCode">
    <w:name w:val="HTML Code"/>
    <w:basedOn w:val="DefaultParagraphFont"/>
    <w:uiPriority w:val="99"/>
    <w:unhideWhenUsed/>
    <w:rsid w:val="00855820"/>
    <w:rPr>
      <w:rFonts w:ascii="Courier New" w:eastAsia="Times New Roman" w:hAnsi="Courier New" w:cs="Courier New"/>
      <w:sz w:val="20"/>
      <w:szCs w:val="20"/>
    </w:rPr>
  </w:style>
  <w:style w:type="paragraph" w:styleId="TableofFigures">
    <w:name w:val="table of figures"/>
    <w:basedOn w:val="Normal"/>
    <w:next w:val="Normal"/>
    <w:uiPriority w:val="99"/>
    <w:rsid w:val="00362AA8"/>
    <w:pPr>
      <w:spacing w:after="0"/>
    </w:pPr>
  </w:style>
  <w:style w:type="paragraph" w:styleId="NoSpacing">
    <w:name w:val="No Spacing"/>
    <w:basedOn w:val="Normal"/>
    <w:uiPriority w:val="1"/>
    <w:qFormat/>
    <w:rsid w:val="0052287D"/>
    <w:pPr>
      <w:spacing w:after="0" w:line="240" w:lineRule="auto"/>
    </w:pPr>
  </w:style>
  <w:style w:type="paragraph" w:customStyle="1" w:styleId="Code">
    <w:name w:val="Code"/>
    <w:basedOn w:val="Normal"/>
    <w:rsid w:val="00495C4B"/>
    <w:pPr>
      <w:spacing w:after="0"/>
      <w:contextualSpacing/>
    </w:pPr>
    <w:rPr>
      <w:rFonts w:ascii="Courier New" w:hAnsi="Courier New" w:cs="Courier New"/>
      <w:noProof/>
      <w:color w:val="1F497D"/>
      <w:sz w:val="16"/>
      <w:szCs w:val="16"/>
    </w:rPr>
  </w:style>
  <w:style w:type="character" w:customStyle="1" w:styleId="apple-converted-space">
    <w:name w:val="apple-converted-space"/>
    <w:basedOn w:val="DefaultParagraphFont"/>
    <w:rsid w:val="00854E91"/>
  </w:style>
  <w:style w:type="paragraph" w:styleId="Revision">
    <w:name w:val="Revision"/>
    <w:hidden/>
    <w:uiPriority w:val="99"/>
    <w:semiHidden/>
    <w:rsid w:val="001E06D6"/>
    <w:rPr>
      <w:sz w:val="24"/>
      <w:szCs w:val="24"/>
    </w:rPr>
  </w:style>
  <w:style w:type="character" w:customStyle="1" w:styleId="CommentTextChar">
    <w:name w:val="Comment Text Char"/>
    <w:basedOn w:val="DefaultParagraphFont"/>
    <w:link w:val="CommentText"/>
    <w:uiPriority w:val="99"/>
    <w:rsid w:val="003878CA"/>
  </w:style>
  <w:style w:type="paragraph" w:styleId="TOCHeading">
    <w:name w:val="TOC Heading"/>
    <w:basedOn w:val="Heading1"/>
    <w:next w:val="Normal"/>
    <w:uiPriority w:val="39"/>
    <w:semiHidden/>
    <w:unhideWhenUsed/>
    <w:qFormat/>
    <w:rsid w:val="0052287D"/>
    <w:pPr>
      <w:outlineLvl w:val="9"/>
    </w:pPr>
  </w:style>
  <w:style w:type="character" w:customStyle="1" w:styleId="Heading6Char">
    <w:name w:val="Heading 6 Char"/>
    <w:basedOn w:val="DefaultParagraphFont"/>
    <w:link w:val="Heading6"/>
    <w:rsid w:val="00992E0B"/>
    <w:rPr>
      <w:rFonts w:ascii="Arial" w:eastAsiaTheme="majorEastAsia" w:hAnsi="Arial" w:cstheme="majorBidi"/>
      <w:b/>
      <w:bCs/>
      <w:caps/>
      <w:sz w:val="28"/>
      <w:szCs w:val="22"/>
    </w:rPr>
  </w:style>
  <w:style w:type="character" w:customStyle="1" w:styleId="Heading1Char">
    <w:name w:val="Heading 1 Char"/>
    <w:aliases w:val="h1 Char"/>
    <w:basedOn w:val="DefaultParagraphFont"/>
    <w:link w:val="Heading1"/>
    <w:rsid w:val="0052287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814501"/>
    <w:rPr>
      <w:rFonts w:asciiTheme="majorHAnsi" w:hAnsiTheme="majorHAnsi" w:cs="Calibri"/>
      <w:b/>
      <w:bCs/>
      <w:color w:val="000000"/>
      <w:sz w:val="22"/>
      <w:szCs w:val="22"/>
    </w:rPr>
  </w:style>
  <w:style w:type="character" w:customStyle="1" w:styleId="Heading3Char">
    <w:name w:val="Heading 3 Char"/>
    <w:basedOn w:val="DefaultParagraphFont"/>
    <w:link w:val="Heading3"/>
    <w:rsid w:val="00D93E44"/>
    <w:rPr>
      <w:rFonts w:asciiTheme="majorHAnsi" w:eastAsiaTheme="majorEastAsia" w:hAnsiTheme="majorHAnsi" w:cstheme="majorBidi"/>
      <w:b/>
      <w:bCs/>
      <w:sz w:val="22"/>
      <w:szCs w:val="22"/>
    </w:rPr>
  </w:style>
  <w:style w:type="character" w:customStyle="1" w:styleId="Heading4Char">
    <w:name w:val="Heading 4 Char"/>
    <w:basedOn w:val="DefaultParagraphFont"/>
    <w:link w:val="Heading4"/>
    <w:rsid w:val="0052287D"/>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rsid w:val="0052287D"/>
    <w:rPr>
      <w:rFonts w:asciiTheme="majorHAnsi" w:eastAsiaTheme="majorEastAsia" w:hAnsiTheme="majorHAnsi" w:cstheme="majorBidi"/>
      <w:color w:val="243F60" w:themeColor="accent1" w:themeShade="7F"/>
      <w:sz w:val="22"/>
      <w:szCs w:val="22"/>
    </w:rPr>
  </w:style>
  <w:style w:type="character" w:customStyle="1" w:styleId="Heading7Char">
    <w:name w:val="Heading 7 Char"/>
    <w:basedOn w:val="DefaultParagraphFont"/>
    <w:link w:val="Heading7"/>
    <w:rsid w:val="0052287D"/>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rsid w:val="0052287D"/>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rsid w:val="0052287D"/>
    <w:rPr>
      <w:rFonts w:asciiTheme="majorHAnsi" w:eastAsiaTheme="majorEastAsia" w:hAnsiTheme="majorHAnsi" w:cstheme="majorBidi"/>
      <w:i/>
      <w:iCs/>
      <w:color w:val="404040" w:themeColor="text1" w:themeTint="BF"/>
    </w:rPr>
  </w:style>
  <w:style w:type="character" w:customStyle="1" w:styleId="TitleChar">
    <w:name w:val="Title Char"/>
    <w:basedOn w:val="DefaultParagraphFont"/>
    <w:link w:val="Title"/>
    <w:uiPriority w:val="10"/>
    <w:rsid w:val="00E13E10"/>
    <w:rPr>
      <w:rFonts w:asciiTheme="majorHAnsi" w:eastAsiaTheme="majorEastAsia" w:hAnsiTheme="majorHAnsi" w:cstheme="majorBidi"/>
      <w:color w:val="17365D" w:themeColor="text2" w:themeShade="BF"/>
      <w:spacing w:val="5"/>
      <w:kern w:val="28"/>
      <w:sz w:val="32"/>
      <w:szCs w:val="52"/>
    </w:rPr>
  </w:style>
  <w:style w:type="paragraph" w:styleId="Subtitle">
    <w:name w:val="Subtitle"/>
    <w:basedOn w:val="Normal"/>
    <w:next w:val="Normal"/>
    <w:link w:val="SubtitleChar"/>
    <w:uiPriority w:val="11"/>
    <w:qFormat/>
    <w:rsid w:val="005228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2287D"/>
    <w:rPr>
      <w:rFonts w:asciiTheme="majorHAnsi" w:eastAsiaTheme="majorEastAsia" w:hAnsiTheme="majorHAnsi" w:cstheme="majorBidi"/>
      <w:i/>
      <w:iCs/>
      <w:color w:val="4F81BD" w:themeColor="accent1"/>
      <w:spacing w:val="15"/>
      <w:sz w:val="24"/>
      <w:szCs w:val="24"/>
    </w:rPr>
  </w:style>
  <w:style w:type="character" w:styleId="Emphasis">
    <w:name w:val="Emphasis"/>
    <w:uiPriority w:val="20"/>
    <w:qFormat/>
    <w:rsid w:val="0052287D"/>
    <w:rPr>
      <w:i/>
      <w:iCs/>
    </w:rPr>
  </w:style>
  <w:style w:type="paragraph" w:styleId="ListParagraph">
    <w:name w:val="List Paragraph"/>
    <w:basedOn w:val="Normal"/>
    <w:link w:val="ListParagraphChar"/>
    <w:uiPriority w:val="34"/>
    <w:qFormat/>
    <w:rsid w:val="0052287D"/>
    <w:pPr>
      <w:ind w:left="720"/>
      <w:contextualSpacing/>
    </w:pPr>
  </w:style>
  <w:style w:type="paragraph" w:styleId="Quote">
    <w:name w:val="Quote"/>
    <w:basedOn w:val="Normal"/>
    <w:next w:val="Normal"/>
    <w:link w:val="QuoteChar"/>
    <w:uiPriority w:val="29"/>
    <w:qFormat/>
    <w:rsid w:val="0052287D"/>
    <w:rPr>
      <w:i/>
      <w:iCs/>
      <w:color w:val="000000" w:themeColor="text1"/>
    </w:rPr>
  </w:style>
  <w:style w:type="character" w:customStyle="1" w:styleId="QuoteChar">
    <w:name w:val="Quote Char"/>
    <w:basedOn w:val="DefaultParagraphFont"/>
    <w:link w:val="Quote"/>
    <w:uiPriority w:val="29"/>
    <w:rsid w:val="0052287D"/>
    <w:rPr>
      <w:i/>
      <w:iCs/>
      <w:color w:val="000000" w:themeColor="text1"/>
      <w:sz w:val="22"/>
      <w:szCs w:val="22"/>
    </w:rPr>
  </w:style>
  <w:style w:type="paragraph" w:styleId="IntenseQuote">
    <w:name w:val="Intense Quote"/>
    <w:basedOn w:val="Normal"/>
    <w:next w:val="Normal"/>
    <w:link w:val="IntenseQuoteChar"/>
    <w:uiPriority w:val="30"/>
    <w:qFormat/>
    <w:rsid w:val="0052287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2287D"/>
    <w:rPr>
      <w:b/>
      <w:bCs/>
      <w:i/>
      <w:iCs/>
      <w:color w:val="4F81BD" w:themeColor="accent1"/>
      <w:sz w:val="22"/>
      <w:szCs w:val="22"/>
    </w:rPr>
  </w:style>
  <w:style w:type="character" w:styleId="SubtleEmphasis">
    <w:name w:val="Subtle Emphasis"/>
    <w:uiPriority w:val="19"/>
    <w:qFormat/>
    <w:rsid w:val="0052287D"/>
    <w:rPr>
      <w:i/>
      <w:iCs/>
      <w:color w:val="808080" w:themeColor="text1" w:themeTint="7F"/>
    </w:rPr>
  </w:style>
  <w:style w:type="character" w:styleId="IntenseEmphasis">
    <w:name w:val="Intense Emphasis"/>
    <w:uiPriority w:val="21"/>
    <w:qFormat/>
    <w:rsid w:val="0052287D"/>
    <w:rPr>
      <w:b/>
      <w:bCs/>
      <w:i/>
      <w:iCs/>
      <w:color w:val="4F81BD" w:themeColor="accent1"/>
    </w:rPr>
  </w:style>
  <w:style w:type="character" w:styleId="SubtleReference">
    <w:name w:val="Subtle Reference"/>
    <w:uiPriority w:val="31"/>
    <w:qFormat/>
    <w:rsid w:val="0052287D"/>
    <w:rPr>
      <w:smallCaps/>
      <w:color w:val="C0504D" w:themeColor="accent2"/>
      <w:u w:val="single"/>
    </w:rPr>
  </w:style>
  <w:style w:type="character" w:styleId="IntenseReference">
    <w:name w:val="Intense Reference"/>
    <w:uiPriority w:val="32"/>
    <w:qFormat/>
    <w:rsid w:val="0052287D"/>
    <w:rPr>
      <w:b/>
      <w:bCs/>
      <w:smallCaps/>
      <w:color w:val="C0504D" w:themeColor="accent2"/>
      <w:spacing w:val="5"/>
      <w:u w:val="single"/>
    </w:rPr>
  </w:style>
  <w:style w:type="character" w:styleId="BookTitle">
    <w:name w:val="Book Title"/>
    <w:uiPriority w:val="33"/>
    <w:qFormat/>
    <w:rsid w:val="0052287D"/>
    <w:rPr>
      <w:b/>
      <w:bCs/>
      <w:smallCaps/>
      <w:spacing w:val="5"/>
    </w:rPr>
  </w:style>
  <w:style w:type="character" w:customStyle="1" w:styleId="HeaderChar">
    <w:name w:val="Header Char"/>
    <w:basedOn w:val="DefaultParagraphFont"/>
    <w:link w:val="Header"/>
    <w:uiPriority w:val="99"/>
    <w:locked/>
    <w:rsid w:val="00A6119A"/>
    <w:rPr>
      <w:sz w:val="22"/>
      <w:szCs w:val="22"/>
    </w:rPr>
  </w:style>
  <w:style w:type="character" w:customStyle="1" w:styleId="FooterChar">
    <w:name w:val="Footer Char"/>
    <w:basedOn w:val="DefaultParagraphFont"/>
    <w:link w:val="Footer"/>
    <w:uiPriority w:val="99"/>
    <w:locked/>
    <w:rsid w:val="00A6119A"/>
    <w:rPr>
      <w:sz w:val="22"/>
      <w:szCs w:val="22"/>
    </w:rPr>
  </w:style>
  <w:style w:type="paragraph" w:customStyle="1" w:styleId="Bulletedlist">
    <w:name w:val="Bulleted list"/>
    <w:basedOn w:val="Normal"/>
    <w:uiPriority w:val="99"/>
    <w:rsid w:val="00A6119A"/>
    <w:pPr>
      <w:numPr>
        <w:numId w:val="5"/>
      </w:numPr>
      <w:spacing w:after="120" w:line="240" w:lineRule="auto"/>
    </w:pPr>
    <w:rPr>
      <w:rFonts w:ascii="Times New Roman" w:eastAsia="Times New Roman" w:hAnsi="Times New Roman"/>
    </w:rPr>
  </w:style>
  <w:style w:type="character" w:customStyle="1" w:styleId="CommentSubjectChar">
    <w:name w:val="Comment Subject Char"/>
    <w:basedOn w:val="CommentTextChar"/>
    <w:link w:val="CommentSubject"/>
    <w:uiPriority w:val="99"/>
    <w:locked/>
    <w:rsid w:val="00A6119A"/>
    <w:rPr>
      <w:b/>
      <w:bCs/>
    </w:rPr>
  </w:style>
  <w:style w:type="character" w:customStyle="1" w:styleId="CharChar2">
    <w:name w:val="Char Char2"/>
    <w:basedOn w:val="DefaultParagraphFont"/>
    <w:uiPriority w:val="99"/>
    <w:rsid w:val="00A6119A"/>
    <w:rPr>
      <w:rFonts w:cs="Times New Roman"/>
    </w:rPr>
  </w:style>
  <w:style w:type="paragraph" w:styleId="PlainText">
    <w:name w:val="Plain Text"/>
    <w:basedOn w:val="Normal"/>
    <w:link w:val="PlainTextChar"/>
    <w:uiPriority w:val="99"/>
    <w:rsid w:val="00A6119A"/>
    <w:pPr>
      <w:spacing w:after="0" w:line="240" w:lineRule="auto"/>
    </w:pPr>
    <w:rPr>
      <w:rFonts w:ascii="Consolas" w:eastAsia="Times New Roman" w:hAnsi="Consolas" w:cs="Consolas"/>
      <w:sz w:val="21"/>
      <w:szCs w:val="21"/>
    </w:rPr>
  </w:style>
  <w:style w:type="character" w:customStyle="1" w:styleId="PlainTextChar">
    <w:name w:val="Plain Text Char"/>
    <w:basedOn w:val="DefaultParagraphFont"/>
    <w:link w:val="PlainText"/>
    <w:uiPriority w:val="99"/>
    <w:rsid w:val="00A6119A"/>
    <w:rPr>
      <w:rFonts w:ascii="Consolas" w:eastAsia="Times New Roman" w:hAnsi="Consolas" w:cs="Consolas"/>
      <w:sz w:val="21"/>
      <w:szCs w:val="21"/>
    </w:rPr>
  </w:style>
  <w:style w:type="paragraph" w:styleId="EndnoteText">
    <w:name w:val="endnote text"/>
    <w:basedOn w:val="Normal"/>
    <w:link w:val="EndnoteTextChar"/>
    <w:uiPriority w:val="99"/>
    <w:unhideWhenUsed/>
    <w:rsid w:val="00E8761B"/>
    <w:pPr>
      <w:spacing w:after="0" w:line="240" w:lineRule="auto"/>
    </w:pPr>
    <w:rPr>
      <w:sz w:val="20"/>
      <w:szCs w:val="20"/>
    </w:rPr>
  </w:style>
  <w:style w:type="character" w:customStyle="1" w:styleId="EndnoteTextChar">
    <w:name w:val="Endnote Text Char"/>
    <w:basedOn w:val="DefaultParagraphFont"/>
    <w:link w:val="EndnoteText"/>
    <w:uiPriority w:val="99"/>
    <w:rsid w:val="00E8761B"/>
  </w:style>
  <w:style w:type="character" w:styleId="EndnoteReference">
    <w:name w:val="endnote reference"/>
    <w:basedOn w:val="DefaultParagraphFont"/>
    <w:uiPriority w:val="99"/>
    <w:unhideWhenUsed/>
    <w:rsid w:val="00E8761B"/>
    <w:rPr>
      <w:vertAlign w:val="superscript"/>
    </w:rPr>
  </w:style>
  <w:style w:type="paragraph" w:customStyle="1" w:styleId="ChapterBodyCopy">
    <w:name w:val="Chapter Body Copy"/>
    <w:basedOn w:val="Normal"/>
    <w:qFormat/>
    <w:rsid w:val="00823BAA"/>
    <w:pPr>
      <w:spacing w:before="120" w:after="120" w:line="252" w:lineRule="auto"/>
    </w:pPr>
    <w:rPr>
      <w:rFonts w:asciiTheme="minorHAnsi" w:eastAsiaTheme="minorHAnsi" w:hAnsiTheme="minorHAnsi" w:cstheme="minorBidi"/>
      <w:color w:val="000000" w:themeColor="text1"/>
    </w:rPr>
  </w:style>
  <w:style w:type="paragraph" w:customStyle="1" w:styleId="ChartBodyCopy">
    <w:name w:val="Chart Body Copy"/>
    <w:basedOn w:val="ChapterBodyCopy"/>
    <w:qFormat/>
    <w:rsid w:val="00823BAA"/>
    <w:pPr>
      <w:spacing w:before="60" w:after="60"/>
    </w:pPr>
    <w:rPr>
      <w:sz w:val="20"/>
    </w:rPr>
  </w:style>
  <w:style w:type="paragraph" w:customStyle="1" w:styleId="ChartHeaderInformation">
    <w:name w:val="Chart Header Information"/>
    <w:basedOn w:val="Normal"/>
    <w:qFormat/>
    <w:rsid w:val="00823BAA"/>
    <w:pPr>
      <w:spacing w:before="120" w:after="120" w:line="240" w:lineRule="auto"/>
      <w:jc w:val="center"/>
    </w:pPr>
    <w:rPr>
      <w:rFonts w:ascii="Franklin Gothic Medium" w:eastAsiaTheme="minorHAnsi" w:hAnsi="Franklin Gothic Medium" w:cstheme="minorBidi"/>
      <w:b/>
      <w:color w:val="4F81BD" w:themeColor="accent1"/>
      <w:sz w:val="20"/>
    </w:rPr>
  </w:style>
  <w:style w:type="paragraph" w:customStyle="1" w:styleId="ChapterBodyCopy-Bullet">
    <w:name w:val="Chapter Body Copy - Bullet"/>
    <w:basedOn w:val="ChapterBodyCopy"/>
    <w:qFormat/>
    <w:rsid w:val="00823BAA"/>
    <w:pPr>
      <w:numPr>
        <w:numId w:val="6"/>
      </w:numPr>
      <w:spacing w:before="60" w:after="60"/>
    </w:pPr>
  </w:style>
  <w:style w:type="paragraph" w:customStyle="1" w:styleId="ChapterBodyCopy-Step">
    <w:name w:val="Chapter Body Copy - Step"/>
    <w:basedOn w:val="ChapterBodyCopy"/>
    <w:qFormat/>
    <w:rsid w:val="00823BAA"/>
    <w:pPr>
      <w:numPr>
        <w:numId w:val="7"/>
      </w:numPr>
      <w:spacing w:before="60" w:after="60"/>
    </w:pPr>
  </w:style>
  <w:style w:type="paragraph" w:customStyle="1" w:styleId="ChapterBodyCopy-Bullet2">
    <w:name w:val="Chapter Body Copy - Bullet 2"/>
    <w:basedOn w:val="ChapterBodyCopy-Bullet"/>
    <w:qFormat/>
    <w:rsid w:val="00823BAA"/>
    <w:pPr>
      <w:numPr>
        <w:ilvl w:val="1"/>
      </w:numPr>
      <w:spacing w:before="40" w:after="40"/>
    </w:pPr>
  </w:style>
  <w:style w:type="paragraph" w:customStyle="1" w:styleId="CalloutBlockCopyNote">
    <w:name w:val="Callout Block Copy Note"/>
    <w:basedOn w:val="Normal"/>
    <w:qFormat/>
    <w:rsid w:val="00823BAA"/>
    <w:pPr>
      <w:spacing w:before="180" w:after="120" w:line="252" w:lineRule="auto"/>
      <w:ind w:left="720"/>
    </w:pPr>
    <w:rPr>
      <w:rFonts w:asciiTheme="minorHAnsi" w:eastAsiaTheme="minorHAnsi" w:hAnsiTheme="minorHAnsi" w:cstheme="minorBidi"/>
      <w:b/>
      <w:noProof/>
      <w:color w:val="00D600"/>
    </w:rPr>
  </w:style>
  <w:style w:type="paragraph" w:customStyle="1" w:styleId="ChapterBodyCopyIndent">
    <w:name w:val="Chapter Body Copy Indent"/>
    <w:basedOn w:val="ChapterBodyCopy"/>
    <w:qFormat/>
    <w:rsid w:val="00823BAA"/>
    <w:pPr>
      <w:ind w:left="720"/>
    </w:pPr>
  </w:style>
  <w:style w:type="paragraph" w:customStyle="1" w:styleId="ChapterBodyCopy-Stepa">
    <w:name w:val="Chapter Body Copy - Step a"/>
    <w:basedOn w:val="ChapterBodyCopy-Step"/>
    <w:qFormat/>
    <w:rsid w:val="00823BAA"/>
    <w:pPr>
      <w:numPr>
        <w:numId w:val="8"/>
      </w:numPr>
    </w:pPr>
  </w:style>
  <w:style w:type="paragraph" w:customStyle="1" w:styleId="TemplateInstructions-DeleteBeforePublishing">
    <w:name w:val="Template Instructions - Delete Before Publishing"/>
    <w:basedOn w:val="ChapterBodyCopy"/>
    <w:qFormat/>
    <w:rsid w:val="00823BAA"/>
    <w:rPr>
      <w:i/>
    </w:rPr>
  </w:style>
  <w:style w:type="paragraph" w:customStyle="1" w:styleId="Default">
    <w:name w:val="Default"/>
    <w:rsid w:val="0058616E"/>
    <w:pPr>
      <w:autoSpaceDE w:val="0"/>
      <w:autoSpaceDN w:val="0"/>
      <w:adjustRightInd w:val="0"/>
    </w:pPr>
    <w:rPr>
      <w:rFonts w:cs="Calibri"/>
      <w:color w:val="000000"/>
      <w:sz w:val="24"/>
      <w:szCs w:val="24"/>
    </w:rPr>
  </w:style>
  <w:style w:type="character" w:customStyle="1" w:styleId="ListParagraphChar">
    <w:name w:val="List Paragraph Char"/>
    <w:link w:val="ListParagraph"/>
    <w:uiPriority w:val="34"/>
    <w:locked/>
    <w:rsid w:val="002D528B"/>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639279">
      <w:bodyDiv w:val="1"/>
      <w:marLeft w:val="0"/>
      <w:marRight w:val="0"/>
      <w:marTop w:val="0"/>
      <w:marBottom w:val="0"/>
      <w:divBdr>
        <w:top w:val="none" w:sz="0" w:space="0" w:color="auto"/>
        <w:left w:val="none" w:sz="0" w:space="0" w:color="auto"/>
        <w:bottom w:val="none" w:sz="0" w:space="0" w:color="auto"/>
        <w:right w:val="none" w:sz="0" w:space="0" w:color="auto"/>
      </w:divBdr>
    </w:div>
    <w:div w:id="313071074">
      <w:bodyDiv w:val="1"/>
      <w:marLeft w:val="0"/>
      <w:marRight w:val="0"/>
      <w:marTop w:val="0"/>
      <w:marBottom w:val="0"/>
      <w:divBdr>
        <w:top w:val="none" w:sz="0" w:space="0" w:color="auto"/>
        <w:left w:val="none" w:sz="0" w:space="0" w:color="auto"/>
        <w:bottom w:val="none" w:sz="0" w:space="0" w:color="auto"/>
        <w:right w:val="none" w:sz="0" w:space="0" w:color="auto"/>
      </w:divBdr>
    </w:div>
    <w:div w:id="435567091">
      <w:bodyDiv w:val="1"/>
      <w:marLeft w:val="0"/>
      <w:marRight w:val="0"/>
      <w:marTop w:val="0"/>
      <w:marBottom w:val="0"/>
      <w:divBdr>
        <w:top w:val="none" w:sz="0" w:space="0" w:color="auto"/>
        <w:left w:val="none" w:sz="0" w:space="0" w:color="auto"/>
        <w:bottom w:val="none" w:sz="0" w:space="0" w:color="auto"/>
        <w:right w:val="none" w:sz="0" w:space="0" w:color="auto"/>
      </w:divBdr>
    </w:div>
    <w:div w:id="965433479">
      <w:bodyDiv w:val="1"/>
      <w:marLeft w:val="0"/>
      <w:marRight w:val="0"/>
      <w:marTop w:val="0"/>
      <w:marBottom w:val="0"/>
      <w:divBdr>
        <w:top w:val="none" w:sz="0" w:space="0" w:color="auto"/>
        <w:left w:val="none" w:sz="0" w:space="0" w:color="auto"/>
        <w:bottom w:val="none" w:sz="0" w:space="0" w:color="auto"/>
        <w:right w:val="none" w:sz="0" w:space="0" w:color="auto"/>
      </w:divBdr>
    </w:div>
    <w:div w:id="990982844">
      <w:bodyDiv w:val="1"/>
      <w:marLeft w:val="0"/>
      <w:marRight w:val="0"/>
      <w:marTop w:val="0"/>
      <w:marBottom w:val="0"/>
      <w:divBdr>
        <w:top w:val="none" w:sz="0" w:space="0" w:color="auto"/>
        <w:left w:val="none" w:sz="0" w:space="0" w:color="auto"/>
        <w:bottom w:val="none" w:sz="0" w:space="0" w:color="auto"/>
        <w:right w:val="none" w:sz="0" w:space="0" w:color="auto"/>
      </w:divBdr>
    </w:div>
    <w:div w:id="1114137295">
      <w:bodyDiv w:val="1"/>
      <w:marLeft w:val="0"/>
      <w:marRight w:val="0"/>
      <w:marTop w:val="0"/>
      <w:marBottom w:val="0"/>
      <w:divBdr>
        <w:top w:val="none" w:sz="0" w:space="0" w:color="auto"/>
        <w:left w:val="none" w:sz="0" w:space="0" w:color="auto"/>
        <w:bottom w:val="none" w:sz="0" w:space="0" w:color="auto"/>
        <w:right w:val="none" w:sz="0" w:space="0" w:color="auto"/>
      </w:divBdr>
    </w:div>
    <w:div w:id="1128475587">
      <w:bodyDiv w:val="1"/>
      <w:marLeft w:val="0"/>
      <w:marRight w:val="0"/>
      <w:marTop w:val="0"/>
      <w:marBottom w:val="0"/>
      <w:divBdr>
        <w:top w:val="none" w:sz="0" w:space="0" w:color="auto"/>
        <w:left w:val="none" w:sz="0" w:space="0" w:color="auto"/>
        <w:bottom w:val="none" w:sz="0" w:space="0" w:color="auto"/>
        <w:right w:val="none" w:sz="0" w:space="0" w:color="auto"/>
      </w:divBdr>
    </w:div>
    <w:div w:id="1147281223">
      <w:bodyDiv w:val="1"/>
      <w:marLeft w:val="0"/>
      <w:marRight w:val="0"/>
      <w:marTop w:val="0"/>
      <w:marBottom w:val="0"/>
      <w:divBdr>
        <w:top w:val="none" w:sz="0" w:space="0" w:color="auto"/>
        <w:left w:val="none" w:sz="0" w:space="0" w:color="auto"/>
        <w:bottom w:val="none" w:sz="0" w:space="0" w:color="auto"/>
        <w:right w:val="none" w:sz="0" w:space="0" w:color="auto"/>
      </w:divBdr>
    </w:div>
    <w:div w:id="1166359139">
      <w:bodyDiv w:val="1"/>
      <w:marLeft w:val="0"/>
      <w:marRight w:val="0"/>
      <w:marTop w:val="0"/>
      <w:marBottom w:val="0"/>
      <w:divBdr>
        <w:top w:val="none" w:sz="0" w:space="0" w:color="auto"/>
        <w:left w:val="none" w:sz="0" w:space="0" w:color="auto"/>
        <w:bottom w:val="none" w:sz="0" w:space="0" w:color="auto"/>
        <w:right w:val="none" w:sz="0" w:space="0" w:color="auto"/>
      </w:divBdr>
    </w:div>
    <w:div w:id="1245451398">
      <w:bodyDiv w:val="1"/>
      <w:marLeft w:val="0"/>
      <w:marRight w:val="0"/>
      <w:marTop w:val="0"/>
      <w:marBottom w:val="0"/>
      <w:divBdr>
        <w:top w:val="none" w:sz="0" w:space="0" w:color="auto"/>
        <w:left w:val="none" w:sz="0" w:space="0" w:color="auto"/>
        <w:bottom w:val="none" w:sz="0" w:space="0" w:color="auto"/>
        <w:right w:val="none" w:sz="0" w:space="0" w:color="auto"/>
      </w:divBdr>
    </w:div>
    <w:div w:id="1265724574">
      <w:bodyDiv w:val="1"/>
      <w:marLeft w:val="0"/>
      <w:marRight w:val="0"/>
      <w:marTop w:val="0"/>
      <w:marBottom w:val="0"/>
      <w:divBdr>
        <w:top w:val="none" w:sz="0" w:space="0" w:color="auto"/>
        <w:left w:val="none" w:sz="0" w:space="0" w:color="auto"/>
        <w:bottom w:val="none" w:sz="0" w:space="0" w:color="auto"/>
        <w:right w:val="none" w:sz="0" w:space="0" w:color="auto"/>
      </w:divBdr>
    </w:div>
    <w:div w:id="1421637589">
      <w:bodyDiv w:val="1"/>
      <w:marLeft w:val="0"/>
      <w:marRight w:val="0"/>
      <w:marTop w:val="0"/>
      <w:marBottom w:val="0"/>
      <w:divBdr>
        <w:top w:val="none" w:sz="0" w:space="0" w:color="auto"/>
        <w:left w:val="none" w:sz="0" w:space="0" w:color="auto"/>
        <w:bottom w:val="none" w:sz="0" w:space="0" w:color="auto"/>
        <w:right w:val="none" w:sz="0" w:space="0" w:color="auto"/>
      </w:divBdr>
    </w:div>
    <w:div w:id="1523127636">
      <w:bodyDiv w:val="1"/>
      <w:marLeft w:val="0"/>
      <w:marRight w:val="0"/>
      <w:marTop w:val="0"/>
      <w:marBottom w:val="0"/>
      <w:divBdr>
        <w:top w:val="none" w:sz="0" w:space="0" w:color="auto"/>
        <w:left w:val="none" w:sz="0" w:space="0" w:color="auto"/>
        <w:bottom w:val="none" w:sz="0" w:space="0" w:color="auto"/>
        <w:right w:val="none" w:sz="0" w:space="0" w:color="auto"/>
      </w:divBdr>
    </w:div>
    <w:div w:id="1653488264">
      <w:bodyDiv w:val="1"/>
      <w:marLeft w:val="0"/>
      <w:marRight w:val="0"/>
      <w:marTop w:val="0"/>
      <w:marBottom w:val="0"/>
      <w:divBdr>
        <w:top w:val="none" w:sz="0" w:space="0" w:color="auto"/>
        <w:left w:val="none" w:sz="0" w:space="0" w:color="auto"/>
        <w:bottom w:val="none" w:sz="0" w:space="0" w:color="auto"/>
        <w:right w:val="none" w:sz="0" w:space="0" w:color="auto"/>
      </w:divBdr>
    </w:div>
    <w:div w:id="1659117446">
      <w:bodyDiv w:val="1"/>
      <w:marLeft w:val="0"/>
      <w:marRight w:val="0"/>
      <w:marTop w:val="0"/>
      <w:marBottom w:val="0"/>
      <w:divBdr>
        <w:top w:val="none" w:sz="0" w:space="0" w:color="auto"/>
        <w:left w:val="none" w:sz="0" w:space="0" w:color="auto"/>
        <w:bottom w:val="none" w:sz="0" w:space="0" w:color="auto"/>
        <w:right w:val="none" w:sz="0" w:space="0" w:color="auto"/>
      </w:divBdr>
    </w:div>
    <w:div w:id="1705596527">
      <w:bodyDiv w:val="1"/>
      <w:marLeft w:val="0"/>
      <w:marRight w:val="0"/>
      <w:marTop w:val="0"/>
      <w:marBottom w:val="0"/>
      <w:divBdr>
        <w:top w:val="none" w:sz="0" w:space="0" w:color="auto"/>
        <w:left w:val="none" w:sz="0" w:space="0" w:color="auto"/>
        <w:bottom w:val="none" w:sz="0" w:space="0" w:color="auto"/>
        <w:right w:val="none" w:sz="0" w:space="0" w:color="auto"/>
      </w:divBdr>
    </w:div>
    <w:div w:id="1726220945">
      <w:bodyDiv w:val="1"/>
      <w:marLeft w:val="0"/>
      <w:marRight w:val="0"/>
      <w:marTop w:val="0"/>
      <w:marBottom w:val="0"/>
      <w:divBdr>
        <w:top w:val="none" w:sz="0" w:space="0" w:color="auto"/>
        <w:left w:val="none" w:sz="0" w:space="0" w:color="auto"/>
        <w:bottom w:val="none" w:sz="0" w:space="0" w:color="auto"/>
        <w:right w:val="none" w:sz="0" w:space="0" w:color="auto"/>
      </w:divBdr>
    </w:div>
    <w:div w:id="1746415828">
      <w:bodyDiv w:val="1"/>
      <w:marLeft w:val="0"/>
      <w:marRight w:val="0"/>
      <w:marTop w:val="0"/>
      <w:marBottom w:val="0"/>
      <w:divBdr>
        <w:top w:val="none" w:sz="0" w:space="0" w:color="auto"/>
        <w:left w:val="none" w:sz="0" w:space="0" w:color="auto"/>
        <w:bottom w:val="none" w:sz="0" w:space="0" w:color="auto"/>
        <w:right w:val="none" w:sz="0" w:space="0" w:color="auto"/>
      </w:divBdr>
    </w:div>
    <w:div w:id="1837769065">
      <w:bodyDiv w:val="1"/>
      <w:marLeft w:val="0"/>
      <w:marRight w:val="0"/>
      <w:marTop w:val="0"/>
      <w:marBottom w:val="0"/>
      <w:divBdr>
        <w:top w:val="none" w:sz="0" w:space="0" w:color="auto"/>
        <w:left w:val="none" w:sz="0" w:space="0" w:color="auto"/>
        <w:bottom w:val="none" w:sz="0" w:space="0" w:color="auto"/>
        <w:right w:val="none" w:sz="0" w:space="0" w:color="auto"/>
      </w:divBdr>
    </w:div>
    <w:div w:id="196591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emf"/><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5.emf"/><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file:///M:\Informatics\CDR%20Lite\Documentation\CDR%20User%20Guide%2020151230.docx" TargetMode="Externa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file:///M:\Informatics\CDR%20Lite\Documentation\CDR%20User%20Guide%2020151230.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biospecimens.cancer.gov/researchnetwork/lifecycle.asp"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Ope</b:Tag>
    <b:SourceType>InternetSite</b:SourceType>
    <b:Guid>{3EBC991D-3324-4BBD-96C4-63688C5CFB93}</b:Guid>
    <b:Title>Open Sea Dragon GitHub Repository</b:Title>
    <b:InternetSiteTitle>Open Sea Dragon GitHub Repository</b:InternetSiteTitle>
    <b:URL>https://openseadragon.github.io</b:URL>
    <b:RefOrder>1</b:RefOrder>
  </b:Source>
</b:Sources>
</file>

<file path=customXml/itemProps1.xml><?xml version="1.0" encoding="utf-8"?>
<ds:datastoreItem xmlns:ds="http://schemas.openxmlformats.org/officeDocument/2006/customXml" ds:itemID="{C170DE58-ABCE-46A8-AE91-989676161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7828</Words>
  <Characters>44623</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52347</CharactersWithSpaces>
  <SharedDoc>false</SharedDoc>
  <HLinks>
    <vt:vector size="168" baseType="variant">
      <vt:variant>
        <vt:i4>5505101</vt:i4>
      </vt:variant>
      <vt:variant>
        <vt:i4>195</vt:i4>
      </vt:variant>
      <vt:variant>
        <vt:i4>0</vt:i4>
      </vt:variant>
      <vt:variant>
        <vt:i4>5</vt:i4>
      </vt:variant>
      <vt:variant>
        <vt:lpwstr>\\ncifs-p019.nci.nih.gov\group\Informatics\CDR Documentation\Groovy docs\gapi\index.html</vt:lpwstr>
      </vt:variant>
      <vt:variant>
        <vt:lpwstr/>
      </vt:variant>
      <vt:variant>
        <vt:i4>5505101</vt:i4>
      </vt:variant>
      <vt:variant>
        <vt:i4>192</vt:i4>
      </vt:variant>
      <vt:variant>
        <vt:i4>0</vt:i4>
      </vt:variant>
      <vt:variant>
        <vt:i4>5</vt:i4>
      </vt:variant>
      <vt:variant>
        <vt:lpwstr>\\ncifs-p019.nci.nih.gov\group\Informatics\CDR Documentation\Groovy docs\gapi\index.html</vt:lpwstr>
      </vt:variant>
      <vt:variant>
        <vt:lpwstr/>
      </vt:variant>
      <vt:variant>
        <vt:i4>2359416</vt:i4>
      </vt:variant>
      <vt:variant>
        <vt:i4>177</vt:i4>
      </vt:variant>
      <vt:variant>
        <vt:i4>0</vt:i4>
      </vt:variant>
      <vt:variant>
        <vt:i4>5</vt:i4>
      </vt:variant>
      <vt:variant>
        <vt:lpwstr>http://jama.cahub.org/contour/</vt:lpwstr>
      </vt:variant>
      <vt:variant>
        <vt:lpwstr/>
      </vt:variant>
      <vt:variant>
        <vt:i4>1900605</vt:i4>
      </vt:variant>
      <vt:variant>
        <vt:i4>146</vt:i4>
      </vt:variant>
      <vt:variant>
        <vt:i4>0</vt:i4>
      </vt:variant>
      <vt:variant>
        <vt:i4>5</vt:i4>
      </vt:variant>
      <vt:variant>
        <vt:lpwstr/>
      </vt:variant>
      <vt:variant>
        <vt:lpwstr>_Toc394486212</vt:lpwstr>
      </vt:variant>
      <vt:variant>
        <vt:i4>1900605</vt:i4>
      </vt:variant>
      <vt:variant>
        <vt:i4>140</vt:i4>
      </vt:variant>
      <vt:variant>
        <vt:i4>0</vt:i4>
      </vt:variant>
      <vt:variant>
        <vt:i4>5</vt:i4>
      </vt:variant>
      <vt:variant>
        <vt:lpwstr/>
      </vt:variant>
      <vt:variant>
        <vt:lpwstr>_Toc394486211</vt:lpwstr>
      </vt:variant>
      <vt:variant>
        <vt:i4>1900605</vt:i4>
      </vt:variant>
      <vt:variant>
        <vt:i4>134</vt:i4>
      </vt:variant>
      <vt:variant>
        <vt:i4>0</vt:i4>
      </vt:variant>
      <vt:variant>
        <vt:i4>5</vt:i4>
      </vt:variant>
      <vt:variant>
        <vt:lpwstr/>
      </vt:variant>
      <vt:variant>
        <vt:lpwstr>_Toc394486210</vt:lpwstr>
      </vt:variant>
      <vt:variant>
        <vt:i4>1835069</vt:i4>
      </vt:variant>
      <vt:variant>
        <vt:i4>128</vt:i4>
      </vt:variant>
      <vt:variant>
        <vt:i4>0</vt:i4>
      </vt:variant>
      <vt:variant>
        <vt:i4>5</vt:i4>
      </vt:variant>
      <vt:variant>
        <vt:lpwstr/>
      </vt:variant>
      <vt:variant>
        <vt:lpwstr>_Toc394486209</vt:lpwstr>
      </vt:variant>
      <vt:variant>
        <vt:i4>1835069</vt:i4>
      </vt:variant>
      <vt:variant>
        <vt:i4>122</vt:i4>
      </vt:variant>
      <vt:variant>
        <vt:i4>0</vt:i4>
      </vt:variant>
      <vt:variant>
        <vt:i4>5</vt:i4>
      </vt:variant>
      <vt:variant>
        <vt:lpwstr/>
      </vt:variant>
      <vt:variant>
        <vt:lpwstr>_Toc394486208</vt:lpwstr>
      </vt:variant>
      <vt:variant>
        <vt:i4>1835069</vt:i4>
      </vt:variant>
      <vt:variant>
        <vt:i4>116</vt:i4>
      </vt:variant>
      <vt:variant>
        <vt:i4>0</vt:i4>
      </vt:variant>
      <vt:variant>
        <vt:i4>5</vt:i4>
      </vt:variant>
      <vt:variant>
        <vt:lpwstr/>
      </vt:variant>
      <vt:variant>
        <vt:lpwstr>_Toc394486207</vt:lpwstr>
      </vt:variant>
      <vt:variant>
        <vt:i4>1835069</vt:i4>
      </vt:variant>
      <vt:variant>
        <vt:i4>110</vt:i4>
      </vt:variant>
      <vt:variant>
        <vt:i4>0</vt:i4>
      </vt:variant>
      <vt:variant>
        <vt:i4>5</vt:i4>
      </vt:variant>
      <vt:variant>
        <vt:lpwstr/>
      </vt:variant>
      <vt:variant>
        <vt:lpwstr>_Toc394486206</vt:lpwstr>
      </vt:variant>
      <vt:variant>
        <vt:i4>1835069</vt:i4>
      </vt:variant>
      <vt:variant>
        <vt:i4>104</vt:i4>
      </vt:variant>
      <vt:variant>
        <vt:i4>0</vt:i4>
      </vt:variant>
      <vt:variant>
        <vt:i4>5</vt:i4>
      </vt:variant>
      <vt:variant>
        <vt:lpwstr/>
      </vt:variant>
      <vt:variant>
        <vt:lpwstr>_Toc394486205</vt:lpwstr>
      </vt:variant>
      <vt:variant>
        <vt:i4>1835069</vt:i4>
      </vt:variant>
      <vt:variant>
        <vt:i4>98</vt:i4>
      </vt:variant>
      <vt:variant>
        <vt:i4>0</vt:i4>
      </vt:variant>
      <vt:variant>
        <vt:i4>5</vt:i4>
      </vt:variant>
      <vt:variant>
        <vt:lpwstr/>
      </vt:variant>
      <vt:variant>
        <vt:lpwstr>_Toc394486204</vt:lpwstr>
      </vt:variant>
      <vt:variant>
        <vt:i4>1835069</vt:i4>
      </vt:variant>
      <vt:variant>
        <vt:i4>92</vt:i4>
      </vt:variant>
      <vt:variant>
        <vt:i4>0</vt:i4>
      </vt:variant>
      <vt:variant>
        <vt:i4>5</vt:i4>
      </vt:variant>
      <vt:variant>
        <vt:lpwstr/>
      </vt:variant>
      <vt:variant>
        <vt:lpwstr>_Toc394486203</vt:lpwstr>
      </vt:variant>
      <vt:variant>
        <vt:i4>1835069</vt:i4>
      </vt:variant>
      <vt:variant>
        <vt:i4>86</vt:i4>
      </vt:variant>
      <vt:variant>
        <vt:i4>0</vt:i4>
      </vt:variant>
      <vt:variant>
        <vt:i4>5</vt:i4>
      </vt:variant>
      <vt:variant>
        <vt:lpwstr/>
      </vt:variant>
      <vt:variant>
        <vt:lpwstr>_Toc394486202</vt:lpwstr>
      </vt:variant>
      <vt:variant>
        <vt:i4>1835069</vt:i4>
      </vt:variant>
      <vt:variant>
        <vt:i4>80</vt:i4>
      </vt:variant>
      <vt:variant>
        <vt:i4>0</vt:i4>
      </vt:variant>
      <vt:variant>
        <vt:i4>5</vt:i4>
      </vt:variant>
      <vt:variant>
        <vt:lpwstr/>
      </vt:variant>
      <vt:variant>
        <vt:lpwstr>_Toc394486201</vt:lpwstr>
      </vt:variant>
      <vt:variant>
        <vt:i4>1835069</vt:i4>
      </vt:variant>
      <vt:variant>
        <vt:i4>74</vt:i4>
      </vt:variant>
      <vt:variant>
        <vt:i4>0</vt:i4>
      </vt:variant>
      <vt:variant>
        <vt:i4>5</vt:i4>
      </vt:variant>
      <vt:variant>
        <vt:lpwstr/>
      </vt:variant>
      <vt:variant>
        <vt:lpwstr>_Toc394486200</vt:lpwstr>
      </vt:variant>
      <vt:variant>
        <vt:i4>1376318</vt:i4>
      </vt:variant>
      <vt:variant>
        <vt:i4>68</vt:i4>
      </vt:variant>
      <vt:variant>
        <vt:i4>0</vt:i4>
      </vt:variant>
      <vt:variant>
        <vt:i4>5</vt:i4>
      </vt:variant>
      <vt:variant>
        <vt:lpwstr/>
      </vt:variant>
      <vt:variant>
        <vt:lpwstr>_Toc394486199</vt:lpwstr>
      </vt:variant>
      <vt:variant>
        <vt:i4>1376318</vt:i4>
      </vt:variant>
      <vt:variant>
        <vt:i4>62</vt:i4>
      </vt:variant>
      <vt:variant>
        <vt:i4>0</vt:i4>
      </vt:variant>
      <vt:variant>
        <vt:i4>5</vt:i4>
      </vt:variant>
      <vt:variant>
        <vt:lpwstr/>
      </vt:variant>
      <vt:variant>
        <vt:lpwstr>_Toc394486198</vt:lpwstr>
      </vt:variant>
      <vt:variant>
        <vt:i4>1376318</vt:i4>
      </vt:variant>
      <vt:variant>
        <vt:i4>56</vt:i4>
      </vt:variant>
      <vt:variant>
        <vt:i4>0</vt:i4>
      </vt:variant>
      <vt:variant>
        <vt:i4>5</vt:i4>
      </vt:variant>
      <vt:variant>
        <vt:lpwstr/>
      </vt:variant>
      <vt:variant>
        <vt:lpwstr>_Toc394486197</vt:lpwstr>
      </vt:variant>
      <vt:variant>
        <vt:i4>1376318</vt:i4>
      </vt:variant>
      <vt:variant>
        <vt:i4>50</vt:i4>
      </vt:variant>
      <vt:variant>
        <vt:i4>0</vt:i4>
      </vt:variant>
      <vt:variant>
        <vt:i4>5</vt:i4>
      </vt:variant>
      <vt:variant>
        <vt:lpwstr/>
      </vt:variant>
      <vt:variant>
        <vt:lpwstr>_Toc394486196</vt:lpwstr>
      </vt:variant>
      <vt:variant>
        <vt:i4>1376318</vt:i4>
      </vt:variant>
      <vt:variant>
        <vt:i4>44</vt:i4>
      </vt:variant>
      <vt:variant>
        <vt:i4>0</vt:i4>
      </vt:variant>
      <vt:variant>
        <vt:i4>5</vt:i4>
      </vt:variant>
      <vt:variant>
        <vt:lpwstr/>
      </vt:variant>
      <vt:variant>
        <vt:lpwstr>_Toc394486195</vt:lpwstr>
      </vt:variant>
      <vt:variant>
        <vt:i4>1376318</vt:i4>
      </vt:variant>
      <vt:variant>
        <vt:i4>38</vt:i4>
      </vt:variant>
      <vt:variant>
        <vt:i4>0</vt:i4>
      </vt:variant>
      <vt:variant>
        <vt:i4>5</vt:i4>
      </vt:variant>
      <vt:variant>
        <vt:lpwstr/>
      </vt:variant>
      <vt:variant>
        <vt:lpwstr>_Toc394486194</vt:lpwstr>
      </vt:variant>
      <vt:variant>
        <vt:i4>1376318</vt:i4>
      </vt:variant>
      <vt:variant>
        <vt:i4>32</vt:i4>
      </vt:variant>
      <vt:variant>
        <vt:i4>0</vt:i4>
      </vt:variant>
      <vt:variant>
        <vt:i4>5</vt:i4>
      </vt:variant>
      <vt:variant>
        <vt:lpwstr/>
      </vt:variant>
      <vt:variant>
        <vt:lpwstr>_Toc394486193</vt:lpwstr>
      </vt:variant>
      <vt:variant>
        <vt:i4>1376318</vt:i4>
      </vt:variant>
      <vt:variant>
        <vt:i4>26</vt:i4>
      </vt:variant>
      <vt:variant>
        <vt:i4>0</vt:i4>
      </vt:variant>
      <vt:variant>
        <vt:i4>5</vt:i4>
      </vt:variant>
      <vt:variant>
        <vt:lpwstr/>
      </vt:variant>
      <vt:variant>
        <vt:lpwstr>_Toc394486192</vt:lpwstr>
      </vt:variant>
      <vt:variant>
        <vt:i4>1376318</vt:i4>
      </vt:variant>
      <vt:variant>
        <vt:i4>20</vt:i4>
      </vt:variant>
      <vt:variant>
        <vt:i4>0</vt:i4>
      </vt:variant>
      <vt:variant>
        <vt:i4>5</vt:i4>
      </vt:variant>
      <vt:variant>
        <vt:lpwstr/>
      </vt:variant>
      <vt:variant>
        <vt:lpwstr>_Toc394486191</vt:lpwstr>
      </vt:variant>
      <vt:variant>
        <vt:i4>1376318</vt:i4>
      </vt:variant>
      <vt:variant>
        <vt:i4>14</vt:i4>
      </vt:variant>
      <vt:variant>
        <vt:i4>0</vt:i4>
      </vt:variant>
      <vt:variant>
        <vt:i4>5</vt:i4>
      </vt:variant>
      <vt:variant>
        <vt:lpwstr/>
      </vt:variant>
      <vt:variant>
        <vt:lpwstr>_Toc394486190</vt:lpwstr>
      </vt:variant>
      <vt:variant>
        <vt:i4>1310782</vt:i4>
      </vt:variant>
      <vt:variant>
        <vt:i4>8</vt:i4>
      </vt:variant>
      <vt:variant>
        <vt:i4>0</vt:i4>
      </vt:variant>
      <vt:variant>
        <vt:i4>5</vt:i4>
      </vt:variant>
      <vt:variant>
        <vt:lpwstr/>
      </vt:variant>
      <vt:variant>
        <vt:lpwstr>_Toc394486189</vt:lpwstr>
      </vt:variant>
      <vt:variant>
        <vt:i4>131080</vt:i4>
      </vt:variant>
      <vt:variant>
        <vt:i4>15138</vt:i4>
      </vt:variant>
      <vt:variant>
        <vt:i4>1027</vt:i4>
      </vt:variant>
      <vt:variant>
        <vt:i4>1</vt:i4>
      </vt:variant>
      <vt:variant>
        <vt:lpwstr>http://techmytalk.files.wordpress.com/2013/03/grail-architecture-new.jpg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2015-12-30T15:31:00Z</dcterms:created>
  <dcterms:modified xsi:type="dcterms:W3CDTF">2016-01-07T23:09:00Z</dcterms:modified>
</cp:coreProperties>
</file>